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2373C73A" w:rsidP="5A27ADEE" w:rsidRDefault="22F28415" w14:paraId="4B424DAB" w14:textId="640CF22D">
      <w:pPr>
        <w:jc w:val="center"/>
        <w:rPr>
          <w:b/>
          <w:bCs/>
          <w:sz w:val="36"/>
          <w:szCs w:val="36"/>
        </w:rPr>
      </w:pPr>
      <w:r w:rsidRPr="5A27ADEE">
        <w:rPr>
          <w:b/>
          <w:bCs/>
          <w:sz w:val="36"/>
          <w:szCs w:val="36"/>
        </w:rPr>
        <w:t xml:space="preserve">What explains Political Solidarity </w:t>
      </w:r>
      <w:r w:rsidRPr="5A27ADEE" w:rsidR="6036C832">
        <w:rPr>
          <w:b/>
          <w:bCs/>
          <w:sz w:val="36"/>
          <w:szCs w:val="36"/>
        </w:rPr>
        <w:t>a</w:t>
      </w:r>
      <w:r w:rsidRPr="5A27ADEE">
        <w:rPr>
          <w:b/>
          <w:bCs/>
          <w:sz w:val="36"/>
          <w:szCs w:val="36"/>
        </w:rPr>
        <w:t>cross Europe? Novel Comparative Survey Evidence from Seven European Countries in 2026</w:t>
      </w:r>
    </w:p>
    <w:p w:rsidR="03475838" w:rsidP="00C54CA4" w:rsidRDefault="5DB2E73F" w14:paraId="5A3F8481" w14:textId="0B1AFD2D">
      <w:r>
        <w:t xml:space="preserve"> Achim Goerres, </w:t>
      </w:r>
      <w:hyperlink r:id="rId10">
        <w:r w:rsidRPr="5A27ADEE">
          <w:rPr>
            <w:rStyle w:val="Hyperlink"/>
          </w:rPr>
          <w:t>www.achimgoerres.de</w:t>
        </w:r>
      </w:hyperlink>
      <w:r>
        <w:t xml:space="preserve"> </w:t>
      </w:r>
      <w:r w:rsidR="28A9A1F9">
        <w:t xml:space="preserve"> </w:t>
      </w:r>
    </w:p>
    <w:p w:rsidR="03475838" w:rsidP="00C54CA4" w:rsidRDefault="5DB2E73F" w14:paraId="042E4488" w14:textId="2004B4F8">
      <w:r>
        <w:t xml:space="preserve">Philipp Chapkovski, </w:t>
      </w:r>
      <w:hyperlink r:id="rId11">
        <w:r w:rsidRPr="5A27ADEE">
          <w:rPr>
            <w:rStyle w:val="Hyperlink"/>
          </w:rPr>
          <w:t>https://chapkovski.github.io/</w:t>
        </w:r>
      </w:hyperlink>
      <w:r>
        <w:t xml:space="preserve"> </w:t>
      </w:r>
      <w:r w:rsidR="29EA783E">
        <w:t xml:space="preserve"> </w:t>
      </w:r>
    </w:p>
    <w:p w:rsidRPr="00F87806" w:rsidR="03475838" w:rsidP="00C54CA4" w:rsidRDefault="5DB2E73F" w14:paraId="3D0239A8" w14:textId="75C703C7">
      <w:pPr>
        <w:rPr>
          <w:lang w:val="de-DE"/>
        </w:rPr>
      </w:pPr>
      <w:r w:rsidRPr="5A27ADEE">
        <w:rPr>
          <w:lang w:val="de-DE"/>
        </w:rPr>
        <w:t xml:space="preserve">Jakob Eicheler, </w:t>
      </w:r>
      <w:hyperlink r:id="rId12">
        <w:r w:rsidRPr="5A27ADEE">
          <w:rPr>
            <w:rStyle w:val="Hyperlink"/>
            <w:lang w:val="de-DE"/>
          </w:rPr>
          <w:t>www.jakob-eicheler.eu</w:t>
        </w:r>
      </w:hyperlink>
      <w:r w:rsidRPr="5A27ADEE">
        <w:rPr>
          <w:lang w:val="de-DE"/>
        </w:rPr>
        <w:t xml:space="preserve"> </w:t>
      </w:r>
      <w:r w:rsidRPr="5A27ADEE" w:rsidR="47A0C968">
        <w:rPr>
          <w:lang w:val="de-DE"/>
        </w:rPr>
        <w:t xml:space="preserve"> </w:t>
      </w:r>
    </w:p>
    <w:p w:rsidR="03475838" w:rsidP="00C54CA4" w:rsidRDefault="5DB2E73F" w14:paraId="0B6896B2" w14:textId="14F74886">
      <w:r>
        <w:t xml:space="preserve">Philipp Kemper, </w:t>
      </w:r>
      <w:hyperlink r:id="rId13">
        <w:r w:rsidRPr="5A27ADEE">
          <w:rPr>
            <w:rStyle w:val="Hyperlink"/>
          </w:rPr>
          <w:t>https://</w:t>
        </w:r>
        <w:r w:rsidRPr="5A27ADEE" w:rsidR="5C1D6801">
          <w:rPr>
            <w:rStyle w:val="Hyperlink"/>
          </w:rPr>
          <w:t>philippckemper.de</w:t>
        </w:r>
      </w:hyperlink>
      <w:r w:rsidR="33F79B45">
        <w:t xml:space="preserve"> </w:t>
      </w:r>
      <w:r>
        <w:t xml:space="preserve"> </w:t>
      </w:r>
    </w:p>
    <w:p w:rsidR="01CF5762" w:rsidP="5A27ADEE" w:rsidRDefault="01CF5762" w14:paraId="42AECDB8" w14:noSpellErr="1" w14:textId="7FCCD858">
      <w:pPr>
        <w:jc w:val="center"/>
        <w:rPr>
          <w:b w:val="1"/>
          <w:bCs w:val="1"/>
        </w:rPr>
      </w:pPr>
      <w:r w:rsidRPr="32446C4D" w:rsidR="01CF5762">
        <w:rPr>
          <w:b w:val="1"/>
          <w:bCs w:val="1"/>
        </w:rPr>
        <w:t>University of Duisburg-Essen</w:t>
      </w:r>
    </w:p>
    <w:p w:rsidR="00A30E0E" w:rsidP="5A27ADEE" w:rsidRDefault="00A30E0E" w14:paraId="64B72CD8" w14:noSpellErr="1" w14:textId="281CC3C6">
      <w:pPr>
        <w:jc w:val="center"/>
        <w:rPr>
          <w:sz w:val="20"/>
          <w:szCs w:val="20"/>
        </w:rPr>
      </w:pPr>
    </w:p>
    <w:p w:rsidRPr="00A30E0E" w:rsidR="01CF5762" w:rsidP="5A27ADEE" w:rsidRDefault="01CF5762" w14:paraId="5ADD8701" w14:textId="7089776B">
      <w:pPr>
        <w:jc w:val="center"/>
        <w:rPr>
          <w:sz w:val="20"/>
          <w:szCs w:val="20"/>
        </w:rPr>
      </w:pPr>
      <w:r w:rsidRPr="00A30E0E">
        <w:rPr>
          <w:sz w:val="20"/>
          <w:szCs w:val="20"/>
        </w:rPr>
        <w:t>This version 13 June</w:t>
      </w:r>
      <w:r w:rsidRPr="00A30E0E" w:rsidR="00A30E0E">
        <w:rPr>
          <w:sz w:val="20"/>
          <w:szCs w:val="20"/>
        </w:rPr>
        <w:t xml:space="preserve"> 2026</w:t>
      </w:r>
      <w:r w:rsidRPr="00A30E0E" w:rsidR="002402A2">
        <w:rPr>
          <w:sz w:val="20"/>
          <w:szCs w:val="20"/>
        </w:rPr>
        <w:t>, to be presented at the CES conference in Dublin</w:t>
      </w:r>
      <w:r w:rsidRPr="00A30E0E" w:rsidR="00A30E0E">
        <w:rPr>
          <w:sz w:val="20"/>
          <w:szCs w:val="20"/>
        </w:rPr>
        <w:t xml:space="preserve">, </w:t>
      </w:r>
      <w:r w:rsidRPr="00A30E0E" w:rsidR="002402A2">
        <w:rPr>
          <w:sz w:val="20"/>
          <w:szCs w:val="20"/>
        </w:rPr>
        <w:t>the 3-Country Study of the Austrian, German and Swiss National Associations in Friedrichs</w:t>
      </w:r>
      <w:r w:rsidRPr="00A30E0E" w:rsidR="00E460A0">
        <w:rPr>
          <w:sz w:val="20"/>
          <w:szCs w:val="20"/>
        </w:rPr>
        <w:t>hafen</w:t>
      </w:r>
      <w:r w:rsidRPr="00A30E0E" w:rsidR="00A30E0E">
        <w:rPr>
          <w:sz w:val="20"/>
          <w:szCs w:val="20"/>
        </w:rPr>
        <w:t xml:space="preserve"> and the EPSS Conference in Belfast</w:t>
      </w:r>
    </w:p>
    <w:p w:rsidRPr="00C54CA4" w:rsidR="00C54CA4" w:rsidP="00C54CA4" w:rsidRDefault="2E164258" w14:paraId="5370047A" w14:textId="0E29CDFE">
      <w:r>
        <w:t>Abstract</w:t>
      </w:r>
    </w:p>
    <w:p w:rsidR="5268599D" w:rsidRDefault="5268599D" w14:paraId="17DAB80B" w14:textId="67B451E3">
      <w:r>
        <w:t>European democracies increasingly rely on citizen support for costly public redistribution, from welfare-state reform to responses to migration, pandemics, war, and demographic change. This paper asks what explains political solidarity, understood as citizens’ willingness to support public redistribution that benefits others. We develop a multilevel framework in which solidarity is shaped by individual foundations, social norms and state legitimacy, and objective regional and country contexts.</w:t>
      </w:r>
    </w:p>
    <w:p w:rsidR="5268599D" w:rsidP="5A27ADEE" w:rsidRDefault="5268599D" w14:paraId="66FA2806" w14:textId="020FB048">
      <w:r>
        <w:t>We test this framework using a new probability-based survey of 8,066 respondents in seven European countries in 2026, linked to regional and national indicators of governance, public-service quality, and economic context. We find substantial cross-national variation in political solidarity, broadly consistent with welfare-regime expectations, although the small number of country cases makes this evidence descriptive rather than a formal macro-level test.</w:t>
      </w:r>
    </w:p>
    <w:p w:rsidR="5268599D" w:rsidP="5A27ADEE" w:rsidRDefault="5268599D" w14:paraId="0D2AD7CB" w14:textId="4D2132BB">
      <w:r>
        <w:t xml:space="preserve">The strongest evidence points to ideology and perceived </w:t>
      </w:r>
      <w:r w:rsidR="47CBE699">
        <w:t xml:space="preserve">state </w:t>
      </w:r>
      <w:r>
        <w:t>legitimacy. Respondents on the right are less supportive of political solidarity, while respondents who trust other people and institutions, perceive stronger contribution norms, and evaluate public services more positively are more willing to support redistribution for others. Perceived capacity to contribute and objective need or risk are also positively associated with solidarity. By contrast, objective socioeconomic resources, perceived personal risk, regional public-service quality, and relative regional income are not robust predictors in the full models. Overall, political solidarity appears to depend less on material position alone than on whether citizens regard the social and institutional environment as trustworthy, fair, and effective.</w:t>
      </w:r>
    </w:p>
    <w:p w:rsidR="5A27ADEE" w:rsidP="5A27ADEE" w:rsidRDefault="5A27ADEE" w14:paraId="1EB7309D" w14:textId="213D1C6E"/>
    <w:p w:rsidR="2373C73A" w:rsidP="5A27ADEE" w:rsidRDefault="4032FF6C" w14:paraId="2B63F483" w14:textId="44126170">
      <w:pPr>
        <w:rPr>
          <w:sz w:val="20"/>
          <w:szCs w:val="20"/>
          <w:lang w:val="en-GB"/>
        </w:rPr>
      </w:pPr>
      <w:r w:rsidRPr="5A27ADEE">
        <w:rPr>
          <w:sz w:val="20"/>
          <w:szCs w:val="20"/>
          <w:lang w:val="en-GB"/>
        </w:rPr>
        <w:t xml:space="preserve">This paper is part of the POLITSOLID project funded by an ERC Consolidator Grant to the first-named author. </w:t>
      </w:r>
      <w:hyperlink r:id="rId14">
        <w:r w:rsidRPr="5A27ADEE">
          <w:rPr>
            <w:rStyle w:val="Hyperlink"/>
            <w:rFonts w:eastAsia="Book Antiqua" w:cs="Book Antiqua"/>
            <w:color w:val="0563C1"/>
            <w:sz w:val="20"/>
            <w:szCs w:val="20"/>
            <w:lang w:val="en-GB"/>
          </w:rPr>
          <w:t>https://bit.ly/politsolid</w:t>
        </w:r>
        <w:r w:rsidRPr="5A27ADEE" w:rsidR="3BAA0A3A">
          <w:rPr>
            <w:rStyle w:val="Hyperlink"/>
            <w:rFonts w:eastAsia="Book Antiqua" w:cs="Book Antiqua"/>
            <w:color w:val="0563C1"/>
            <w:sz w:val="20"/>
            <w:szCs w:val="20"/>
            <w:lang w:val="en-GB"/>
          </w:rPr>
          <w:t>.</w:t>
        </w:r>
      </w:hyperlink>
      <w:r w:rsidRPr="5A27ADEE" w:rsidR="3BAA0A3A">
        <w:rPr>
          <w:sz w:val="20"/>
          <w:szCs w:val="20"/>
          <w:lang w:val="en-GB"/>
        </w:rPr>
        <w:t xml:space="preserve"> Concept of the paper: all, survey development: AG (lead), PC</w:t>
      </w:r>
      <w:r w:rsidRPr="5A27ADEE" w:rsidR="410E685A">
        <w:rPr>
          <w:sz w:val="20"/>
          <w:szCs w:val="20"/>
          <w:lang w:val="en-GB"/>
        </w:rPr>
        <w:t xml:space="preserve">, JE, PK; </w:t>
      </w:r>
      <w:r w:rsidRPr="5A27ADEE" w:rsidR="02F339E2">
        <w:rPr>
          <w:sz w:val="20"/>
          <w:szCs w:val="20"/>
          <w:lang w:val="en-GB"/>
        </w:rPr>
        <w:t xml:space="preserve">Theory work: AG, PC; </w:t>
      </w:r>
      <w:r w:rsidRPr="5A27ADEE" w:rsidR="410E685A">
        <w:rPr>
          <w:sz w:val="20"/>
          <w:szCs w:val="20"/>
          <w:lang w:val="en-GB"/>
        </w:rPr>
        <w:t xml:space="preserve">survey field management: JE; </w:t>
      </w:r>
      <w:r w:rsidRPr="5A27ADEE" w:rsidR="59B145EF">
        <w:rPr>
          <w:sz w:val="20"/>
          <w:szCs w:val="20"/>
          <w:lang w:val="en-GB"/>
        </w:rPr>
        <w:t xml:space="preserve">pilot analysis: PC, PK; </w:t>
      </w:r>
      <w:r w:rsidRPr="5A27ADEE" w:rsidR="3BAA0A3A">
        <w:rPr>
          <w:sz w:val="20"/>
          <w:szCs w:val="20"/>
          <w:lang w:val="en-GB"/>
        </w:rPr>
        <w:t>statistical Analysis: PC</w:t>
      </w:r>
      <w:r w:rsidRPr="5A27ADEE" w:rsidR="133EA63F">
        <w:rPr>
          <w:sz w:val="20"/>
          <w:szCs w:val="20"/>
          <w:lang w:val="en-GB"/>
        </w:rPr>
        <w:t xml:space="preserve">; first draft: AG, PC; final draft: all. </w:t>
      </w:r>
    </w:p>
    <w:p w:rsidR="027FE9E5" w:rsidP="00C54CA4" w:rsidRDefault="62D9C7D3" w14:paraId="75ACD7C8" w14:textId="34A4A7B7">
      <w:pPr>
        <w:pStyle w:val="berschrift1"/>
      </w:pPr>
      <w:r>
        <w:t>Introduction</w:t>
      </w:r>
      <w:r w:rsidR="4DA6F054">
        <w:t>: political solidarity among citizens in times of crises</w:t>
      </w:r>
      <w:r>
        <w:t xml:space="preserve"> </w:t>
      </w:r>
    </w:p>
    <w:p w:rsidRPr="00C54CA4" w:rsidR="027FE9E5" w:rsidP="00C54CA4" w:rsidRDefault="1CC00B28" w14:paraId="1708EE01" w14:textId="4B38D299">
      <w:r>
        <w:t xml:space="preserve">Present-day democratic Europe seems to depend heavily on political solidarity among its citizens, perhaps more visibly than at any point in recent decades. </w:t>
      </w:r>
      <w:r w:rsidR="6D99D8A3">
        <w:t xml:space="preserve">In the financial crisis 2007-8, European Union countries had to bail out other countries close to defaulting. In the years 2015-16, European citizens faced a large influx of humanitarian refugees from war-torn Syria </w:t>
      </w:r>
      <w:r w:rsidR="22B59A1F">
        <w:t>who</w:t>
      </w:r>
      <w:r w:rsidR="6D99D8A3">
        <w:t xml:space="preserve"> had to be integrated into their societies. In 2020-22, </w:t>
      </w:r>
      <w:r w:rsidR="4BA126DF">
        <w:t>Covid-19 required collective burden-sharing in vaccine procurement, public-health restrictions, and emergency support</w:t>
      </w:r>
      <w:r w:rsidR="6D99D8A3">
        <w:t>. Since 2022, the war in Ukraine has triggered citizens’ support for Ukrainian refugees and for humanitarian and military aid to the Ukraine.</w:t>
      </w:r>
    </w:p>
    <w:p w:rsidR="027FE9E5" w:rsidP="00C54CA4" w:rsidRDefault="027FE9E5" w14:paraId="5DCFF4AE" w14:textId="34390CB6">
      <w:r>
        <w:t xml:space="preserve">The literature on political solidarity is thereby dealing with very different concepts of solidarity, from the normative to the empirical. This </w:t>
      </w:r>
      <w:r w:rsidR="7928D4FD">
        <w:t xml:space="preserve">empirical </w:t>
      </w:r>
      <w:r>
        <w:t xml:space="preserve">paper is about the citizens of Europe and about their willingness to support other people by means of public redistribution that is costly to themselves. </w:t>
      </w:r>
      <w:r w:rsidRPr="2AA50F2E">
        <w:rPr>
          <w:b/>
          <w:bCs/>
        </w:rPr>
        <w:t xml:space="preserve">What explains </w:t>
      </w:r>
      <w:r w:rsidRPr="2AA50F2E" w:rsidR="001A74F4">
        <w:rPr>
          <w:b/>
          <w:bCs/>
        </w:rPr>
        <w:t xml:space="preserve">general </w:t>
      </w:r>
      <w:r w:rsidRPr="2AA50F2E">
        <w:rPr>
          <w:b/>
          <w:bCs/>
        </w:rPr>
        <w:t>political solidarity a</w:t>
      </w:r>
      <w:r w:rsidRPr="2AA50F2E" w:rsidR="6486F0D2">
        <w:rPr>
          <w:b/>
          <w:bCs/>
        </w:rPr>
        <w:t xml:space="preserve">mong citizens of </w:t>
      </w:r>
      <w:r w:rsidRPr="2AA50F2E">
        <w:rPr>
          <w:b/>
          <w:bCs/>
        </w:rPr>
        <w:t>Europe?</w:t>
      </w:r>
    </w:p>
    <w:p w:rsidR="027FE9E5" w:rsidP="00C54CA4" w:rsidRDefault="027FE9E5" w14:paraId="5CDB0675" w14:textId="7B87F00E">
      <w:r>
        <w:t xml:space="preserve">Understanding the conditions of individual political solidarity is relevant for two reasons. The demands for political solidarity may become even higher in the next few years. For instance, a Russian attack on further European countries may trigger the need for military, citizen-supported alliance. Or, increasing negative climate change consequences may </w:t>
      </w:r>
      <w:r w:rsidR="261DD169">
        <w:t xml:space="preserve">necessitate </w:t>
      </w:r>
      <w:r>
        <w:t xml:space="preserve">the need for more state-led provisions and citizen support. Moreover, European welfare states may have reached the limits of sustainability. Due to population ageing and regionally concentrated population decline, reforms to the welfare state, including scaling back and re-financing state structures may test the limits of political solidarity. </w:t>
      </w:r>
    </w:p>
    <w:p w:rsidR="027FE9E5" w:rsidP="00C54CA4" w:rsidRDefault="759DBACE" w14:paraId="7F5949D0" w14:textId="1A1F7A61">
      <w:r>
        <w:t>We test a multilevel model of political solidarity that combines individual foundations, social norms and state legitimacy, and objective regional and country contexts.</w:t>
      </w:r>
      <w:r w:rsidR="6D99D8A3">
        <w:t xml:space="preserve"> </w:t>
      </w:r>
      <w:r w:rsidR="6099A1BB">
        <w:t>As a first micro-level component</w:t>
      </w:r>
      <w:r w:rsidR="6D99D8A3">
        <w:t>, people grow up and learn a certain level of political solidarity. This unconditional political solidarity is deeply rooted in people’ heads</w:t>
      </w:r>
      <w:r w:rsidR="6099A1BB">
        <w:t xml:space="preserve"> and unlikely to change in the short term</w:t>
      </w:r>
      <w:r w:rsidR="6D99D8A3">
        <w:t xml:space="preserve">. Secondly, people are driven by their own capacity to contribute. Solidarity is a function of short-term ability to stand in for others. Thirdly, people watch out for themselves when they strategically show political solidarity that can ultimately benefit themselves. Then, turning towards the meso-level, people make use of three kinds of perceptions – about how the state is performing, about how other contributors in the solidarity system are behaving and about the beneficiaries of their political solidarity. </w:t>
      </w:r>
      <w:r w:rsidR="0C22C23A">
        <w:t>At the macro level, welfare-state institutions and fiscal capacity provide broader contexts in which political solidarity is formed.</w:t>
      </w:r>
      <w:r w:rsidR="6D99D8A3">
        <w:t xml:space="preserve"> </w:t>
      </w:r>
    </w:p>
    <w:p w:rsidR="027FE9E5" w:rsidP="00C54CA4" w:rsidRDefault="027FE9E5" w14:paraId="4E687ECA" w14:textId="28CDA90D">
      <w:r w:rsidRPr="2373C73A">
        <w:t>The data that we use are a novel comparative survey for seven European countries: Croatia, France, Germany (East and West), Italy, Poland, Spain and Sweden</w:t>
      </w:r>
      <w:r w:rsidR="00A96974">
        <w:t>, collected in March and April 2026</w:t>
      </w:r>
      <w:r w:rsidRPr="2373C73A">
        <w:t xml:space="preserve">. They constitute a broad set of welfare state institutional set-ups, historical pathways of statecraft and levels of governance quality. The national samples are randomly drawn from the resident adult population that allows statistical inference about national populations, regional populations and social groups. The data is augmented with contextual data about regions and nations, thus allowing to </w:t>
      </w:r>
      <w:r w:rsidRPr="2373C73A">
        <w:t>test whether the subjective perceptions of people are reflective of the objective state of the world.</w:t>
      </w:r>
    </w:p>
    <w:p w:rsidR="027FE9E5" w:rsidP="00C54CA4" w:rsidRDefault="6D99D8A3" w14:paraId="347E1B07" w14:textId="1777D8EC">
      <w:r>
        <w:t xml:space="preserve">Our contribution is twofold. We analytically describe the levels of political solidarity across nations, regions and social groups with improved survey indicators in the year 2026. Furthermore, we comprehensively test the multi-level model and reveal its most relevant parts. </w:t>
      </w:r>
      <w:r w:rsidR="2B1A3223">
        <w:t>Most importantly, we find that political solidarity is strongly associated with ideology, social trust, institutional trust, contribution norms, and evaluations of public services. By contrast, objective socioeconomic resources and regional context play a less consistent direct role once these perceptions are taken into account.</w:t>
      </w:r>
    </w:p>
    <w:p w:rsidRPr="00A57A03" w:rsidR="00894A87" w:rsidP="00894A87" w:rsidRDefault="789C1905" w14:paraId="081FB867" w14:textId="6D513158">
      <w:r>
        <w:t>Why are people politically solidary? Our results point to five answers, with unequal empirical support: people are more solidary when their ideology favours redistribution, when they feel able to contribute, when they have some exposure to social risks, when they believe others contribute fairly, and when they trust institutions and public services to deliver.</w:t>
      </w:r>
    </w:p>
    <w:p w:rsidRPr="002A53EE" w:rsidR="00B96BC5" w:rsidP="00E634FD" w:rsidRDefault="027FE9E5" w14:paraId="1FE7EF84" w14:textId="59188D27">
      <w:pPr>
        <w:pStyle w:val="berschrift1"/>
      </w:pPr>
      <w:bookmarkStart w:name="_6un19b9v0uss" w:id="0"/>
      <w:bookmarkEnd w:id="0"/>
      <w:r w:rsidRPr="002A53EE">
        <w:t>Theor</w:t>
      </w:r>
      <w:r w:rsidR="00E634FD">
        <w:t>etical framework</w:t>
      </w:r>
      <w:r w:rsidRPr="002A53EE">
        <w:t xml:space="preserve">: </w:t>
      </w:r>
      <w:r w:rsidR="00E634FD">
        <w:t>a model of political solidarity</w:t>
      </w:r>
    </w:p>
    <w:p w:rsidR="00B96BC5" w:rsidP="00C54CA4" w:rsidRDefault="0051122D" w14:paraId="1FDC6F40" w14:textId="500FCB18">
      <w:r>
        <w:t xml:space="preserve">Political solidarity, defined as the willingness of citizens to support welfare state policies that </w:t>
      </w:r>
      <w:r w:rsidR="00B43660">
        <w:t>ben</w:t>
      </w:r>
      <w:r w:rsidR="00CB0E2F">
        <w:t>e</w:t>
      </w:r>
      <w:r w:rsidR="00B43660">
        <w:t>fits</w:t>
      </w:r>
      <w:r>
        <w:t xml:space="preserve"> others, is a product of </w:t>
      </w:r>
      <w:r w:rsidR="472D0B27">
        <w:t xml:space="preserve">causal mechanisms </w:t>
      </w:r>
      <w:r>
        <w:t>at the macro, meso, and micro levels. At each level, both objective conditions and subjective perceptions play a role, and their intersection determines how strongly individuals support collective welfare provisions. This section outlines a theoretical framework of these factors, from</w:t>
      </w:r>
      <w:r w:rsidR="322217D0">
        <w:t xml:space="preserve"> individual predispositions and social norms to </w:t>
      </w:r>
      <w:r>
        <w:t>the broader welfare state context</w:t>
      </w:r>
      <w:r w:rsidR="29365792">
        <w:t>.</w:t>
      </w:r>
      <w:r w:rsidR="001B5A0A">
        <w:t xml:space="preserve"> We make use of a political life cycle model </w:t>
      </w:r>
      <w:r w:rsidR="0078615E">
        <w:t>that integrates perspectives from early political socialization, current socio-economic and institutional context.</w:t>
      </w:r>
      <w:r w:rsidR="00CB0E2F">
        <w:t xml:space="preserve"> Figure 1 displays our model that we want to test in this paper.</w:t>
      </w:r>
    </w:p>
    <w:p w:rsidR="00002D76" w:rsidP="00002D76" w:rsidRDefault="4732A238" w14:paraId="124D3471" w14:textId="345DC944">
      <w:pPr>
        <w:ind w:left="-426"/>
      </w:pPr>
      <w:r>
        <w:rPr>
          <w:noProof/>
        </w:rPr>
        <w:drawing>
          <wp:inline distT="0" distB="0" distL="0" distR="0" wp14:anchorId="4EF1E0EC" wp14:editId="293A787E">
            <wp:extent cx="5724525" cy="2486025"/>
            <wp:effectExtent l="0" t="0" r="0" b="0"/>
            <wp:docPr id="1276973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3182" name="Picture 1276973182"/>
                    <pic:cNvPicPr/>
                  </pic:nvPicPr>
                  <pic:blipFill>
                    <a:blip r:embed="rId15">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rsidR="00002D76" w:rsidP="001E3C69" w:rsidRDefault="001E3C69" w14:paraId="00C7AC27" w14:textId="0DCE377B">
      <w:r>
        <w:t>Figure 1: Our causal model of general political solidarity</w:t>
      </w:r>
    </w:p>
    <w:p w:rsidR="009F6327" w:rsidP="00C54CA4" w:rsidRDefault="6CA629DF" w14:paraId="34EB4CD6" w14:textId="42EF5EF0">
      <w:pPr>
        <w:pStyle w:val="berschrift2"/>
      </w:pPr>
      <w:r>
        <w:t>Micro-Level</w:t>
      </w:r>
      <w:r w:rsidR="54118680">
        <w:t xml:space="preserve"> factors</w:t>
      </w:r>
      <w:r w:rsidR="000A7ECB">
        <w:t xml:space="preserve">: ideology, </w:t>
      </w:r>
      <w:r w:rsidR="004D32CA">
        <w:t>resources, norms and state legitimacy</w:t>
      </w:r>
    </w:p>
    <w:p w:rsidRPr="00742A01" w:rsidR="4746A7E3" w:rsidP="00742A01" w:rsidRDefault="009F6327" w14:paraId="0E809BBA" w14:textId="3C55398B">
      <w:pPr>
        <w:pStyle w:val="berschrift3"/>
      </w:pPr>
      <w:r w:rsidRPr="00742A01">
        <w:t>Political</w:t>
      </w:r>
      <w:r w:rsidRPr="00742A01" w:rsidR="4746A7E3">
        <w:t xml:space="preserve"> ideology</w:t>
      </w:r>
      <w:r w:rsidR="00641681">
        <w:t xml:space="preserve"> and</w:t>
      </w:r>
      <w:r w:rsidRPr="00742A01" w:rsidR="4746A7E3">
        <w:t xml:space="preserve"> resources</w:t>
      </w:r>
    </w:p>
    <w:p w:rsidR="0F6A7DBA" w:rsidP="00C54CA4" w:rsidRDefault="0F6A7DBA" w14:paraId="505FCD04" w14:textId="69B53E2E">
      <w:r>
        <w:t>A</w:t>
      </w:r>
      <w:r w:rsidR="4746A7E3">
        <w:t xml:space="preserve">t the </w:t>
      </w:r>
      <w:r w:rsidRPr="52070DFD" w:rsidR="4746A7E3">
        <w:rPr>
          <w:b/>
          <w:bCs/>
        </w:rPr>
        <w:t xml:space="preserve">micro </w:t>
      </w:r>
      <w:r w:rsidR="4746A7E3">
        <w:t>level, an individual’s own characteristics such as their ideological values, material resources, and personal risks, have a direct bearing on their support for political solidarity. Key micro-level determinants include:</w:t>
      </w:r>
    </w:p>
    <w:p w:rsidR="00456883" w:rsidP="00F61641" w:rsidRDefault="00376D46" w14:paraId="22613D4D" w14:textId="339DAEB4">
      <w:r>
        <w:rPr>
          <w:b/>
          <w:bCs/>
        </w:rPr>
        <w:t>Left-right ideology</w:t>
      </w:r>
      <w:r w:rsidRPr="00F61641" w:rsidR="4746A7E3">
        <w:rPr>
          <w:b/>
          <w:bCs/>
        </w:rPr>
        <w:t>:</w:t>
      </w:r>
      <w:r w:rsidR="4746A7E3">
        <w:t xml:space="preserve"> </w:t>
      </w:r>
      <w:r w:rsidR="000045A9">
        <w:t xml:space="preserve">early in life, people </w:t>
      </w:r>
      <w:r w:rsidR="00B32D39">
        <w:t>are socialized into a</w:t>
      </w:r>
      <w:r w:rsidR="00A5006D">
        <w:t xml:space="preserve">n ideological predisposition and values. This early anchoring has effects on their willingness to act in a politically solidary manner towards others </w:t>
      </w:r>
      <w:r w:rsidR="00EB2B6E">
        <w:fldChar w:fldCharType="begin"/>
      </w:r>
      <w:r w:rsidR="00EB2B6E">
        <w:instrText xml:space="preserve"> ADDIN ZOTERO_ITEM CSL_CITATION {"citationID":"cIjhZN0z","properties":{"formattedCitation":"(Goerres and Eicheler 2025)","plainCitation":"(Goerres and Eicheler 2025)","noteIndex":0},"citationItems":[{"id":5445,"uris":["http://zotero.org/groups/5754364/items/HBX888WJ"],"itemData":{"id":5445,"type":"article-journal","abstract":"Voters on the left typically demand more public redistribution than those on the right. While existing research has demonstrated differences in social behaviour by political ideology, we know little on whether left voters are willing to show more costly solidarity towards others. In this study, we test pre-registered hypotheses on whether the MARPOR left-right score of voters’ preferred party and left-right self-placement predict more solidarity behaviour. We introduce a novel Extended Solidarity Game to measure costly solidarity behaviour as contributions to compensate for income losses of others in randomly assigned groups. The behavioural instrument allows for simultaneous group interactions and was embedded in online surveys in the party system contexts of Austria, West and East Germany. We find evidence for the predicted ideological differences in solidarity: while the MARPOR left-right score shows only a non-significant effect in the expected direction, left-right self-placement (as well as the CHES scores) show a strong, robust and significant effect. The strength of this relationship is highly context-dependent: in Austria and West Germany, predicted contributions of leftmost participants are about 8 percentage points higher than those of rightmost participants. In East Germany, this predicted difference amounts to about 30 percentage points. Additional analyses rule out differences in social trust, economic or cultural political orientations as alternative explanations for the context-dependency of the effect. We argue that the East German party system – characterised by clearer programmatic party differences and more intense party competition – leads voters to define their ideological position more clearly and increases the behavioural relevance of political ideology.","citation-key":"goerresVotersLeftShow2025","container-title":"Electoral Studies","DOI":"10.1016/j.electstud.2025.102980","ISSN":"0261-3794","journalAbbreviation":"Electoral Studies","page":"102980","title":"Do voters on the left show more solidarity behaviour? Novel behavioural evidence from interactive surveys in Austria, West and East Germany","volume":"97","author":[{"family":"Goerres","given":"Achim"},{"family":"Eicheler","given":"Jakob"}],"issued":{"date-parts":[["2025",10,1]]}}}],"schema":"https://github.com/citation-style-language/schema/raw/master/csl-citation.json"} </w:instrText>
      </w:r>
      <w:r w:rsidR="00EB2B6E">
        <w:fldChar w:fldCharType="separate"/>
      </w:r>
      <w:r w:rsidRPr="00EB2B6E" w:rsidR="00EB2B6E">
        <w:t>(Goerres and Eicheler 2025)</w:t>
      </w:r>
      <w:r w:rsidR="00EB2B6E">
        <w:fldChar w:fldCharType="end"/>
      </w:r>
      <w:r w:rsidR="00A5006D">
        <w:t xml:space="preserve">. </w:t>
      </w:r>
      <w:r w:rsidR="4746A7E3">
        <w:t xml:space="preserve">An individual’s ideological leanings strongly influence their stance on welfare and solidarity. Those with left-wing or egalitarian ideologies typically hold values of social equality and collective responsibility, leading them to support expansive welfare programs. In contrast, right-wing or economically conservative individuals emphasize self-reliance, market solutions, and limited government intervention, yielding more skepticism toward redistribution </w:t>
      </w:r>
      <w:r w:rsidR="4746A7E3">
        <w:fldChar w:fldCharType="begin"/>
      </w:r>
      <w:r w:rsidR="00EB2B6E">
        <w:instrText xml:space="preserve"> ADDIN ZOTERO_ITEM CSL_CITATION {"citationID":"CVjVHohN","properties":{"formattedCitation":"(Feldman and Steenbergen 2001)","plainCitation":"(Feldman and Steenbergen 2001)","noteIndex":0},"citationItems":[{"id":3649,"uris":["http://zotero.org/groups/5754364/items/MMPSEJRT"],"itemData":{"id":3649,"type":"article-journal","abstract":"We explore the impact of prosocial orientations on a domain of American public opinion that has puzzled many-attitudes toward social welfare policies. We focus on the orientation of humanitarianism, i.e., a sense of obligation to help those in need, and find that this value can explain support for a wide variety of social welfare policies. We argue that humanitarianism is an important element of the American sociopolitical ethos, although it has received little attention in the public opinion literature. We contrast humanitarianism with egalitarianism and show that these dispositions lead people to support distinctive sets of policies that constitute different types of welfare state. While egalitarianism causes people to embrace policies that mandate an extensive economic role for the government, humanitarianism is associated with more modest policies that seek to address the problems of the needy. Support for these more modest policies has generally been much greater in the United States than support for more invasive policies that seek to tinker with the free market. Thus, we argue that humanitarianism provides a better explanation for public opinion toward welfare in the United States than egalitarianism. We discuss the implications of these findings for public opinion research.","citation-key":"feldmanHumanitarianFoundationPublic2001","container-title":"American Journal of Political Science","DOI":"10.2307/2669244","ISSN":"0092-5853","issue":"3","note":"219 citations (Crossref/DOI) [2025-11-27]","page":"658-677","publisher":"[Midwest Political Science Association, Wiley]","source":"JSTOR","title":"The Humanitarian Foundation of Public Support for Social Welfare","volume":"45","author":[{"family":"Feldman","given":"Stanley"},{"family":"Steenbergen","given":"Marco R."}],"issued":{"date-parts":[["2001"]]}}}],"schema":"https://github.com/citation-style-language/schema/raw/master/csl-citation.json"} </w:instrText>
      </w:r>
      <w:r w:rsidR="4746A7E3">
        <w:fldChar w:fldCharType="separate"/>
      </w:r>
      <w:r w:rsidRPr="52070DFD" w:rsidR="4746A7E3">
        <w:rPr>
          <w:noProof/>
        </w:rPr>
        <w:t>(Feldman and Steenbergen 2001)</w:t>
      </w:r>
      <w:r w:rsidR="4746A7E3">
        <w:fldChar w:fldCharType="end"/>
      </w:r>
      <w:r w:rsidR="4746A7E3">
        <w:t xml:space="preserve">. This pattern is well-documented across democracies: </w:t>
      </w:r>
      <w:r w:rsidRPr="00F61641" w:rsidR="4746A7E3">
        <w:rPr>
          <w:i/>
          <w:iCs/>
        </w:rPr>
        <w:t>left-identifying citizens consistently express higher support for the welfare state</w:t>
      </w:r>
      <w:r w:rsidR="4746A7E3">
        <w:t xml:space="preserve"> </w:t>
      </w:r>
      <w:r w:rsidR="4746A7E3">
        <w:fldChar w:fldCharType="begin"/>
      </w:r>
      <w:r w:rsidR="00EB2B6E">
        <w:instrText xml:space="preserve"> ADDIN ZOTERO_ITEM CSL_CITATION {"citationID":"TGCkAQYC","properties":{"formattedCitation":"(Roosma, van Oorschot, and Gelissen 2014)","plainCitation":"(Roosma, van Oorschot, and Gelissen 2014)","noteIndex":0},"citationItems":[{"id":860,"uris":["http://zotero.org/groups/5754364/items/5IDU9HJF","http://zotero.org/groups/5754364/items/QAZPC7XV"],"itemData":{"id":860,"type":"article-journal","abstract":"Welfare state support has two core dimensions: attitudes about what the welfare state should do and beliefs about its actual performance. People can combine any position on one dimension with any position on the other, yielding four opinion clusters: people can combine preferences for a relatively strong role of the welfare state with a perception of a relatively low or high welfare state performance; likewise, people preferring a small role of the welfare state can perceive a high or low performing welfare state. We apply Latent Class Factor Analysis to data of 22 European countries from the 2008/9 European Social Survey. We find that each of the four clusters contains a substantial proportion of respondents that differs between welfare regimes. In addition, cluster membership is also related to covariates that measure people's structural positions and ideological preferences.","citation-key":"Roosma.2014","container-title":"Social Science Research","DOI":"10.1016/j.ssresearch.2013.12.005","ISSN":"0049-089X","note":"60 citations (Crossref/DOI) [2024-11-12]","page":"200–210","title":"The preferred role and perceived performance of the welfare state: European welfare attitudes from a multidimensional perspective: European welfare attitudes from a multidimensional perspective","volume":"44","author":[{"family":"Roosma","given":"Femke"},{"family":"Oorschot","given":"Wim","non-dropping-particle":"van"},{"family":"Gelissen","given":"John"}],"issued":{"date-parts":[["2014"]]}}}],"schema":"https://github.com/citation-style-language/schema/raw/master/csl-citation.json"} </w:instrText>
      </w:r>
      <w:r w:rsidR="4746A7E3">
        <w:fldChar w:fldCharType="separate"/>
      </w:r>
      <w:r w:rsidRPr="52070DFD" w:rsidR="4746A7E3">
        <w:rPr>
          <w:noProof/>
        </w:rPr>
        <w:t>(Roosma, van Oorschot, and Gelissen 2014)</w:t>
      </w:r>
      <w:r w:rsidR="4746A7E3">
        <w:fldChar w:fldCharType="end"/>
      </w:r>
      <w:r w:rsidR="4746A7E3">
        <w:t xml:space="preserve">, whereas conservatives tend to endorse more restrictive notions of solidarity (preferring, for example, that aid be given only to the most “deserving” and favoring lower taxation) </w:t>
      </w:r>
      <w:r w:rsidR="4746A7E3">
        <w:fldChar w:fldCharType="begin"/>
      </w:r>
      <w:r w:rsidR="00EB2B6E">
        <w:instrText xml:space="preserve"> ADDIN ZOTERO_ITEM CSL_CITATION {"citationID":"AUulrTmE","properties":{"formattedCitation":"(Van Der Waal, De Koster, and Van Oorschot 2013)","plainCitation":"(Van Der Waal, De Koster, and Van Oorschot 2013)","noteIndex":0},"citationItems":[{"id":3648,"uris":["http://zotero.org/groups/5754364/items/K7XXC8UN"],"itemData":{"id":3648,"type":"article-journal","abstract":"Analyzing the 2008 wave of the European Social Survey, this study assesses whether an elaborate institutional theory is able to explain why levels of welfare chauvinism differ among welfare regimes. As expected, native populations in liberal and conservative welfare regimes prove more reluctant to distributing welfare services to immigrants than those in social-democratic ones. Adding country-level data, it is demonstrated that neither differences in the selectivity nor differences in employment protection and unemployment levels can explain these varying levels of welfare chauvinism. Instead, regime differences in welfare chauvinism can be fully attributed to their differences in income inequality.","citation-key":"vanderwaalThreeWorldsWelfare2013","container-title":"Journal of Comparative Policy Analysis: Research and Practice","DOI":"10.1080/13876988.2013.785147","ISSN":"1387-6988","issue":"2","note":"97 citations (Crossref/DOI) [2025-11-27]\n_eprint: https://doi.org/10.1080/13876988.2013.785147","page":"164-181","publisher":"Routledge","source":"Taylor and Francis+NEJM","title":"Three Worlds of Welfare Chauvinism? How Welfare Regimes Affect Support for Distributing Welfare to Immigrants in Europe","title-short":"Three Worlds of Welfare Chauvinism?","volume":"15","author":[{"family":"Van Der Waal","given":"Jeroen"},{"family":"De Koster","given":"Willem"},{"family":"Van Oorschot","given":"Wim"}],"issued":{"date-parts":[["2013",4,1]]}}}],"schema":"https://github.com/citation-style-language/schema/raw/master/csl-citation.json"} </w:instrText>
      </w:r>
      <w:r w:rsidR="4746A7E3">
        <w:fldChar w:fldCharType="separate"/>
      </w:r>
      <w:r w:rsidRPr="52070DFD" w:rsidR="4746A7E3">
        <w:rPr>
          <w:noProof/>
        </w:rPr>
        <w:t>(Van Der Waal, De Koster, and Van Oorschot 2013)</w:t>
      </w:r>
      <w:r w:rsidR="4746A7E3">
        <w:fldChar w:fldCharType="end"/>
      </w:r>
      <w:r w:rsidR="4746A7E3">
        <w:t>. These ideological differences often persist even when controlling for income or personal benefit.</w:t>
      </w:r>
    </w:p>
    <w:p w:rsidR="4746A7E3" w:rsidP="53F8AD0F" w:rsidRDefault="4746A7E3" w14:paraId="3C28E1E2" w14:textId="76129EE0">
      <w:r w:rsidRPr="53F8AD0F">
        <w:rPr>
          <w:b/>
          <w:bCs/>
        </w:rPr>
        <w:t>Socioeconomic resources:</w:t>
      </w:r>
      <w:r>
        <w:t xml:space="preserve"> </w:t>
      </w:r>
      <w:r w:rsidR="04B20342">
        <w:t xml:space="preserve">In standard models of attitudes towards the welfare state, material self-interest is regularly put forward. People support policies that they benefit from </w:t>
      </w:r>
      <w:r>
        <w:fldChar w:fldCharType="begin"/>
      </w:r>
      <w:r w:rsidR="00EB2B6E">
        <w:instrText xml:space="preserve"> ADDIN ZOTERO_ITEM CSL_CITATION {"citationID":"wxoOxxEy","properties":{"formattedCitation":"(Baute and Bellani 2025)","plainCitation":"(Baute and Bellani 2025)","noteIndex":0},"citationItems":[{"id":3691,"uris":["http://zotero.org/groups/5754364/items/JSAQ7HFM"],"itemData":{"id":3691,"type":"article-journal","abstract":"Amidst the global surge in healthcare expenditures, there is a growing political and academic debate about individual versus collective responsibility for health and healthcare costs. This study explores the causal effects of health risks and income cues on citizens’ attribution of responsibility for health outcomes and healthcare costs. An original vignette experiment was conducted among the German population. Those in need of medical treatment who have been exposed to environmental, institutional, or biological health risks are held less responsible for their health outcomes than those exhibiting behavioural health risks. However, the impact of health risks appears to be somewhat weaker in determining who should bear the costs for the medical treatment. Furthermore, higher-income groups are more likely to be blamed for their health outcomes and are considered less deserving of society’s help in paying for medical treatment. These findings enhance our understanding of how the criteria of control and economic need shape public attribution of responsibility in the health(care) domain.","citation-key":"bauteHealthcareDeservingnessHow2025","language":"eng","source":"kops.uni-konstanz.de","title":"Healthcare deservingness : how risk factors and income shape responsibility attribution for health outcomes and healthcare costs","title-short":"Healthcare deservingness","URL":"https://kops.uni-konstanz.de/handle/123456789/71610","author":[{"family":"Baute","given":"Sharon"},{"family":"Bellani","given":"Luna"}],"accessed":{"date-parts":[["2025",11,24]]},"issued":{"date-parts":[["2025",7,15]]}}}],"schema":"https://github.com/citation-style-language/schema/raw/master/csl-citation.json"} </w:instrText>
      </w:r>
      <w:r>
        <w:fldChar w:fldCharType="separate"/>
      </w:r>
      <w:r w:rsidRPr="53F8AD0F" w:rsidR="235D0C27">
        <w:rPr>
          <w:noProof/>
        </w:rPr>
        <w:t>(Baute and Bellani 2025)</w:t>
      </w:r>
      <w:r>
        <w:fldChar w:fldCharType="end"/>
      </w:r>
      <w:r w:rsidR="235D0C27">
        <w:t xml:space="preserve"> </w:t>
      </w:r>
      <w:r w:rsidR="04B20342">
        <w:t>or expect to benefit from in the future</w:t>
      </w:r>
      <w:r w:rsidR="1D8DC823">
        <w:t xml:space="preserve"> </w:t>
      </w:r>
      <w:r>
        <w:fldChar w:fldCharType="begin"/>
      </w:r>
      <w:r w:rsidR="00EB2B6E">
        <w:instrText xml:space="preserve"> ADDIN ZOTERO_ITEM CSL_CITATION {"citationID":"UKTmWFdy","properties":{"formattedCitation":"(Enggist, H\\uc0\\u228{}usermann, and Pinggera 2022)","plainCitation":"(Enggist, Häusermann, and Pinggera 2022)","noteIndex":0},"citationItems":[{"id":3658,"uris":["http://zotero.org/groups/5754364/items/YJTWZZ6K"],"itemData":{"id":3658,"type":"article-journal","abstract":"The reform capacity of welfare states to adapt to the needs of post-industrial labour markets has been a key question of the welfare literature for the last two decades. In a context of austerity, such adaptations (retrenchment or recalibration) are notoriously di</w:instrText>
      </w:r>
      <w:r w:rsidR="00EB2B6E">
        <w:rPr>
          <w:rFonts w:ascii="Times New Roman" w:hAnsi="Times New Roman" w:cs="Times New Roman"/>
        </w:rPr>
        <w:instrText>ﬃ</w:instrText>
      </w:r>
      <w:r w:rsidR="00EB2B6E">
        <w:instrText xml:space="preserve">cult because of extremely high levels of support for existing policies, particularly old age pensions. We investigate how the recent economic shock caused by the COVID-pandemic has changed social policy preferences in three West European countries (Germany, Sweden, Spain). Relying on original panel data observing the relative support for social policies before and during the crisis, we show that support for old age pensions has dropped substantially relative to other social policies. This drop can be observed in all three countries and among all ideological and age groups. The drop is strongest among current and soon-to-be pensioners who in turn increased support for beneﬁts to the working-age population. At the expense of pensions, the economic shock has especially boosted support for active labour market policies and (in Germany) childcare services. This shift of support from pensions to social investment policies might have opened up a window of opportunity for recalibrating welfare reforms.","citation-key":"enggistCOVIDcrisisOpportunityWelfare2022","container-title":"Journal of European Public Policy","DOI":"10.1080/13501763.2022.2116081","ISSN":"1350-1763, 1466-4429","issue":"12","journalAbbreviation":"Journal of European Public Policy","language":"en","note":"13 citations (Crossref/DOI) [2025-11-27]","page":"2007-2021","source":"DOI.org (Crossref)","title":"The COVID-crisis as an opportunity for welfare recalibration? Panel-data evidence on the effect of the COVID-crisis on welfare preferences in Spain, Germany, and Sweden","title-short":"The COVID-crisis as an opportunity for welfare recalibration?","volume":"29","author":[{"family":"Enggist","given":"Matthias"},{"family":"Häusermann","given":"Silja"},{"family":"Pinggera","given":"Michael"}],"issued":{"date-parts":[["2022",12,2]]}}}],"schema":"https://github.com/citation-style-language/schema/raw/master/csl-citation.json"} </w:instrText>
      </w:r>
      <w:r>
        <w:fldChar w:fldCharType="separate"/>
      </w:r>
      <w:r w:rsidRPr="53F8AD0F" w:rsidR="1D8DC823">
        <w:rPr>
          <w:rFonts w:eastAsia="Arial" w:cs="Times New Roman"/>
        </w:rPr>
        <w:t>(Enggist, Häusermann, and Pinggera 2022)</w:t>
      </w:r>
      <w:r>
        <w:fldChar w:fldCharType="end"/>
      </w:r>
      <w:r w:rsidR="1D8DC823">
        <w:t>.</w:t>
      </w:r>
      <w:r w:rsidR="20222C18">
        <w:t>; and people withdraw support from policies that they only have to pay for but do not benefit from</w:t>
      </w:r>
      <w:r w:rsidR="04B20342">
        <w:t>. In this study,</w:t>
      </w:r>
      <w:r w:rsidR="33310619">
        <w:t xml:space="preserve"> we are confronting respondents with the question for support for policies of redistribution that others benefit from.</w:t>
      </w:r>
      <w:r w:rsidR="57751431">
        <w:t xml:space="preserve"> Here are two competing expectations about income. One might argue that richer individuals</w:t>
      </w:r>
      <w:r w:rsidR="47BDA835">
        <w:t xml:space="preserve"> show more political solidarity because </w:t>
      </w:r>
      <w:proofErr w:type="gramStart"/>
      <w:r w:rsidR="47BDA835">
        <w:t>they</w:t>
      </w:r>
      <w:r w:rsidR="57751431">
        <w:t xml:space="preserve">  enjoy</w:t>
      </w:r>
      <w:proofErr w:type="gramEnd"/>
      <w:r w:rsidR="57751431">
        <w:t xml:space="preserve"> the feeling of glow of doing something good for others, a mechanism that is known from studies on </w:t>
      </w:r>
      <w:r w:rsidR="575F1BB7">
        <w:t>philanthropy</w:t>
      </w:r>
      <w:r w:rsidR="7C9AEDFD">
        <w:t>, or because they want stability in the political system</w:t>
      </w:r>
      <w:r w:rsidR="57B2A859">
        <w:t xml:space="preserve">. Or, quite to the contrary, </w:t>
      </w:r>
      <w:r w:rsidR="21FBFDCC">
        <w:t xml:space="preserve">they show less political solidarity because </w:t>
      </w:r>
      <w:r w:rsidR="7D663944">
        <w:t xml:space="preserve">egoism makes them believe that in such a </w:t>
      </w:r>
      <w:proofErr w:type="gramStart"/>
      <w:r w:rsidR="7D663944">
        <w:t>system</w:t>
      </w:r>
      <w:proofErr w:type="gramEnd"/>
      <w:r w:rsidR="7D663944">
        <w:t xml:space="preserve"> they are always least likely to benefit. </w:t>
      </w:r>
    </w:p>
    <w:p w:rsidR="4746A7E3" w:rsidP="00C54CA4" w:rsidRDefault="4746A7E3" w14:paraId="310B8597" w14:textId="6DEDE133">
      <w:r>
        <w:t xml:space="preserve">It is not only objective wealth that matters, but also subjective perceptions of economic security. For example, an individual’s </w:t>
      </w:r>
      <w:r w:rsidRPr="1612637E">
        <w:rPr>
          <w:i/>
          <w:iCs/>
        </w:rPr>
        <w:t>perceived capacity</w:t>
      </w:r>
      <w:r>
        <w:t xml:space="preserve"> to </w:t>
      </w:r>
      <w:proofErr w:type="gramStart"/>
      <w:r>
        <w:t>contribute  (</w:t>
      </w:r>
      <w:proofErr w:type="gramEnd"/>
      <w:r>
        <w:t xml:space="preserve">do they feel relatively well-off or financially strained?)  can modify their support for paying into solidarity programs </w:t>
      </w:r>
      <w:r>
        <w:fldChar w:fldCharType="begin"/>
      </w:r>
      <w:r w:rsidR="00EB2B6E">
        <w:instrText xml:space="preserve"> ADDIN ZOTERO_ITEM CSL_CITATION {"citationID":"YfWLDAl5","properties":{"formattedCitation":"(H\\uc0\\u228{}usermann, Kurer, and Schwander 2016)","plainCitation":"(Häusermann, Kurer, and Schwander 2016)","noteIndex":0},"citationItems":[{"id":3652,"uris":["http://zotero.org/groups/5754364/items/PPI66ENN"],"itemData":{"id":3652,"type":"article-journal","citation-key":"hausermannSharingRiskHouseholds2016","container-title":"The Journal of Politics","DOI":"10.1086/686972","ISSN":"0022-3816, 1468-2508","issue":"4","journalAbbreviation":"The Journal of Politics","language":"en","note":"62 citations (Crossref/DOI) [2025-11-27]","page":"1045-1060","source":"DOI.org (Crossref)","title":"Sharing the Risk? Households, Labor Market Vulnerability, and Social Policy Preferences in Western Europe","title-short":"Sharing the Risk?","volume":"78","author":[{"family":"Häusermann","given":"Silja"},{"family":"Kurer","given":"Thomas"},{"family":"Schwander","given":"Hanna"}],"issued":{"date-parts":[["2016",10]]}}}],"schema":"https://github.com/citation-style-language/schema/raw/master/csl-citation.json"} </w:instrText>
      </w:r>
      <w:r>
        <w:fldChar w:fldCharType="separate"/>
      </w:r>
      <w:r w:rsidRPr="1612637E">
        <w:rPr>
          <w:rFonts w:eastAsia="Arial" w:cs="Times New Roman"/>
        </w:rPr>
        <w:t>(Häusermann, Kurer, and Schwander 2016)</w:t>
      </w:r>
      <w:r>
        <w:fldChar w:fldCharType="end"/>
      </w:r>
      <w:r>
        <w:t xml:space="preserve">. Someone who is objectively middle-class but feels financially insecure or fears falling behind may be more supportive of welfare viewing it as insurance </w:t>
      </w:r>
      <w:r>
        <w:fldChar w:fldCharType="begin"/>
      </w:r>
      <w:r w:rsidR="00EB2B6E">
        <w:instrText xml:space="preserve"> ADDIN ZOTERO_ITEM CSL_CITATION {"citationID":"WArA6H8D","properties":{"formattedCitation":"(Rehm 2011)","plainCitation":"(Rehm 2011)","noteIndex":0},"citationItems":[{"id":3651,"uris":["http://zotero.org/groups/5754364/items/SNJ3SF2A"],"itemData":{"id":3651,"type":"article-journal","abstract":"Why are unemployment benefits more generous in some countries? This article argues that citizens trade off the redistributive and insuring effect of social insurance. As a result, the distribution of risk in a society has important consequences via popular demand for social policy-making. At the microlevel, the article shows that, in addition to income, the risk of unemployment is a key predictor of individual-level preferences for unemployment benefits. Based on the microlevel findings, the article argues that at the macrolevel the homogeneity of the risk pool is an important determinant of benefit generosity: the more equally unemployment risk is distributed, the higher unemployment replacement rates are. Empirical testing at both levels finds support for this account of social policy by popular demand.","citation-key":"rehmSocialPolicyPopular2011","container-title":"World Politics","DOI":"10.1017/S0043887111000037","ISSN":"1086-3338, 0043-8871","issue":"2","language":"en","note":"196 citations (Crossref/DOI) [2025-11-27]","page":"271-299","source":"Cambridge University Press","title":"Social Policy by Popular Demand","volume":"63","author":[{"family":"Rehm","given":"Philipp"}],"issued":{"date-parts":[["2011",4]]}}}],"schema":"https://github.com/citation-style-language/schema/raw/master/csl-citation.json"} </w:instrText>
      </w:r>
      <w:r>
        <w:fldChar w:fldCharType="separate"/>
      </w:r>
      <w:r w:rsidRPr="1612637E">
        <w:rPr>
          <w:noProof/>
        </w:rPr>
        <w:t>(Rehm 2011)</w:t>
      </w:r>
      <w:r>
        <w:fldChar w:fldCharType="end"/>
      </w:r>
      <w:r>
        <w:t xml:space="preserve">. Subjective social status and feelings of economic anxiety can therefore lead to variations that pure income rank would not predict </w:t>
      </w:r>
      <w:r>
        <w:fldChar w:fldCharType="begin"/>
      </w:r>
      <w:r w:rsidR="00EB2B6E">
        <w:instrText xml:space="preserve"> ADDIN ZOTERO_ITEM CSL_CITATION {"citationID":"rVbVLYLQ","properties":{"formattedCitation":"(Gimpelson and Treisman 2018)","plainCitation":"(Gimpelson and Treisman 2018)","noteIndex":0},"citationItems":[{"id":3656,"uris":["http://zotero.org/groups/5754364/items/JWSBKX4R"],"itemData":{"id":3656,"type":"article-journal","abstract":"A vast literature suggests that economic inequality has important consequences for politics and public policy. Higher inequality is thought to increase demand for income redistribution in democracies and to discourage democratization and promote class conflict and revolution in dictatorships. Most such arguments crucially assume that ordinary people know how high inequality is, how it has been changing, and where they fit in the income distribution. Using a variety of large, cross-national surveys, we show that, in recent years, ordinary people have had little idea about such things. What they think they know is often wrong. Widespread ignorance and misperceptions emerge robustly, regardless of data source, operationalization, and measurement method. Moreover, perceived inequality—not the actual level—correlates strongly with demand for redistribution and reported conflict between rich and poor. We suggest that most theories about political effects of inequality need to be reframed as theories about effects of perceived inequality.","citation-key":"gimpelsonMisperceivingInequality2018","container-title":"Economics &amp; Politics","DOI":"10.1111/ecpo.12103","ISSN":"1468-0343","issue":"1","language":"en","license":"© 2017 John Wiley &amp; Sons Ltd","note":"402 citations (Crossref/DOI) [2025-11-27]\n_eprint: https://onlinelibrary.wiley.com/doi/pdf/10.1111/ecpo.12103","page":"27-54","source":"Wiley Online Library","title":"Misperceiving inequality","volume":"30","author":[{"family":"Gimpelson","given":"Vladimir"},{"family":"Treisman","given":"Daniel"}],"issued":{"date-parts":[["2018"]]}}}],"schema":"https://github.com/citation-style-language/schema/raw/master/csl-citation.json"} </w:instrText>
      </w:r>
      <w:r>
        <w:fldChar w:fldCharType="separate"/>
      </w:r>
      <w:r w:rsidRPr="1612637E">
        <w:rPr>
          <w:noProof/>
        </w:rPr>
        <w:t>(Gimpelson and Treisman 2018)</w:t>
      </w:r>
      <w:r>
        <w:fldChar w:fldCharType="end"/>
      </w:r>
      <w:r>
        <w:t>.</w:t>
      </w:r>
    </w:p>
    <w:p w:rsidR="4746A7E3" w:rsidP="00C54CA4" w:rsidRDefault="1D2D6119" w14:paraId="033D4AB9" w14:textId="34CAAB41">
      <w:r>
        <w:t xml:space="preserve">In this study, we deliberately ask people for their support for public redistribution that benefits other people, not themselves. By design, we prime respondents that this is not about public </w:t>
      </w:r>
      <w:proofErr w:type="spellStart"/>
      <w:r>
        <w:t>programmes</w:t>
      </w:r>
      <w:proofErr w:type="spellEnd"/>
      <w:r>
        <w:t xml:space="preserve"> that they c</w:t>
      </w:r>
      <w:r w:rsidR="5519583E">
        <w:t xml:space="preserve">an benefit directly. </w:t>
      </w:r>
      <w:r w:rsidR="35A27A99">
        <w:t xml:space="preserve">The income and </w:t>
      </w:r>
      <w:r w:rsidR="35A27A99">
        <w:t>perceived capacity can also be expected to have positive effects. People may want to support such redistribution to give stability to the system</w:t>
      </w:r>
      <w:r w:rsidR="1AE5A519">
        <w:t xml:space="preserve"> -</w:t>
      </w:r>
      <w:r w:rsidR="35A27A99">
        <w:t xml:space="preserve"> </w:t>
      </w:r>
      <w:r w:rsidR="1AD234E8">
        <w:t>l</w:t>
      </w:r>
      <w:r w:rsidR="35A27A99">
        <w:t>ike companies that mainly want a stable system rather than a particula</w:t>
      </w:r>
      <w:r w:rsidR="6DD290B5">
        <w:t>r party in power.</w:t>
      </w:r>
      <w:r w:rsidR="4D0E6168">
        <w:t xml:space="preserve"> </w:t>
      </w:r>
      <w:r w:rsidR="764E8599">
        <w:t>People with higher incomes also may seek the glow of doing good for others. Many studies of charitable donations</w:t>
      </w:r>
      <w:r w:rsidR="296C801B">
        <w:t xml:space="preserve"> (Elis, Mayer, Goerres 2024</w:t>
      </w:r>
      <w:proofErr w:type="gramStart"/>
      <w:r w:rsidR="296C801B">
        <w:t xml:space="preserve">) </w:t>
      </w:r>
      <w:r w:rsidR="764E8599">
        <w:t xml:space="preserve"> actually</w:t>
      </w:r>
      <w:proofErr w:type="gramEnd"/>
      <w:r w:rsidR="764E8599">
        <w:t xml:space="preserve"> show that high-income individuals and those who have a positive out</w:t>
      </w:r>
      <w:r w:rsidR="510A4C27">
        <w:t>look on their personal income are most willing to donate to others.</w:t>
      </w:r>
    </w:p>
    <w:p w:rsidR="4746A7E3" w:rsidP="53F8AD0F" w:rsidRDefault="4D0E6168" w14:paraId="1C491F42" w14:textId="0CEEC35B">
      <w:r>
        <w:t xml:space="preserve">People are also not </w:t>
      </w:r>
      <w:proofErr w:type="spellStart"/>
      <w:r>
        <w:t>atomised</w:t>
      </w:r>
      <w:proofErr w:type="spellEnd"/>
      <w:r>
        <w:t xml:space="preserve"> ind</w:t>
      </w:r>
      <w:r w:rsidR="771F181D">
        <w:t>i</w:t>
      </w:r>
      <w:r>
        <w:t>viduals without contacts to others. For instance, in families, people are socially connected to individuals of othe</w:t>
      </w:r>
      <w:r w:rsidR="4A378AA8">
        <w:t>r age groups (one’s children or parents)</w:t>
      </w:r>
      <w:r w:rsidR="4746A7E3">
        <w:br/>
      </w:r>
      <w:r w:rsidR="4746A7E3">
        <w:t xml:space="preserve">It should be noted that these individual-level factors often interact in complex ways. Ideology can moderate how one’s income influences their attitude </w:t>
      </w:r>
      <w:r w:rsidR="4746A7E3">
        <w:fldChar w:fldCharType="begin"/>
      </w:r>
      <w:r w:rsidR="00EB2B6E">
        <w:instrText xml:space="preserve"> ADDIN ZOTERO_ITEM CSL_CITATION {"citationID":"AA9KYAFx","properties":{"formattedCitation":"(Cavaill\\uc0\\u233{} 2023)","plainCitation":"(Cavaillé 2023)","noteIndex":0},"citationItems":[{"id":3690,"uris":["http://zotero.org/groups/5754364/items/JHF7NW4V"],"itemData":{"id":3690,"type":"book","abstract":"Fair Enough? proposes and tests a new framework for studying attitudes toward redistributive social policies. These attitudes, the book argues, are shaped by at least two motives. First, people support policies that increase their own expected income. Second, they support policies that move the status quo closer to what is prescribed by shared norms of fairness. In most circumstances, saying the “fair thing” is easier than reasoning according to one's pocketbook. But there are important exceptions: when policies have large and certain pocketbook consequences, people take the self-interested position instead of the 'fair' one. Fair Enough? builds on this simple framework to explain puzzling attitudinal trends in post-industrial democracies including a decline in support for redistribution in Great Britain, the erosion of social solidarity in France, and a declining correlation between income and support for redistribution in the United States.","citation-key":"cavailleFairEnoughSupport2023","collection-title":"Cambridge Studies in Comparative Politics","DOI":"10.1017/9781009366038","ISBN":"978-1-009-36606-9","publisher":"Cambridge University Press","publisher-place":"Cambridge","source":"Cambridge University Press","title":"Fair Enough?: Support for Redistribution in the Age of Inequality","title-short":"Fair Enough?","URL":"https://www.cambridge.org/core/books/fair-enough/9BB655F58998343134AFD58CB2E2A2E9","author":[{"family":"Cavaillé","given":"Charlotte"}],"accessed":{"date-parts":[["2025",11,24]]},"issued":{"date-parts":[["2023"]]}}}],"schema":"https://github.com/citation-style-language/schema/raw/master/csl-citation.json"} </w:instrText>
      </w:r>
      <w:r w:rsidR="4746A7E3">
        <w:fldChar w:fldCharType="separate"/>
      </w:r>
      <w:r w:rsidRPr="53F8AD0F" w:rsidR="4746A7E3">
        <w:rPr>
          <w:rFonts w:eastAsia="Arial" w:cs="Times New Roman"/>
        </w:rPr>
        <w:t>(Cavaillé 2023)</w:t>
      </w:r>
      <w:r w:rsidR="4746A7E3">
        <w:fldChar w:fldCharType="end"/>
      </w:r>
      <w:r w:rsidR="4746A7E3">
        <w:t xml:space="preserve">. A wealthy social democrat may still support redistribution strongly, while a poor person with conservative values might oppose some welfare programs despite personally benefiting </w:t>
      </w:r>
      <w:r w:rsidR="4746A7E3">
        <w:fldChar w:fldCharType="begin"/>
      </w:r>
      <w:r w:rsidR="00EB2B6E">
        <w:instrText xml:space="preserve"> ADDIN ZOTERO_ITEM CSL_CITATION {"citationID":"oWRqxeYQ","properties":{"formattedCitation":"(Armingeon and Weisstanner 2022)","plainCitation":"(Armingeon and Weisstanner 2022)","noteIndex":0},"citationItems":[{"id":3654,"uris":["http://zotero.org/groups/5754364/items/ANUSXXNG"],"itemData":{"id":3654,"type":"article-journal","abstract":"How can we explain variation in demand for redistribution among cross-pressured voters? We argue that redistributive preferences reflect an interaction between material self-interest and political ideology. The self-interest argument predicts growing opposition to redistribution as income increases, while the argument of ideologically driven preferences suggests that left-leaning citizens are more supportive of redistribution than right-leaning citizens. Focusing on cross-pressured voters, we expect that the difference in redistribution preferences between left- and right-leaning citizens is smaller at the bottom of the income hierarchy than at the top. Among the group of left-leaning citizens, the role of material self-interest is expected to be smaller than among right-leaning citizens. We provide evidence in line with our argument analysing data from the European Social Survey in 25 European democracies between 2008 and 2018.","citation-key":"armingeonObjectiveConditionsCount2022","container-title":"Political Studies","DOI":"10.1177/0032321721993652","ISSN":"0032-3217","issue":"4","language":"EN","note":"24 citations (Crossref/DOI) [2025-11-27]","page":"887-900","publisher":"SAGE Publications Ltd","source":"SAGE Journals","title":"Objective Conditions Count, Political Beliefs Decide: The Conditional Effects of Self-Interest and Ideology on Redistribution Preferences","title-short":"Objective Conditions Count, Political Beliefs Decide","volume":"70","author":[{"family":"Armingeon","given":"Klaus"},{"family":"Weisstanner","given":"David"}],"issued":{"date-parts":[["2022",11,1]]}}}],"schema":"https://github.com/citation-style-language/schema/raw/master/csl-citation.json"} </w:instrText>
      </w:r>
      <w:r w:rsidR="4746A7E3">
        <w:fldChar w:fldCharType="separate"/>
      </w:r>
      <w:r w:rsidRPr="53F8AD0F" w:rsidR="4746A7E3">
        <w:rPr>
          <w:noProof/>
        </w:rPr>
        <w:t>(Armingeon and Weisstanner 2022)</w:t>
      </w:r>
      <w:r w:rsidR="4746A7E3">
        <w:fldChar w:fldCharType="end"/>
      </w:r>
      <w:r w:rsidR="4746A7E3">
        <w:t xml:space="preserve">. Likewise, personal experience with hardship might soften ideological opposition (e.g., a fiscally conservative person might become more supportive of welfare after experiencing unemployment) </w:t>
      </w:r>
      <w:r w:rsidR="4746A7E3">
        <w:fldChar w:fldCharType="begin"/>
      </w:r>
      <w:r w:rsidR="00EB2B6E">
        <w:instrText xml:space="preserve"> ADDIN ZOTERO_ITEM CSL_CITATION {"citationID":"GMxqjyDJ","properties":{"formattedCitation":"(Harrs and Sterba 2023)","plainCitation":"(Harrs and Sterba 2023)","noteIndex":0},"citationItems":[{"id":3689,"uris":["http://zotero.org/groups/5754364/items/6GXZMWZX"],"itemData":{"id":3689,"type":"article-journal","abstract":"How do fairness views shape people’s support for welfare policies? Using large surveys in representative samples of US Americans, we study the roles of two determinants of fairness views: fairness preferences - revealed through transfer choices in a spectator game - and beliefs about the causes of inequality. We establish three novel findings: First, people with egalitarian, libertarian, and meritocratic fairness preferences differ strongly in their support for welfare policies. Second, beliefs about the causes of inequality have a strong effect on the policy support of meritocrats, but a much weaker effect on non-meritocrats. Third, leveraging individual-level panel data collected during the coronavirus pandemic, we show that shifts in support for welfare policies over time are rather caused by shocks to beliefs, than by shocks to fairness preferences. Our findings demonstrate that heterogeneous fairness preferences and beliefs interact in important ways in shaping people’s support for welfare policies, which has theoretical implications for models in political economy. This paper also has practical implications because it documents a declining belief in a meritocratic US society, related to personal experiences during the pandemic, which may have long-term consequences for the US welfare state.","citation-key":"harrsFairnessSupportWelfare2023","language":"en","source":"Zotero","title":"Fairness and Support for Welfare Policies","author":[{"family":"Harrs","given":"Soren"},{"family":"Sterba","given":"Maj-Britt"}],"issued":{"date-parts":[["2023",11,15]]}}}],"schema":"https://github.com/citation-style-language/schema/raw/master/csl-citation.json"} </w:instrText>
      </w:r>
      <w:r w:rsidR="4746A7E3">
        <w:fldChar w:fldCharType="separate"/>
      </w:r>
      <w:r w:rsidRPr="53F8AD0F" w:rsidR="4746A7E3">
        <w:rPr>
          <w:noProof/>
        </w:rPr>
        <w:t>(Harrs and Sterba 2023)</w:t>
      </w:r>
      <w:r w:rsidR="4746A7E3">
        <w:fldChar w:fldCharType="end"/>
      </w:r>
      <w:r w:rsidR="4746A7E3">
        <w:t xml:space="preserve">. Put simply, those with higher incomes have more money to give but less reason to rely on welfare, and those with lower incomes have more need but less ability to finance it. This creates a potential conflict between contributors and beneficiaries at the individual level. Many modern welfare states resolve this by instituting universality (so that contributors also benefit) or by fostering normative solidarity (convincing the </w:t>
      </w:r>
      <w:r w:rsidR="4B66EDCA">
        <w:t xml:space="preserve">well-off </w:t>
      </w:r>
      <w:r w:rsidR="4746A7E3">
        <w:t>to support the needy out of moral duty or enlightened self-interest). The net effect on a person’s support for solidarity depends on how they balance self-interest and altruism. Specifically, on how policies affect their own finances against their values and willingness to help others. Political solidarity is highest when these factors align, for example, when a person both needs assistance and ideologically believes in egalitarianism. When they conflict (high need but strong belief in self-reliance, or low need but strong egalitarian conviction) either factor might prevail.</w:t>
      </w:r>
    </w:p>
    <w:p w:rsidR="5B297F47" w:rsidP="00742A01" w:rsidRDefault="5B297F47" w14:paraId="002D2D56" w14:textId="3F2C21BA">
      <w:pPr>
        <w:pStyle w:val="berschrift3"/>
        <w:rPr>
          <w:sz w:val="34"/>
          <w:szCs w:val="34"/>
        </w:rPr>
      </w:pPr>
      <w:r>
        <w:t>Social norms</w:t>
      </w:r>
      <w:r w:rsidR="00A4585B">
        <w:t xml:space="preserve"> </w:t>
      </w:r>
      <w:r>
        <w:t xml:space="preserve">and </w:t>
      </w:r>
      <w:r w:rsidR="00395901">
        <w:t xml:space="preserve">state </w:t>
      </w:r>
      <w:r w:rsidR="00514C78">
        <w:t>legi</w:t>
      </w:r>
      <w:r w:rsidR="00EE0EB2">
        <w:t>timacy</w:t>
      </w:r>
    </w:p>
    <w:p w:rsidR="1FFB5112" w:rsidP="00C54CA4" w:rsidRDefault="1FFB5112" w14:paraId="03F3122A" w14:textId="32B52B0D">
      <w:r>
        <w:t>A</w:t>
      </w:r>
      <w:r w:rsidR="5B297F47">
        <w:t xml:space="preserve"> crucial intervening layer consists of social norms and perceptions of “otherness.” </w:t>
      </w:r>
      <w:r w:rsidR="19E93B72">
        <w:t>S</w:t>
      </w:r>
      <w:r w:rsidR="5B297F47">
        <w:t xml:space="preserve">ocieties can differ in the informal norms that govern solidarity, essentially, shared expectations about whether fellow citizens merit help and whether others are doing their part. These normative perceptions create a </w:t>
      </w:r>
      <w:r w:rsidRPr="52070DFD" w:rsidR="5B297F47">
        <w:rPr>
          <w:i/>
          <w:iCs/>
        </w:rPr>
        <w:t>social norm loop</w:t>
      </w:r>
      <w:r w:rsidR="5B297F47">
        <w:t xml:space="preserve"> that can reinforce or undermine political solidarity (</w:t>
      </w:r>
      <w:proofErr w:type="spellStart"/>
      <w:r w:rsidR="5B297F47">
        <w:t>Bicchieri</w:t>
      </w:r>
      <w:proofErr w:type="spellEnd"/>
      <w:r w:rsidR="5B297F47">
        <w:t xml:space="preserve"> 2009).</w:t>
      </w:r>
    </w:p>
    <w:p w:rsidR="5B297F47" w:rsidP="00C54CA4" w:rsidRDefault="5B297F47" w14:paraId="69D6BA80" w14:textId="73084CE7">
      <w:r>
        <w:t xml:space="preserve">One key element is generalized social trust: the belief that most other people are honest and cooperative. High trust serves as a lubricant for solidarity: if people assume others are not trying to cheat the system and would likewise support them in need, they are more willing to pay into collective welfare </w:t>
      </w:r>
      <w:r>
        <w:fldChar w:fldCharType="begin"/>
      </w:r>
      <w:r w:rsidR="00EB2B6E">
        <w:instrText xml:space="preserve"> ADDIN ZOTERO_ITEM CSL_CITATION {"citationID":"8hwioFvY","properties":{"formattedCitation":"(Habibov, Cheung, and Auchynnikava 2017; Jensen and Svendsen 2011)","plainCitation":"(Habibov, Cheung, and Auchynnikava 2017; Jensen and Svendsen 2011)","noteIndex":0},"citationItems":[{"id":3640,"uris":["http://zotero.org/groups/5754364/items/WWDWTJM2"],"itemData":{"id":3640,"type":"article-journal","abstract":"The article studies the causal effect of trust on the willingness to pay higher taxes to help the needy in a sample of 29 countries of Eastern and Southern Europe, and the former Soviet Union and Mongolia. It is hypothesized that interpersonal trust leads to a greater willingness to pay taxes to help the needy since (i) trust increases the likelihood of helping strangers; (ii) trust fosters solidarity and cooperation when working to solve common problems in society; and (iii) trust reduces suspicion with respect to the perceived misuse of redistributed money. Three key findings are that the more people trust each other, the more they are ready to support the welfare state; the effect of trust on welfare state support holds even in a contextual environment characterized by rather lower levels of trust and relatively underdeveloped systems of redistribution; and higher individual-level trust fosters tax morale and helps deter tax evasion.","citation-key":"habibovDoesTrustIncrease2017","container-title":"International Social Security Review","DOI":"10.1111/issr.12141","ISSN":"1468-246X","issue":"3","language":"en","license":"© 2017 International Social Security Association","note":"18 citations (Crossref/DOI) [2025-11-27]\n_eprint: https://onlinelibrary.wiley.com/doi/pdf/10.1111/issr.12141","page":"3-30","source":"Wiley Online Library","title":"Does trust increase willingness to pay higher taxes to help the needy?","volume":"70","author":[{"family":"Habibov","given":"Nazim"},{"family":"Cheung","given":"Alex"},{"family":"Auchynnikava","given":"Alena"}],"issued":{"date-parts":[["2017"]]}}},{"id":1080,"uris":["http://zotero.org/groups/5754364/items/DX886YDE"],"itemData":{"id":1080,"type":"article-journal","abstract":"Jensen C, Svendsen GT. Giving money to strangers: European welfare states and social trust Int J Soc Welfare 2011: 20: 3–9 © 2009 The Author, Journal compilation © 2009 Blackwell Publishing Ltd and the International Journal of Social Welfare. Why would you give money to strangers? That is the fundamental question posed by a new body of research into the relationship between social trust and willingness to accept high taxes and extensive welfare states. The literature argues that generalised trust causes and upholds universal welfare state institutions, an entirely plausible explanation of the Scandinavian social democratic welfare states. However, it cannot explain the presence of very large welfare states in Continental Europe, where the level of generalised trust is much lower than in Scandinavia. The article adds to the existing literature by arguing that the `bumblebee' of conservative welfare states is characterised by particularistic trust and familiaristic welfare institutions, which are functional equivalents to the mechanisms found in Scandinavia. Future research into the trust–welfare state relationship should therefore focus on the trust profile of a country to understand how the welfare state provides its citizens with benefits.","citation-key":"Jensen.2011","container-title":"International journal of social welfare","DOI":"10.1111/j.1468-2397.2009.00668.x","ISSN":"1369-6866, 1369-6866","issue":"1","note":"18 citations (Crossref/DOI) [2024-11-12]","page":"3–9","title":"Giving money to strangers: European welfare states and social trust","volume":"20","author":[{"family":"Jensen","given":"Carsten"},{"family":"Svendsen","given":"Gert Tinggaard"}],"issued":{"date-parts":[["2011"]]}}}],"schema":"https://github.com/citation-style-language/schema/raw/master/csl-citation.json"} </w:instrText>
      </w:r>
      <w:r>
        <w:fldChar w:fldCharType="separate"/>
      </w:r>
      <w:r w:rsidRPr="52070DFD">
        <w:rPr>
          <w:noProof/>
        </w:rPr>
        <w:t>(Habibov, Cheung, and Auchynnikava 2017; Jensen and Svendsen 2011)</w:t>
      </w:r>
      <w:r>
        <w:fldChar w:fldCharType="end"/>
      </w:r>
      <w:r>
        <w:t xml:space="preserve">. When social mistrust is rampant, people </w:t>
      </w:r>
      <w:r w:rsidRPr="52070DFD">
        <w:rPr>
          <w:i/>
          <w:iCs/>
        </w:rPr>
        <w:t>“become less likely to feel solidarity with others outside their own in-group”</w:t>
      </w:r>
      <w:r>
        <w:t xml:space="preserve">, assuming that </w:t>
      </w:r>
      <w:r w:rsidRPr="52070DFD">
        <w:rPr>
          <w:i/>
          <w:iCs/>
        </w:rPr>
        <w:t>“few would voluntarily choose to help them in their hour of need”</w:t>
      </w:r>
      <w:r>
        <w:t xml:space="preserve"> </w:t>
      </w:r>
      <w:r>
        <w:fldChar w:fldCharType="begin"/>
      </w:r>
      <w:r w:rsidR="00EB2B6E">
        <w:instrText xml:space="preserve"> ADDIN ZOTERO_ITEM CSL_CITATION {"citationID":"KMtqEPBe","properties":{"formattedCitation":"(Rothstein 2011, 96\\uc0\\u8211{}98)","plainCitation":"(Rothstein 2011, 96–98)","noteIndex":0},"citationItems":[{"id":788,"uris":["http://zotero.org/groups/5754364/items/872BH2JF"],"itemData":{"id":788,"type":"book","citation-key":"Rothstein.2011","ISBN":"9780226729565","publisher":"University of Chicago Press","publisher-place":"Chicago and London","title":"The quality of government: corruption, social trust, and inequality in international perspective","author":[{"family":"Rothstein","given":"Bo"}],"issued":{"date-parts":[["2011"]]}},"locator":"96-98","label":"page"}],"schema":"https://github.com/citation-style-language/schema/raw/master/csl-citation.json"} </w:instrText>
      </w:r>
      <w:r>
        <w:fldChar w:fldCharType="separate"/>
      </w:r>
      <w:r w:rsidRPr="52070DFD">
        <w:rPr>
          <w:rFonts w:eastAsia="Arial" w:cs="Times New Roman"/>
        </w:rPr>
        <w:t>(Rothstein 2011, 96–98)</w:t>
      </w:r>
      <w:r>
        <w:fldChar w:fldCharType="end"/>
      </w:r>
      <w:r>
        <w:t xml:space="preserve">. In such a low-trust climate, citizens doubt that others will reciprocate or </w:t>
      </w:r>
      <w:r>
        <w:t>that beneficiaries are truly deserving, which leads to withdrawal of support for expansive welfare. This dynamic illustrates how</w:t>
      </w:r>
      <w:r w:rsidRPr="52070DFD">
        <w:rPr>
          <w:b/>
          <w:bCs/>
        </w:rPr>
        <w:t xml:space="preserve"> beliefs about others’ contributions </w:t>
      </w:r>
      <w:r>
        <w:t xml:space="preserve">condition one’s own. If a person believes that their peers widely support and contribute to solidarity (for instance, that most people honestly pay their taxes and endorse helping the vulnerable), that person is more inclined to do the same, sustaining a high-solidarity equilibrium. On the other hand, if the belief spreads </w:t>
      </w:r>
      <w:proofErr w:type="gramStart"/>
      <w:r>
        <w:t>that others</w:t>
      </w:r>
      <w:proofErr w:type="gramEnd"/>
      <w:r>
        <w:t xml:space="preserve"> are shirking (by not paying taxes, abusing benefits, or opposing welfare) it can trigger a downward spiral of cynicism and diminished support.</w:t>
      </w:r>
    </w:p>
    <w:p w:rsidR="00944BD3" w:rsidP="00C54CA4" w:rsidRDefault="00944BD3" w14:paraId="263ED80F" w14:textId="512B2BC8">
      <w:r>
        <w:t xml:space="preserve">Finally, there is also the belief in the state’s capacity to deliver. If citizens are not satisfied with the way the state delivers, they may question whether to </w:t>
      </w:r>
      <w:r w:rsidR="00E16CA8">
        <w:t>be willing to pay into such a system</w:t>
      </w:r>
      <w:r w:rsidR="00F91F4C">
        <w:t xml:space="preserve"> </w:t>
      </w:r>
      <w:r w:rsidR="00437BEB">
        <w:fldChar w:fldCharType="begin"/>
      </w:r>
      <w:r w:rsidR="00965057">
        <w:instrText xml:space="preserve"> ADDIN ZOTERO_ITEM CSL_CITATION {"citationID":"YPzqBQfd","properties":{"unsorted":false,"formattedCitation":"(Levi 1997; Rothstein 2021)","plainCitation":"(Levi 1997; Rothstein 2021)","noteIndex":0},"citationItems":[{"id":4391,"uris":["http://zotero.org/groups/2941060/items/TMYX2JVT"],"itemData":{"id":4391,"type":"book","citation-key":"Levi.1997","publisher":"Cambridge University Press","publisher-place":"Cambridge","title":"Consent, dissent, and patriotism","author":[{"family":"Levi","given":"Margaret"}],"issued":{"date-parts":[["1997"]]}}},{"id":790,"uris":["http://zotero.org/groups/5754364/items/ENHGDKTU"],"itemData":{"id":790,"type":"book","citation-key":"Rothstein.2021","publisher":"Oxford University Press","publisher-place":"Oxford","title":"Controlling corruption: The social contract approach","author":[{"family":"Rothstein","given":"Bo"}],"issued":{"date-parts":[["2021"]]}}}],"schema":"https://github.com/citation-style-language/schema/raw/master/csl-citation.json"} </w:instrText>
      </w:r>
      <w:r w:rsidR="00437BEB">
        <w:fldChar w:fldCharType="separate"/>
      </w:r>
      <w:r w:rsidRPr="00965057" w:rsidR="00965057">
        <w:t>(Levi 1997; Rothstein 2021)</w:t>
      </w:r>
      <w:r w:rsidR="00437BEB">
        <w:fldChar w:fldCharType="end"/>
      </w:r>
      <w:r w:rsidR="00BA5A69">
        <w:t>.</w:t>
      </w:r>
    </w:p>
    <w:p w:rsidR="00B96BC5" w:rsidP="5A27ADEE" w:rsidRDefault="4BCB2B9D" w14:paraId="72AF141F" w14:textId="06953E63">
      <w:pPr>
        <w:pStyle w:val="berschrift2"/>
        <w:rPr>
          <w:sz w:val="34"/>
          <w:szCs w:val="34"/>
        </w:rPr>
      </w:pPr>
      <w:bookmarkStart w:name="_r2g665d48c4p" w:id="1"/>
      <w:bookmarkEnd w:id="1"/>
      <w:r>
        <w:t>Meso-</w:t>
      </w:r>
      <w:r w:rsidR="25F1AB6D">
        <w:t>l</w:t>
      </w:r>
      <w:r>
        <w:t>evel</w:t>
      </w:r>
      <w:r w:rsidR="0127E5E3">
        <w:t xml:space="preserve"> factors</w:t>
      </w:r>
      <w:r>
        <w:t xml:space="preserve">: </w:t>
      </w:r>
      <w:r w:rsidR="1BC69F79">
        <w:t>G</w:t>
      </w:r>
      <w:r>
        <w:t xml:space="preserve">overnance </w:t>
      </w:r>
      <w:r w:rsidR="53BF991E">
        <w:t>q</w:t>
      </w:r>
      <w:r>
        <w:t xml:space="preserve">uality and </w:t>
      </w:r>
      <w:r w:rsidR="561A579B">
        <w:t>r</w:t>
      </w:r>
      <w:r>
        <w:t xml:space="preserve">egional </w:t>
      </w:r>
      <w:r w:rsidR="2FB3F2F4">
        <w:t>c</w:t>
      </w:r>
      <w:r>
        <w:t>ontext</w:t>
      </w:r>
    </w:p>
    <w:p w:rsidR="00B96BC5" w:rsidP="00C54CA4" w:rsidRDefault="0051122D" w14:paraId="41A3D1DD" w14:textId="55297C67">
      <w:r>
        <w:t xml:space="preserve">At the </w:t>
      </w:r>
      <w:r w:rsidRPr="53F8AD0F">
        <w:rPr>
          <w:b/>
          <w:bCs/>
        </w:rPr>
        <w:t xml:space="preserve">meso </w:t>
      </w:r>
      <w:r>
        <w:t>level, two key contextual factors shape both objective policy outcomes and citizens’ perceptions: (1) the</w:t>
      </w:r>
      <w:r w:rsidRPr="53F8AD0F">
        <w:rPr>
          <w:b/>
          <w:bCs/>
        </w:rPr>
        <w:t xml:space="preserve"> </w:t>
      </w:r>
      <w:r>
        <w:t>quality of governance (including bureaucratic integrity and effectiveness), and (2) the regional economic context within a country</w:t>
      </w:r>
      <w:r w:rsidR="009F59D1">
        <w:t xml:space="preserve"> </w:t>
      </w:r>
      <w:r>
        <w:fldChar w:fldCharType="begin"/>
      </w:r>
      <w:r w:rsidR="00EB2B6E">
        <w:instrText xml:space="preserve"> ADDIN ZOTERO_ITEM CSL_CITATION {"citationID":"KBgoKVPP","properties":{"formattedCitation":"(Charron, Dijkstra, and Lapuente 2013)","plainCitation":"(Charron, Dijkstra, and Lapuente 2013)","noteIndex":0},"citationItems":[{"id":3635,"uris":["http://zotero.org/groups/5754364/items/JBVY5K4W"],"itemData":{"id":3635,"type":"article-journal","abstract":"Charron N., Dijkstra L. and Lapuente V. Regional governance matters: quality of government within European Union member states, Regional Studies. This study presents novel data (European QoG Index – EQI) on the ‘quality of government’ (QoG) – understood as low corruption, impartial public services and rule of law – for national and sub-national levels in twenty-seven European Union countries. The EQI shows notable within-country variations: while high-performing regions in Italy and Spain (for example, Bolzano, País Vasco) rank amongst the best European Union regions, others perform well below the European Union average. The index is highly correlated with sub-national levels of socio-economic development and levels of social trust, yet political decentralization is uncorrelated with greater within-country, or higher levels of overall, QoG.","citation-key":"charronRegionalGovernanceMatters2013","container-title":"Regional Studies","DOI":"10.1080/00343404.2013.770141","ISSN":"0034-3404","issue":"1","note":"435 citations (Crossref/DOI) [2025-11-27]\n_eprint: https://doi.org/10.1080/00343404.2013.770141","page":"68-90","publisher":"RSA Website","source":"Taylor and Francis+NEJM","title":"Regional Governance Matters: Quality of Government within European Union Member States","title-short":"Regional Governance Matters","volume":"48","author":[{"family":"Charron","given":"Nicholas"},{"family":"Dijkstra","given":"Lewis"},{"family":"Lapuente","given":"Victor"}],"issued":{"date-parts":[["2013"]]}}}],"schema":"https://github.com/citation-style-language/schema/raw/master/csl-citation.json"} </w:instrText>
      </w:r>
      <w:r>
        <w:fldChar w:fldCharType="separate"/>
      </w:r>
      <w:r w:rsidRPr="53F8AD0F" w:rsidR="00636B7F">
        <w:rPr>
          <w:noProof/>
        </w:rPr>
        <w:t>(Charron, Dijkstra, and Lapuente 2013)</w:t>
      </w:r>
      <w:r>
        <w:fldChar w:fldCharType="end"/>
      </w:r>
      <w:r w:rsidR="00B760D8">
        <w:t xml:space="preserve">. </w:t>
      </w:r>
      <w:r>
        <w:t>These factors link national structures to everyday life and shape how people see and practice solidarity.</w:t>
      </w:r>
    </w:p>
    <w:p w:rsidR="00B96BC5" w:rsidP="00C54CA4" w:rsidRDefault="0051122D" w14:paraId="44B6D4A4" w14:textId="42E48ACC">
      <w:r>
        <w:t xml:space="preserve">Quality of governance, measured as the impartiality, efficiency, and fairness of institutions, has a profound impact on political solidarity. When public agencies implement welfare policies competently and fairly, citizens are more willing to finance and support those policies. Empirical studies confirm that </w:t>
      </w:r>
      <w:r w:rsidRPr="53F8AD0F">
        <w:rPr>
          <w:i/>
          <w:iCs/>
        </w:rPr>
        <w:t>“</w:t>
      </w:r>
      <w:r w:rsidRPr="53F8AD0F" w:rsidR="70E9A472">
        <w:rPr>
          <w:i/>
          <w:iCs/>
        </w:rPr>
        <w:t>people who perceive public institutions to be fair and efficient are more inclined to support extensive welfare policies and provide resources for them</w:t>
      </w:r>
      <w:r w:rsidRPr="53F8AD0F">
        <w:rPr>
          <w:i/>
          <w:iCs/>
        </w:rPr>
        <w:t>”</w:t>
      </w:r>
      <w:r>
        <w:t xml:space="preserve"> </w:t>
      </w:r>
      <w:r>
        <w:fldChar w:fldCharType="begin"/>
      </w:r>
      <w:r w:rsidR="00EB2B6E">
        <w:instrText xml:space="preserve"> ADDIN ZOTERO_ITEM CSL_CITATION {"citationID":"nusRbY1o","properties":{"formattedCitation":"(Svallfors 2013)","plainCitation":"(Svallfors 2013)","dontUpdate":true,"noteIndex":0},"citationItems":[{"id":3636,"uris":["http://zotero.org/groups/5754364/items/9V8JQE3X"],"itemData":{"id":3636,"type":"article-journal","abstract":"The paper analyses how perceptions of government quality – in terms of impartiality and efficiency – impact on attitudes to taxes and social spending. It builds on data from the European Social Survey 2008 from 29 European countries. The paper shows a large degree of congruence between expert-based judgments and the general public's perceptions of the quality of government. It also shows that the quality of government has a clear, independent effect on attitudes to taxes and spending, so that people who perceive institutions as efficient and fair want higher taxes and spending. But government quality also conditions the impact of egalitarianism on attitudes to taxes and spending: in high-quality-of-government egalitarianism has a clearly stronger impact on these attitudes. It is concluded that government quality is an important and so far neglected factor in explaining attitudes to welfare policies.","citation-key":"svallforsGovernmentQualityEgalitarianism2013","container-title":"European Political Science Review","DOI":"10.1017/S175577391200015X","ISSN":"1755-7739, 1755-7747","issue":"3","language":"en","note":"137 citations (Crossref/DOI) [2025-11-27]","page":"363-380","source":"Cambridge University Press","title":"Government quality, egalitarianism, and attitudes to taxes and social spending: a European comparison","title-short":"Government quality, egalitarianism, and attitudes to taxes and social spending","volume":"5","author":[{"family":"Svallfors","given":"Stefan"}],"issued":{"date-parts":[["2013",11]]}}}],"schema":"https://github.com/citation-style-language/schema/raw/master/csl-citation.json"} </w:instrText>
      </w:r>
      <w:r>
        <w:fldChar w:fldCharType="separate"/>
      </w:r>
      <w:r w:rsidRPr="53F8AD0F" w:rsidR="0BD5BEF8">
        <w:rPr>
          <w:noProof/>
        </w:rPr>
        <w:t>(Svallfors 2013, p. 364)</w:t>
      </w:r>
      <w:r>
        <w:fldChar w:fldCharType="end"/>
      </w:r>
      <w:r>
        <w:t xml:space="preserve">. In a comparative survey of 29 European countries, perceived high-quality government was associated with stronger support for taxes and social spending, even after accounting for other factors </w:t>
      </w:r>
      <w:r>
        <w:fldChar w:fldCharType="begin"/>
      </w:r>
      <w:r w:rsidR="00EB2B6E">
        <w:instrText xml:space="preserve"> ADDIN ZOTERO_ITEM CSL_CITATION {"citationID":"rYCdmXTi","properties":{"formattedCitation":"(Svallfors 2013)","plainCitation":"(Svallfors 2013)","noteIndex":0},"citationItems":[{"id":3636,"uris":["http://zotero.org/groups/5754364/items/9V8JQE3X"],"itemData":{"id":3636,"type":"article-journal","abstract":"The paper analyses how perceptions of government quality – in terms of impartiality and efficiency – impact on attitudes to taxes and social spending. It builds on data from the European Social Survey 2008 from 29 European countries. The paper shows a large degree of congruence between expert-based judgments and the general public's perceptions of the quality of government. It also shows that the quality of government has a clear, independent effect on attitudes to taxes and spending, so that people who perceive institutions as efficient and fair want higher taxes and spending. But government quality also conditions the impact of egalitarianism on attitudes to taxes and spending: in high-quality-of-government egalitarianism has a clearly stronger impact on these attitudes. It is concluded that government quality is an important and so far neglected factor in explaining attitudes to welfare policies.","citation-key":"svallforsGovernmentQualityEgalitarianism2013","container-title":"European Political Science Review","DOI":"10.1017/S175577391200015X","ISSN":"1755-7739, 1755-7747","issue":"3","language":"en","note":"137 citations (Crossref/DOI) [2025-11-27]","page":"363-380","source":"Cambridge University Press","title":"Government quality, egalitarianism, and attitudes to taxes and social spending: a European comparison","title-short":"Government quality, egalitarianism, and attitudes to taxes and social spending","volume":"5","author":[{"family":"Svallfors","given":"Stefan"}],"issued":{"date-parts":[["2013",11]]}}}],"schema":"https://github.com/citation-style-language/schema/raw/master/csl-citation.json"} </w:instrText>
      </w:r>
      <w:r>
        <w:fldChar w:fldCharType="separate"/>
      </w:r>
      <w:r w:rsidRPr="53F8AD0F" w:rsidR="0008742D">
        <w:rPr>
          <w:noProof/>
        </w:rPr>
        <w:t>(Svallfors 2013)</w:t>
      </w:r>
      <w:r>
        <w:fldChar w:fldCharType="end"/>
      </w:r>
      <w:r w:rsidR="0008742D">
        <w:t>.</w:t>
      </w:r>
      <w:r>
        <w:t xml:space="preserve"> Good governance strengthens the link between egalitarian beliefs and pro-welfare attitudes by assuring citizens that solidarity will be implemented fairly</w:t>
      </w:r>
      <w:ins w:author="Nick Schlitter" w:date="2025-11-24T16:35:00Z" w:id="2">
        <w:r w:rsidR="000813BB">
          <w:t xml:space="preserve"> </w:t>
        </w:r>
      </w:ins>
      <w:r>
        <w:fldChar w:fldCharType="begin"/>
      </w:r>
      <w:r w:rsidR="00EB2B6E">
        <w:instrText xml:space="preserve"> ADDIN ZOTERO_ITEM CSL_CITATION {"citationID":"6rimyBZ5","properties":{"formattedCitation":"(Kulin 2011)","plainCitation":"(Kulin 2011)","noteIndex":0},"citationItems":[{"id":3698,"uris":["http://zotero.org/groups/5754364/items/2QYN4HAU"],"itemData":{"id":3698,"type":"article-journal","abstract":"Methods 22\nResults: Summary of the papers 25\nConclusions 28 References 31","citation-key":"kulinValuesWelfareState2011","language":"en","source":"Zotero","title":"Values and Welfare State Attitudes: The interplay between human values, attitudes and redistributive institutions across national contexts","author":[{"family":"Kulin","given":"Joakim"}],"issued":{"date-parts":[["2011"]]}}}],"schema":"https://github.com/citation-style-language/schema/raw/master/csl-citation.json"} </w:instrText>
      </w:r>
      <w:r>
        <w:fldChar w:fldCharType="separate"/>
      </w:r>
      <w:r w:rsidRPr="53F8AD0F" w:rsidR="000D5D9D">
        <w:rPr>
          <w:noProof/>
        </w:rPr>
        <w:t>(Kulin 2011)</w:t>
      </w:r>
      <w:r>
        <w:fldChar w:fldCharType="end"/>
      </w:r>
      <w:r w:rsidR="000D5D9D">
        <w:t xml:space="preserve">. </w:t>
      </w:r>
      <w:r w:rsidR="6DFD6B24">
        <w:t xml:space="preserve">Recent micro-level evidence shows that high-quality government does not simply raise average support for redistribution but structures the income and fairness divide itself: in countries with better government quality, both income and unfairness perceptions become stronger predictors of redistribution preferences </w:t>
      </w:r>
      <w:r>
        <w:fldChar w:fldCharType="begin"/>
      </w:r>
      <w:r w:rsidR="00EB2B6E">
        <w:instrText xml:space="preserve"> ADDIN ZOTERO_ITEM CSL_CITATION {"citationID":"uRpNUeHD","properties":{"formattedCitation":"(Ahrens 2024)","plainCitation":"(Ahrens 2024)","noteIndex":0},"citationItems":[{"id":3634,"uris":["http://zotero.org/groups/5754364/items/5Z6KR5R6"],"itemData":{"id":3634,"type":"article-journal","abstract":"This study argues that the quality of government structures the divide of public opinion on redistribution within countries. Countries with higher government quality have both the capacity and impartiality required to implement effective and fair redistribution. In effect, material self-interest and fairness-based evaluations should become better predictors of policy preferences in countries with higher government quality. An empirical analysis of survey data from 40 institutionally diverse countries supports this theory. Interaction regression models show that the government quality moderates the effects of income and unfairness perceptions on redistribution preferences. Both preference drivers are more strongly associated with redistribution support in countries with higher government quality. Preferences thereby become more heterogeneous in higher-quality settings. The results offer micro-level support for the theory that government quality structures politics and policies via the public opinion channel. To the extent that public opinion influences political behavior and policymaking, higher government quality should induce a stronger economic left-right divide over these political phenomena.","citation-key":"ahrensQualityGovernmentConditions2024","container-title":"Journal of Elections, Public Opinion and Parties","DOI":"10.1080/17457289.2024.2352451","ISSN":"1745-7289","issue":"4","note":"2 citations (Crossref/DOI) [2025-11-27]\n_eprint: https://doi.org/10.1080/17457289.2024.2352451","page":"648-660","publisher":"Routledge","source":"Taylor and Francis+NEJM","title":"The quality of government conditions political disagreement over redistributive policies","volume":"35","author":[{"family":"Ahrens","given":"Leo"}],"issued":{"date-parts":[["2024"]]}}}],"schema":"https://github.com/citation-style-language/schema/raw/master/csl-citation.json"} </w:instrText>
      </w:r>
      <w:r>
        <w:fldChar w:fldCharType="separate"/>
      </w:r>
      <w:r w:rsidRPr="53F8AD0F" w:rsidR="00B42E04">
        <w:rPr>
          <w:noProof/>
        </w:rPr>
        <w:t>(Ahrens 2024)</w:t>
      </w:r>
      <w:r>
        <w:fldChar w:fldCharType="end"/>
      </w:r>
      <w:r w:rsidR="6DFD6B24">
        <w:t xml:space="preserve">. </w:t>
      </w:r>
      <w:r>
        <w:t xml:space="preserve">In societies where corruption is low and bureaucratic integrity high, egalitarian-minded individuals are especially likely to demand robust social spending </w:t>
      </w:r>
      <w:r>
        <w:fldChar w:fldCharType="begin"/>
      </w:r>
      <w:r w:rsidR="00EB2B6E">
        <w:instrText xml:space="preserve"> ADDIN ZOTERO_ITEM CSL_CITATION {"citationID":"UXnSOzEY","properties":{"formattedCitation":"(Rothstein and Uslaner 2005)","plainCitation":"(Rothstein and Uslaner 2005)","noteIndex":0},"citationItems":[{"id":857,"uris":["http://zotero.org/groups/5754364/items/LMJS66A2"],"itemData":{"id":857,"type":"article-journal","abstract":"The importance of social trust has become widely accepted in the social sciences. A number of explanations have been put forward for the stark variation in social trust among countries. Among these, participation in voluntary associations received most attention. Yet there is scant evidence that participation can lead to trust. In this article, the authors examine a variable that has not gotten the attention it deserves in the discussion about the sources of generalized trust, namely, equality. They conceptualize equality along two dimensions: economic equality and equality of opportunity. The omission of both these dimensions of equality in the social capital literature is peculiar for several reasons. First, it is obvious that the countries that score highest on social trust also rank highest on economic equality, namely, the Nordic countries, the Netherlands, and Canada. Second, these countries have put a lot of effort in creating equality of opportunity, not least in regard to their policies for public education, health care, labor market opportunities, and (more recently) gender equality The argument for increasing social trust by reducing inequality has largely been ignored in the policy debates about social trust. Social capital research has to a large extent been used by several governments and policy organizations to send a message to people that the bad things in their society are caused by too little volunteering. The policy implications that follow from the authors' research is that the low levels of trust and social capital that plague many countries are caused by too little government action to reduce inequality. However, many countries with low levels of social trust and social capital may be stuck in what is known as a social trap. The logic of such a situation is the following. Social trust will not increase because massive social inequality, prevails, but the public policies that could remedy this situation cannot be established precisely because there is a genuine lack of trust. This lack of trust concerns both \"other people\" and the government institutions that are needed to implement universal policies.","citation-key":"Rothstein.2005","container-title":"World Politics","DOI":"10.1353/Wp.2006.0022","ISSN":"0043-8871","issue":"1","note":"857 citations (Crossref/DOI) [2024-11-12]","page":"41–72","title":"All for all: Equality, corruption, and social trust","volume":"58","author":[{"family":"Rothstein","given":"Bo"},{"family":"Uslaner","given":"Eric M."}],"issued":{"date-parts":[["2005"]]}}}],"schema":"https://github.com/citation-style-language/schema/raw/master/csl-citation.json"} </w:instrText>
      </w:r>
      <w:r>
        <w:fldChar w:fldCharType="separate"/>
      </w:r>
      <w:r w:rsidRPr="53F8AD0F" w:rsidR="00934D96">
        <w:rPr>
          <w:noProof/>
        </w:rPr>
        <w:t>(Rothstein and Uslaner 2005)</w:t>
      </w:r>
      <w:r>
        <w:fldChar w:fldCharType="end"/>
      </w:r>
      <w:r>
        <w:t>. The logic is intuitive: effective governance assures citizens that their solidarity (</w:t>
      </w:r>
      <w:proofErr w:type="gramStart"/>
      <w:r>
        <w:t>e.g.</w:t>
      </w:r>
      <w:proofErr w:type="gramEnd"/>
      <w:r>
        <w:t xml:space="preserve"> tax contributions) will not be siphoned off by corruption or wasted on inefficiency. According to Bo Rothstein’s theory, trustworthy and impartial institutions create a foundation of social trust, making collective action feasible. By contrast, in poorly governed settings, corruption and arbitrariness corrode that trust. Studies have found that </w:t>
      </w:r>
      <w:r w:rsidRPr="53F8AD0F">
        <w:rPr>
          <w:i/>
          <w:iCs/>
        </w:rPr>
        <w:t>perceptions of corruption can “erode social solidarity,” making citizens less willing to cooperate or help those outside their own in-group</w:t>
      </w:r>
      <w:r w:rsidRPr="53F8AD0F" w:rsidR="00DB51DA">
        <w:rPr>
          <w:i/>
          <w:iCs/>
        </w:rPr>
        <w:t xml:space="preserve"> </w:t>
      </w:r>
      <w:r>
        <w:fldChar w:fldCharType="begin"/>
      </w:r>
      <w:r w:rsidR="00EB2B6E">
        <w:instrText xml:space="preserve"> ADDIN ZOTERO_ITEM CSL_CITATION {"citationID":"12foRLzF","properties":{"formattedCitation":"(Malmberg 2022)","plainCitation":"(Malmberg 2022)","noteIndex":0},"citationItems":[{"id":3639,"uris":["http://zotero.org/groups/5754364/items/JHD89UPX"],"itemData":{"id":3639,"type":"article-journal","abstract":"Social cohesion, often operationalized using measures of generalized social trust, has received enormous amounts of attention in previous scholarly work. However, another dimension of this broad phenomenon, norms of social solidarity, has meanwhile largely been overlooked in previous research. This study analyzes the association between micro-perceptions of corruption and solidarity with the less privileged both domestically and beyond, and how this association might vary across different societies with different types and forms of corruption. The data come from ISSP Citizenship II and include 33 countries, analyzed with multilevel regression models. The results show that the link between individual corruption perceptions and global solidarity varies so that it is comparatively weak and positive in contexts judged as more corrupt according to the Corruption Perception Index, while it is strong and negative in contexts judged by experts as relatively corruption free. For domestic solidarity, in turn, there is some evidence of a comparatively weak positive association but no significant contextual variations.","citation-key":"malmbergExtendingHandCorruption2022","container-title":"Studies in Comparative International Development","DOI":"10.1007/s12116-022-09352-1","ISSN":"0039-3606","issue":"2","journalAbbreviation":"Stud Comp Int Dev","note":"0 citations (Crossref/DOI) [2025-11-27]","page":"222-248","PMID":"35582284","PMCID":"PMC9099038","source":"PubMed Central","title":"Extending a Hand: Corruption and Solidarity with the Less Privileged Domestically and Beyond","title-short":"Extending a Hand","volume":"57","author":[{"family":"Malmberg","given":"Fredrik G."}],"issued":{"date-parts":[["2022"]]}}}],"schema":"https://github.com/citation-style-language/schema/raw/master/csl-citation.json"} </w:instrText>
      </w:r>
      <w:r>
        <w:fldChar w:fldCharType="separate"/>
      </w:r>
      <w:r w:rsidRPr="53F8AD0F" w:rsidR="00DB51DA">
        <w:rPr>
          <w:noProof/>
        </w:rPr>
        <w:t>(Malmberg 2022)</w:t>
      </w:r>
      <w:r>
        <w:fldChar w:fldCharType="end"/>
      </w:r>
      <w:r>
        <w:t>.</w:t>
      </w:r>
    </w:p>
    <w:p w:rsidR="00B96BC5" w:rsidP="00C54CA4" w:rsidRDefault="0051122D" w14:paraId="35086AC0" w14:textId="1DD4FA8B">
      <w:r>
        <w:t xml:space="preserve">Regional economic position is another meso-level factor that conditions solidarity, especially in economically diverse countries. Within a nation, regions often differ in </w:t>
      </w:r>
      <w:r>
        <w:t xml:space="preserve">prosperity, unemployment levels, and net contribution to the national budget. People in wealthier regions usually see themselves as net contributors to redistribution. Because of that, they may be more skeptical of national solidarity programs that transfer resources to other areas. In contrast, people in poorer regions who tend to benefit from such transfers often show stronger support for redistribution </w:t>
      </w:r>
      <w:r>
        <w:fldChar w:fldCharType="begin"/>
      </w:r>
      <w:r w:rsidR="00EB2B6E">
        <w:instrText xml:space="preserve"> ADDIN ZOTERO_ITEM CSL_CITATION {"citationID":"z5yZ9o0z","properties":{"formattedCitation":"(Beramendi 2007)","plainCitation":"(Beramendi 2007)","noteIndex":0},"citationItems":[{"id":3638,"uris":["http://zotero.org/groups/5754364/items/LM4FSMAK"],"itemData":{"id":3638,"type":"article-journal","abstract":"A long tradition of research has shown decentralized political structures as an important cause behind lower levels of redistribution and higher levels of inequality. This article offers an alternative interpretation of the association between fragmented fiscal structures and higher levels of inequality. I argue that the distributive effects of decentralization depend on the preexisting territorial patterns of inequality. Therefore, the political choice between alternative fiscal structures is largely driven by their expected distributive consequences. As a result, the territorial structure of inequality becomes an important factor to explain why some fiscal structures are more integrated than others. Two mechanisms link regional income distributions and preferences about the decentralization of redistributive policy: differences in the demand for redistribution associated with interregional income differences, and differences in the demand for social insurance associated with the incidence of labor market risks. I test the argument using a data set of fourteen countries in the Organization for Economic Cooperation and Development (OECD) over the period 1980–2000. In addition, I illustrate the potential of the approach by analyzing why social solidarity remains territorially fragmented in the European Union despite the fact that it has a common currency and a common market.Previous versions of this article were presented in seminars at Cornell University, Syracuse University, Duke University, and the 2005 APSA meetings. I benefited from comments in all these events. In addition, I thank Christopher Anderson, Tony Atkinson, Neal Beck, Carles Boix, Matt Cleary, Thomas R. Cusack, Alberto Diaz-Cayeros, Gösta Esping-Andersen, Kai Konrad, Mitchell Orenstein, Jonas Pontusson, Adam Przeworski, Jonathan Rodden, David Rueda, David Soskice, Ernesto Stein, Duane Swank, Daniel Treisman, Brian Taylor, Michael Wallerstein, and Erik Wibbels for their very helpful comments on earlier versions. Krishna Ayyangar provided excellent research assistance. Finally, I want to thank Lisa Martin and two anonymous reviewers for their very helpful suggestions. Financial support from the Juan March Institute, Nuffield College (Oxford), the Wissenschaftszentrum Berlin and the Center for Policy Research (Syracuse University) is gratefully acknowledged. The usual disclaimer applies.","citation-key":"beramendiInequalityTerritorialFragmentation2007","container-title":"International Organization","DOI":"10.1017/S0020818307070270","ISSN":"1531-5088, 0020-8183","issue":"4","language":"en","note":"55 citations (Crossref/DOI) [2025-11-27]","page":"783-820","source":"Cambridge University Press","title":"Inequality and the Territorial Fragmentation of Solidarity","volume":"61","author":[{"family":"Beramendi","given":"Pablo"}],"issued":{"date-parts":[["2007",10]]}}}],"schema":"https://github.com/citation-style-language/schema/raw/master/csl-citation.json"} </w:instrText>
      </w:r>
      <w:r>
        <w:fldChar w:fldCharType="separate"/>
      </w:r>
      <w:r w:rsidRPr="52070DFD" w:rsidR="0094555C">
        <w:rPr>
          <w:noProof/>
        </w:rPr>
        <w:t>(Beramendi 2007)</w:t>
      </w:r>
      <w:r>
        <w:fldChar w:fldCharType="end"/>
      </w:r>
      <w:r w:rsidR="0094555C">
        <w:t>.</w:t>
      </w:r>
      <w:r>
        <w:t xml:space="preserve"> </w:t>
      </w:r>
      <w:r w:rsidR="22BA8F23">
        <w:t>T</w:t>
      </w:r>
      <w:r>
        <w:t>he territorial structure of inequality influences preferences over fiscal policy centralization</w:t>
      </w:r>
      <w:ins w:author="Nick Schlitter" w:date="2025-11-24T16:40:00Z" w:id="3">
        <w:r w:rsidR="001769FF">
          <w:t xml:space="preserve"> </w:t>
        </w:r>
      </w:ins>
      <w:r>
        <w:fldChar w:fldCharType="begin"/>
      </w:r>
      <w:r w:rsidR="00EB2B6E">
        <w:instrText xml:space="preserve"> ADDIN ZOTERO_ITEM CSL_CITATION {"citationID":"2KiGq4m2","properties":{"formattedCitation":"(Beramendi 2012)","plainCitation":"(Beramendi 2012)","noteIndex":0},"citationItems":[{"id":3696,"uris":["http://zotero.org/groups/5754364/items/MSGRKLE8"],"itemData":{"id":3696,"type":"book","abstract":"This book is a study of the politics of redistribution and inequality in political unions. It addresses two questions: why some political systems have more centralized systems of interpersonal redistribution than others, and why some political unions make larger efforts to equalize resources among their constituent units than others. This book presents a new theory of the origin of fiscal structures in systems with several levels of government. The argument points to two major factors to account for the variation in redistribution: the interplay between economic geography and political representation on the one hand, and the scope of interregional economic externalities on the other. To test the empirical implications derived from the argument, the book relies on in-depth studies of the choice of fiscal structures in unions as diverse as the European Union, Canada, and the United States in the aftermath of the Great Depression; Germany before and after Reunification; and Spain after the transition to democracy.","citation-key":"beramendiPoliticalGeographyInequality2012","ISBN":"978-1-107-00813-7","language":"en","note":"Google-Books-ID: rYLjph2dV5EC","number-of-pages":"317","publisher":"Cambridge University Press","source":"Google Books","title":"The Political Geography of Inequality: Regions and Redistribution","title-short":"The Political Geography of Inequality","author":[{"family":"Beramendi","given":"Pablo"}],"issued":{"date-parts":[["2012",3,26]]}}}],"schema":"https://github.com/citation-style-language/schema/raw/master/csl-citation.json"} </w:instrText>
      </w:r>
      <w:r>
        <w:fldChar w:fldCharType="separate"/>
      </w:r>
      <w:r w:rsidRPr="52070DFD" w:rsidR="00010DFC">
        <w:rPr>
          <w:noProof/>
        </w:rPr>
        <w:t>(Beramendi 2012)</w:t>
      </w:r>
      <w:r>
        <w:fldChar w:fldCharType="end"/>
      </w:r>
      <w:r>
        <w:t xml:space="preserve">. Where inter-regional income gaps are large, people’s support for solidarity can become fragmented along regional lines. Two mechanisms are at play: </w:t>
      </w:r>
      <w:r w:rsidRPr="52070DFD">
        <w:rPr>
          <w:i/>
          <w:iCs/>
        </w:rPr>
        <w:t>“differences in the demand for redistribution associated with interregional income differences, and differences in the demand for social insurance associated with the incidence of labor market risks”</w:t>
      </w:r>
      <w:r>
        <w:t xml:space="preserve"> </w:t>
      </w:r>
      <w:r>
        <w:fldChar w:fldCharType="begin"/>
      </w:r>
      <w:r w:rsidR="00EB2B6E">
        <w:instrText xml:space="preserve"> ADDIN ZOTERO_ITEM CSL_CITATION {"citationID":"ZnyJJAZo","properties":{"formattedCitation":"(Beramendi 2007)","plainCitation":"(Beramendi 2007)","noteIndex":0},"citationItems":[{"id":3638,"uris":["http://zotero.org/groups/5754364/items/LM4FSMAK"],"itemData":{"id":3638,"type":"article-journal","abstract":"A long tradition of research has shown decentralized political structures as an important cause behind lower levels of redistribution and higher levels of inequality. This article offers an alternative interpretation of the association between fragmented fiscal structures and higher levels of inequality. I argue that the distributive effects of decentralization depend on the preexisting territorial patterns of inequality. Therefore, the political choice between alternative fiscal structures is largely driven by their expected distributive consequences. As a result, the territorial structure of inequality becomes an important factor to explain why some fiscal structures are more integrated than others. Two mechanisms link regional income distributions and preferences about the decentralization of redistributive policy: differences in the demand for redistribution associated with interregional income differences, and differences in the demand for social insurance associated with the incidence of labor market risks. I test the argument using a data set of fourteen countries in the Organization for Economic Cooperation and Development (OECD) over the period 1980–2000. In addition, I illustrate the potential of the approach by analyzing why social solidarity remains territorially fragmented in the European Union despite the fact that it has a common currency and a common market.Previous versions of this article were presented in seminars at Cornell University, Syracuse University, Duke University, and the 2005 APSA meetings. I benefited from comments in all these events. In addition, I thank Christopher Anderson, Tony Atkinson, Neal Beck, Carles Boix, Matt Cleary, Thomas R. Cusack, Alberto Diaz-Cayeros, Gösta Esping-Andersen, Kai Konrad, Mitchell Orenstein, Jonas Pontusson, Adam Przeworski, Jonathan Rodden, David Rueda, David Soskice, Ernesto Stein, Duane Swank, Daniel Treisman, Brian Taylor, Michael Wallerstein, and Erik Wibbels for their very helpful comments on earlier versions. Krishna Ayyangar provided excellent research assistance. Finally, I want to thank Lisa Martin and two anonymous reviewers for their very helpful suggestions. Financial support from the Juan March Institute, Nuffield College (Oxford), the Wissenschaftszentrum Berlin and the Center for Policy Research (Syracuse University) is gratefully acknowledged. The usual disclaimer applies.","citation-key":"beramendiInequalityTerritorialFragmentation2007","container-title":"International Organization","DOI":"10.1017/S0020818307070270","ISSN":"1531-5088, 0020-8183","issue":"4","language":"en","note":"55 citations (Crossref/DOI) [2025-11-27]","page":"783-820","source":"Cambridge University Press","title":"Inequality and the Territorial Fragmentation of Solidarity","volume":"61","author":[{"family":"Beramendi","given":"Pablo"}],"issued":{"date-parts":[["2007",10]]}}}],"schema":"https://github.com/citation-style-language/schema/raw/master/csl-citation.json"} </w:instrText>
      </w:r>
      <w:r>
        <w:fldChar w:fldCharType="separate"/>
      </w:r>
      <w:r w:rsidRPr="52070DFD" w:rsidR="007A5F16">
        <w:rPr>
          <w:noProof/>
        </w:rPr>
        <w:t>(Beramendi 2007)</w:t>
      </w:r>
      <w:r>
        <w:fldChar w:fldCharType="end"/>
      </w:r>
      <w:r w:rsidR="007A5F16">
        <w:t xml:space="preserve">. </w:t>
      </w:r>
      <w:r>
        <w:t>Regional inequalities turn objective economic differences into subjective judgments about who deserves help</w:t>
      </w:r>
      <w:r w:rsidR="0182B350">
        <w:t xml:space="preserve"> </w:t>
      </w:r>
      <w:r>
        <w:fldChar w:fldCharType="begin"/>
      </w:r>
      <w:r w:rsidR="00EB2B6E">
        <w:instrText xml:space="preserve"> ADDIN ZOTERO_ITEM CSL_CITATION {"citationID":"EJuFhmrP","properties":{"formattedCitation":"(Gniza and Wrede 2024)","plainCitation":"(Gniza and Wrede 2024)","noteIndex":0},"citationItems":[{"id":3642,"uris":["http://zotero.org/groups/5754364/items/5JMJID64"],"itemData":{"id":3642,"type":"article-journal","abstract":"Many policies target the economic and social consequences of regional inequality. This study experimentally investigates factors explaining the public degree of consent to financial transfers to disadvantaged regions. The main hypothesis of this study is that most people use the deservingness-heuristic not only to judge individuals but also to judge regions. We argue that people advocate interregional transfers based on perceived deservingness determined by recipient region’s need, lack of responsibility for the need, likelihood of reciprocity, and by a shared identity. To support this hypothesis, we conducted a factorial survey in Germany asking respondents to rate transfers to needy regions under different hypothetical conditions. We demonstrate, as predicted by the deservingness hypothesis, that consent to transfers to other regions is positively influenced by the extent of need and, in particular, past effort of the recipient region as well as by a shared identity. The results suggest that regional policies are particularly accepted when they target needs caused by factors beyond the control of recipient regions.","citation-key":"gnizaPublicAcceptanceRegional2024","container-title":"Journal of Social Policy","DOI":"10.1017/S0047279422000903","ISSN":"0047-2794, 1469-7823","issue":"4","language":"en","note":"2 citations (Crossref/DOI) [2025-11-27]","page":"1052-1072","source":"Cambridge University Press","title":"Public Acceptance of Regional Redistribution in Germany: A Survey Experiment on the Perceived Deservingness of Regions","title-short":"Public Acceptance of Regional Redistribution in Germany","volume":"53","author":[{"family":"Gniza","given":"Jan"},{"family":"Wrede","given":"Matthias"}],"issued":{"date-parts":[["2024",10]]}}}],"schema":"https://github.com/citation-style-language/schema/raw/master/csl-citation.json"} </w:instrText>
      </w:r>
      <w:r>
        <w:fldChar w:fldCharType="separate"/>
      </w:r>
      <w:r w:rsidRPr="52070DFD" w:rsidR="003D5539">
        <w:rPr>
          <w:noProof/>
        </w:rPr>
        <w:t>(Gniza and Wrede 2024)</w:t>
      </w:r>
      <w:r>
        <w:fldChar w:fldCharType="end"/>
      </w:r>
      <w:r>
        <w:t>. For example, a taxpayer in a booming metropolitan region might resent funding welfare programs perceived to mainly assist other regions, unless a sense of national solidarity prevails. On the flip side, a person in a depressed region might perceive national solidarity as a lifeline and view opposition to it as coming from unsympathetic “others” in wealthier areas. Regional context thus shapes whether solidarity is seen as a unifying national project or a zero-sum geographic transfer.</w:t>
      </w:r>
    </w:p>
    <w:p w:rsidR="0051122D" w:rsidP="00C54CA4" w:rsidRDefault="0051122D" w14:paraId="2B4EB07E" w14:textId="2F325123">
      <w:r>
        <w:t>It is important to note that macro and meso factors also influence subjective perceptions of the system’s performance and fairness. Objective indicators like GDP growth, unemployment rate, or inequality level will affect whether individuals feel the country is “doing well” or if the economic system is just. Likewise, governance quality is mirrored in public perceptions of bureaucratic fairness. These perceptions, for example, whether “things are going in the right direction” nationally, or whether officials are honest, feed into support for solidarity policies. Thus, the meso context (quality of government and regional economic standing) both directly affects political solidarity (through actual policy performance and distributive impacts) and indirectly affects it via perceptions of legitimacy and fairness.</w:t>
      </w:r>
    </w:p>
    <w:p w:rsidR="4B1B380E" w:rsidP="00C54CA4" w:rsidRDefault="3C27593B" w14:paraId="3209A7E2" w14:textId="72C2599E">
      <w:pPr>
        <w:pStyle w:val="berschrift2"/>
      </w:pPr>
      <w:r>
        <w:t>Macro-level</w:t>
      </w:r>
      <w:r w:rsidR="0127E5E3">
        <w:t xml:space="preserve"> Factors</w:t>
      </w:r>
      <w:r>
        <w:t>: Welfare state regimes and fiscal capacity</w:t>
      </w:r>
    </w:p>
    <w:p w:rsidR="4B1B380E" w:rsidP="00C54CA4" w:rsidRDefault="4B1B380E" w14:paraId="6E6793D0" w14:textId="7BFAD5F1">
      <w:r>
        <w:t xml:space="preserve">At the societal </w:t>
      </w:r>
      <w:r w:rsidRPr="52070DFD">
        <w:rPr>
          <w:b/>
          <w:bCs/>
        </w:rPr>
        <w:t xml:space="preserve">macro </w:t>
      </w:r>
      <w:r>
        <w:t xml:space="preserve">level, the nature of the welfare state and the state’s fiscal capacity set the stage for political solidarity. Different welfare state regimes embody distinct norms of solidarity. </w:t>
      </w:r>
      <w:proofErr w:type="spellStart"/>
      <w:r>
        <w:t>Esping</w:t>
      </w:r>
      <w:proofErr w:type="spellEnd"/>
      <w:r>
        <w:t xml:space="preserve">-Andersen’s typology identifies, for example, liberal welfare regimes that offer only modest, means-tested assistance targeted to the poor often with strict, stigmatizing eligibility rules. Such regimes produce a limited institutionalization of solidarity, expecting individuals to rely on the market or direct family for support. In contrast, </w:t>
      </w:r>
      <w:r w:rsidRPr="52070DFD">
        <w:rPr>
          <w:b/>
          <w:bCs/>
        </w:rPr>
        <w:t>social democratic regimes</w:t>
      </w:r>
      <w:r>
        <w:t xml:space="preserve"> pursue universalistic benefits that promote an </w:t>
      </w:r>
      <w:r w:rsidRPr="52070DFD">
        <w:rPr>
          <w:i/>
          <w:iCs/>
        </w:rPr>
        <w:t>“equality of high standards”</w:t>
      </w:r>
      <w:r>
        <w:t xml:space="preserve"> rather than mere minimal needs (</w:t>
      </w:r>
      <w:proofErr w:type="spellStart"/>
      <w:r>
        <w:t>Esping</w:t>
      </w:r>
      <w:proofErr w:type="spellEnd"/>
      <w:r>
        <w:t>-Andersen 1990). These systems treat support as a right, not a product, and spread the costs of caring for dependents across society, showing a broad commitment to mutual help (</w:t>
      </w:r>
      <w:proofErr w:type="spellStart"/>
      <w:r>
        <w:t>Korpi</w:t>
      </w:r>
      <w:proofErr w:type="spellEnd"/>
      <w:r>
        <w:t xml:space="preserve"> &amp; Palme 1998; Rothstein 1998). </w:t>
      </w:r>
    </w:p>
    <w:p w:rsidR="4B1B380E" w:rsidP="00C54CA4" w:rsidRDefault="4B1B380E" w14:paraId="4BC52A0B" w14:textId="2E5AAE3C">
      <w:r>
        <w:t xml:space="preserve">In essence, more universal and generous welfare states (as in Scandinavia) institutionalize solidarity as a widely shared norm, whereas minimal welfare states (as in the liberal Anglo-Saxon model) rely more on individual responsibility. This echoes the idea that universal programs generate greater public support by benefiting </w:t>
      </w:r>
      <w:r>
        <w:t>a wide spectrum of society, whereas means-testing can undermine solidarity through divisions between “givers” and “takers.” (Rothstein 1998).</w:t>
      </w:r>
    </w:p>
    <w:p w:rsidR="4B1B380E" w:rsidP="00C54CA4" w:rsidRDefault="2EE02285" w14:paraId="46AB6FBE" w14:textId="46449327">
      <w:r>
        <w:t xml:space="preserve">Fiscal capacity, the state’s ability to raise revenues and fund social programs, enables these regime differences. Wealthier nations with effective tax systems can sustain more extensive welfare provisions. That may foster a culture of solidarity by making redistribution feel affordable and legitimate. By contrast, states with strained budgets face a solidarity dilemma: limited resources force tough choices that can set groups against each other for scarce benefits. Historically, richer and more developed economies have tended to build larger welfare systems, allowing societies to share the financial risks of illness, unemployment, or old age across the whole population instead of leaving individuals to face them alone. This collective pooling of resources makes misfortune more predictable and manageable, strengthening both security and public support for redistribution. In turn, a strong welfare state can reinforce public support by proving effective. As Rothstein (1998) argues in </w:t>
      </w:r>
      <w:r w:rsidRPr="09F465A9">
        <w:rPr>
          <w:i/>
          <w:iCs/>
        </w:rPr>
        <w:t>Just Institutions Matter</w:t>
      </w:r>
      <w:r>
        <w:t>, when people see that social programs reliably deliver social security and reduce poverty, it builds moral trust in the welfare system. Thus, at the macro level, a virtuous cycle can emerge: robust welfare institutions (made possible by fiscal capacity) cultivate public commitment to solidarity, which in turn legitimizes maintaining these institutions through additional taxation. Conversely, where the state’s capacity or commitment to welfare is low, citizens may be less habituated to solidarity in politics.</w:t>
      </w:r>
    </w:p>
    <w:p w:rsidRPr="000D6A1E" w:rsidR="000D6A1E" w:rsidP="00C54CA4" w:rsidRDefault="4BCB2B9D" w14:paraId="4BB72E8C" w14:textId="745B4604">
      <w:pPr>
        <w:pStyle w:val="berschrift2"/>
      </w:pPr>
      <w:bookmarkStart w:name="_mc3n2cplpgps" w:id="4"/>
      <w:bookmarkEnd w:id="4"/>
      <w:r>
        <w:t xml:space="preserve">Integrating </w:t>
      </w:r>
      <w:r w:rsidR="1BC69F79">
        <w:t>across</w:t>
      </w:r>
      <w:r>
        <w:t xml:space="preserve"> </w:t>
      </w:r>
      <w:r w:rsidR="396743C9">
        <w:t>l</w:t>
      </w:r>
      <w:r>
        <w:t xml:space="preserve">evels: A </w:t>
      </w:r>
      <w:r w:rsidR="23F4262F">
        <w:t>c</w:t>
      </w:r>
      <w:r>
        <w:t xml:space="preserve">onceptual </w:t>
      </w:r>
      <w:r w:rsidR="266C1CB9">
        <w:t>m</w:t>
      </w:r>
      <w:r>
        <w:t>odel</w:t>
      </w:r>
    </w:p>
    <w:p w:rsidR="0FBA99EC" w:rsidP="53F8AD0F" w:rsidRDefault="520B35EE" w14:paraId="41F8650F" w14:textId="5AAF76AE">
      <w:pPr>
        <w:rPr>
          <w:rFonts w:eastAsia="Book Antiqua" w:cs="Book Antiqua"/>
          <w:color w:val="242424"/>
        </w:rPr>
      </w:pPr>
      <w:r w:rsidRPr="5A27ADEE">
        <w:rPr>
          <w:rFonts w:eastAsia="Book Antiqua" w:cs="Book Antiqua"/>
          <w:color w:val="242424"/>
        </w:rPr>
        <w:t xml:space="preserve">We test a multi-level framework in which political solidarity is shaped by (A) individual foundations (ideology, resources, perceived capacity, need and risk), (B) social norms and legitimacy (norm perceptions, trust, and public-service evaluations), and (C) objective context at the regional and country level (governance/service quality, economic conditions, welfare institutions, and governance quality). </w:t>
      </w:r>
    </w:p>
    <w:p w:rsidR="0FBA99EC" w:rsidP="53F8AD0F" w:rsidRDefault="4A66EF39" w14:paraId="77340DE6" w14:textId="0FE15269">
      <w:pPr>
        <w:rPr>
          <w:rFonts w:eastAsia="Book Antiqua" w:cs="Book Antiqua"/>
          <w:color w:val="242424"/>
        </w:rPr>
      </w:pPr>
      <w:r w:rsidRPr="53F8AD0F">
        <w:rPr>
          <w:rFonts w:eastAsia="Book Antiqua" w:cs="Book Antiqua"/>
          <w:color w:val="242424"/>
        </w:rPr>
        <w:t xml:space="preserve">Hypotheses Bucket A: Individual foundations </w:t>
      </w:r>
    </w:p>
    <w:p w:rsidR="0FBA99EC" w:rsidP="53F8AD0F" w:rsidRDefault="4A66EF39" w14:paraId="6408F644" w14:textId="5B3B30E4">
      <w:pPr>
        <w:rPr>
          <w:rFonts w:eastAsia="Book Antiqua" w:cs="Book Antiqua"/>
          <w:color w:val="242424"/>
        </w:rPr>
      </w:pPr>
      <w:r w:rsidRPr="53F8AD0F">
        <w:rPr>
          <w:rFonts w:eastAsia="Book Antiqua" w:cs="Book Antiqua"/>
          <w:color w:val="242424"/>
        </w:rPr>
        <w:t xml:space="preserve">H1 Ideology: Individuals who are more economically left-leaning and egalitarian show higher political solidarity than individuals who are more economically right-leaning. </w:t>
      </w:r>
    </w:p>
    <w:p w:rsidR="0FBA99EC" w:rsidP="53F8AD0F" w:rsidRDefault="4A66EF39" w14:paraId="7EF08DF6" w14:textId="5314C92C">
      <w:pPr>
        <w:rPr>
          <w:rFonts w:eastAsia="Book Antiqua" w:cs="Book Antiqua"/>
          <w:color w:val="242424"/>
        </w:rPr>
      </w:pPr>
      <w:r w:rsidRPr="53F8AD0F">
        <w:rPr>
          <w:rFonts w:eastAsia="Book Antiqua" w:cs="Book Antiqua"/>
          <w:color w:val="242424"/>
        </w:rPr>
        <w:t>H2 Resources and capacity</w:t>
      </w:r>
    </w:p>
    <w:p w:rsidR="0FBA99EC" w:rsidP="0063212A" w:rsidRDefault="4A66EF39" w14:paraId="78A86D57" w14:textId="0DB008B1">
      <w:pPr>
        <w:ind w:left="720"/>
        <w:rPr>
          <w:rFonts w:eastAsia="Book Antiqua" w:cs="Book Antiqua"/>
          <w:color w:val="242424"/>
        </w:rPr>
      </w:pPr>
      <w:r w:rsidRPr="53F8AD0F">
        <w:rPr>
          <w:rFonts w:eastAsia="Book Antiqua" w:cs="Book Antiqua"/>
          <w:color w:val="242424"/>
        </w:rPr>
        <w:t xml:space="preserve">H2a Individuals with higher objective socioeconomic resources (income and wealth) show higher political solidarity. </w:t>
      </w:r>
    </w:p>
    <w:p w:rsidR="0FBA99EC" w:rsidP="0063212A" w:rsidRDefault="4A66EF39" w14:paraId="7EB5FFBD" w14:textId="46F5ECAE">
      <w:pPr>
        <w:ind w:left="720"/>
        <w:rPr>
          <w:rFonts w:eastAsia="Book Antiqua" w:cs="Book Antiqua"/>
          <w:color w:val="242424"/>
        </w:rPr>
      </w:pPr>
      <w:r w:rsidRPr="53F8AD0F">
        <w:rPr>
          <w:rFonts w:eastAsia="Book Antiqua" w:cs="Book Antiqua"/>
          <w:color w:val="242424"/>
        </w:rPr>
        <w:t xml:space="preserve">H2b Net of objective resources, individuals who perceive higher personal capacity to contribute (financial security) show higher political solidarity. </w:t>
      </w:r>
    </w:p>
    <w:p w:rsidR="0FBA99EC" w:rsidP="53F8AD0F" w:rsidRDefault="4A66EF39" w14:paraId="38079A7F" w14:textId="68D72D68">
      <w:pPr>
        <w:rPr>
          <w:rFonts w:eastAsia="Book Antiqua" w:cs="Book Antiqua"/>
          <w:color w:val="242424"/>
        </w:rPr>
      </w:pPr>
      <w:r w:rsidRPr="53F8AD0F">
        <w:rPr>
          <w:rFonts w:eastAsia="Book Antiqua" w:cs="Book Antiqua"/>
          <w:color w:val="242424"/>
        </w:rPr>
        <w:t xml:space="preserve">H3 Insurance against future needs </w:t>
      </w:r>
    </w:p>
    <w:p w:rsidR="0FBA99EC" w:rsidP="0063212A" w:rsidRDefault="4A66EF39" w14:paraId="4819CEC1" w14:textId="49CC7251">
      <w:pPr>
        <w:ind w:left="720"/>
        <w:rPr>
          <w:rFonts w:eastAsia="Book Antiqua" w:cs="Book Antiqua"/>
          <w:color w:val="242424"/>
        </w:rPr>
      </w:pPr>
      <w:r w:rsidRPr="53F8AD0F">
        <w:rPr>
          <w:rFonts w:eastAsia="Book Antiqua" w:cs="Book Antiqua"/>
          <w:color w:val="242424"/>
        </w:rPr>
        <w:t xml:space="preserve">H3a Individuals with higher exposure to social risks show higher political solidarity. </w:t>
      </w:r>
    </w:p>
    <w:p w:rsidR="0FBA99EC" w:rsidP="0063212A" w:rsidRDefault="4A66EF39" w14:paraId="7C00752B" w14:textId="7AF4D30E">
      <w:pPr>
        <w:ind w:left="720"/>
        <w:rPr>
          <w:rFonts w:eastAsia="Book Antiqua" w:cs="Book Antiqua"/>
          <w:color w:val="242424"/>
        </w:rPr>
      </w:pPr>
      <w:r w:rsidRPr="53F8AD0F">
        <w:rPr>
          <w:rFonts w:eastAsia="Book Antiqua" w:cs="Book Antiqua"/>
          <w:color w:val="242424"/>
        </w:rPr>
        <w:t xml:space="preserve">H3b Net of objective indicators, individuals who perceive higher personal risk of deterioration and higher future need show higher political solidarity. </w:t>
      </w:r>
    </w:p>
    <w:p w:rsidR="0FBA99EC" w:rsidP="53F8AD0F" w:rsidRDefault="4A66EF39" w14:paraId="45631F45" w14:textId="6B529277">
      <w:pPr>
        <w:rPr>
          <w:rFonts w:eastAsia="Book Antiqua" w:cs="Book Antiqua"/>
          <w:color w:val="242424"/>
        </w:rPr>
      </w:pPr>
      <w:r w:rsidRPr="53F8AD0F">
        <w:rPr>
          <w:rFonts w:eastAsia="Book Antiqua" w:cs="Book Antiqua"/>
          <w:color w:val="242424"/>
        </w:rPr>
        <w:t xml:space="preserve">Bucket B: Social norms and </w:t>
      </w:r>
      <w:r w:rsidR="0063212A">
        <w:rPr>
          <w:rFonts w:eastAsia="Book Antiqua" w:cs="Book Antiqua"/>
          <w:color w:val="242424"/>
        </w:rPr>
        <w:t xml:space="preserve">state </w:t>
      </w:r>
      <w:r w:rsidRPr="53F8AD0F">
        <w:rPr>
          <w:rFonts w:eastAsia="Book Antiqua" w:cs="Book Antiqua"/>
          <w:color w:val="242424"/>
        </w:rPr>
        <w:t xml:space="preserve">legitimacy </w:t>
      </w:r>
    </w:p>
    <w:p w:rsidR="0FBA99EC" w:rsidP="53F8AD0F" w:rsidRDefault="4A66EF39" w14:paraId="090C50A3" w14:textId="691BBBA7">
      <w:pPr>
        <w:rPr>
          <w:rFonts w:eastAsia="Book Antiqua" w:cs="Book Antiqua"/>
          <w:color w:val="242424"/>
        </w:rPr>
      </w:pPr>
      <w:r w:rsidRPr="53F8AD0F">
        <w:rPr>
          <w:rFonts w:eastAsia="Book Antiqua" w:cs="Book Antiqua"/>
          <w:color w:val="242424"/>
        </w:rPr>
        <w:t xml:space="preserve">H4 Perceived willingness of others to contribute: Individuals who believe that most others contribute fairly (pay taxes, do not abuse benefits, endorse solidarity norms) show higher political solidarity. </w:t>
      </w:r>
    </w:p>
    <w:p w:rsidR="0FBA99EC" w:rsidP="53F8AD0F" w:rsidRDefault="4A66EF39" w14:paraId="034ED77D" w14:textId="1123A841">
      <w:pPr>
        <w:rPr>
          <w:rFonts w:eastAsia="Book Antiqua" w:cs="Book Antiqua"/>
          <w:color w:val="242424"/>
        </w:rPr>
      </w:pPr>
      <w:r w:rsidRPr="53F8AD0F">
        <w:rPr>
          <w:rFonts w:eastAsia="Book Antiqua" w:cs="Book Antiqua"/>
          <w:color w:val="242424"/>
        </w:rPr>
        <w:t xml:space="preserve">H5 Trust and public-service evaluations </w:t>
      </w:r>
    </w:p>
    <w:p w:rsidR="0FBA99EC" w:rsidP="0063212A" w:rsidRDefault="4A66EF39" w14:paraId="4653D205" w14:textId="20593A96">
      <w:pPr>
        <w:ind w:left="720"/>
        <w:rPr>
          <w:rFonts w:eastAsia="Book Antiqua" w:cs="Book Antiqua"/>
          <w:color w:val="242424"/>
        </w:rPr>
      </w:pPr>
      <w:r w:rsidRPr="53F8AD0F">
        <w:rPr>
          <w:rFonts w:eastAsia="Book Antiqua" w:cs="Book Antiqua"/>
          <w:color w:val="242424"/>
        </w:rPr>
        <w:t xml:space="preserve">H5a Individuals with higher generalized social trust show higher political solidarity. </w:t>
      </w:r>
    </w:p>
    <w:p w:rsidR="0FBA99EC" w:rsidP="0063212A" w:rsidRDefault="4A66EF39" w14:paraId="2C183B8C" w14:textId="06EFA75B">
      <w:pPr>
        <w:ind w:left="720"/>
        <w:rPr>
          <w:rFonts w:eastAsia="Book Antiqua" w:cs="Book Antiqua"/>
          <w:color w:val="242424"/>
        </w:rPr>
      </w:pPr>
      <w:r w:rsidRPr="53F8AD0F">
        <w:rPr>
          <w:rFonts w:eastAsia="Book Antiqua" w:cs="Book Antiqua"/>
          <w:color w:val="242424"/>
        </w:rPr>
        <w:t xml:space="preserve">H5b Individuals with higher institutional trust show higher political solidarity. </w:t>
      </w:r>
    </w:p>
    <w:p w:rsidR="0FBA99EC" w:rsidP="0063212A" w:rsidRDefault="4A66EF39" w14:paraId="54186057" w14:textId="5C556759">
      <w:pPr>
        <w:ind w:left="720"/>
        <w:rPr>
          <w:rFonts w:eastAsia="Book Antiqua" w:cs="Book Antiqua"/>
          <w:color w:val="242424"/>
        </w:rPr>
      </w:pPr>
      <w:r w:rsidRPr="53F8AD0F">
        <w:rPr>
          <w:rFonts w:eastAsia="Book Antiqua" w:cs="Book Antiqua"/>
          <w:color w:val="242424"/>
        </w:rPr>
        <w:t xml:space="preserve">H5c Individuals who are more satisfied with the quality and fairness of public services show higher political solidarity. </w:t>
      </w:r>
    </w:p>
    <w:p w:rsidR="0FBA99EC" w:rsidP="53F8AD0F" w:rsidRDefault="4A66EF39" w14:paraId="1378ACF4" w14:textId="565F47A8">
      <w:pPr>
        <w:rPr>
          <w:rFonts w:eastAsia="Book Antiqua" w:cs="Book Antiqua"/>
          <w:color w:val="242424"/>
        </w:rPr>
      </w:pPr>
      <w:r w:rsidRPr="53F8AD0F">
        <w:rPr>
          <w:rFonts w:eastAsia="Book Antiqua" w:cs="Book Antiqua"/>
          <w:color w:val="242424"/>
        </w:rPr>
        <w:t xml:space="preserve">Bucket C: Objective context </w:t>
      </w:r>
    </w:p>
    <w:p w:rsidR="0FBA99EC" w:rsidP="53F8AD0F" w:rsidRDefault="4A66EF39" w14:paraId="12A40C41" w14:textId="5418A2DA">
      <w:pPr>
        <w:rPr>
          <w:rFonts w:eastAsia="Book Antiqua" w:cs="Book Antiqua"/>
          <w:color w:val="242424"/>
        </w:rPr>
      </w:pPr>
      <w:r w:rsidRPr="53F8AD0F">
        <w:rPr>
          <w:rFonts w:eastAsia="Book Antiqua" w:cs="Book Antiqua"/>
          <w:color w:val="242424"/>
        </w:rPr>
        <w:t xml:space="preserve">H6 Regional context </w:t>
      </w:r>
    </w:p>
    <w:p w:rsidR="0FBA99EC" w:rsidP="0063212A" w:rsidRDefault="4A66EF39" w14:paraId="1D1A2ECB" w14:textId="0831A5E8">
      <w:pPr>
        <w:ind w:left="720"/>
        <w:rPr>
          <w:rFonts w:eastAsia="Book Antiqua" w:cs="Book Antiqua"/>
          <w:color w:val="242424"/>
        </w:rPr>
      </w:pPr>
      <w:r w:rsidRPr="53F8AD0F">
        <w:rPr>
          <w:rFonts w:eastAsia="Book Antiqua" w:cs="Book Antiqua"/>
          <w:color w:val="242424"/>
        </w:rPr>
        <w:t xml:space="preserve">H6a Residents of regions with higher public service quality show higher political solidarity. </w:t>
      </w:r>
    </w:p>
    <w:p w:rsidR="0FBA99EC" w:rsidP="0063212A" w:rsidRDefault="4A66EF39" w14:paraId="30FD12B0" w14:textId="2EEB4635">
      <w:pPr>
        <w:ind w:left="720"/>
        <w:rPr>
          <w:rFonts w:eastAsia="Book Antiqua" w:cs="Book Antiqua"/>
          <w:color w:val="242424"/>
        </w:rPr>
      </w:pPr>
      <w:r w:rsidRPr="53F8AD0F">
        <w:rPr>
          <w:rFonts w:eastAsia="Book Antiqua" w:cs="Book Antiqua"/>
          <w:color w:val="242424"/>
        </w:rPr>
        <w:t>H6b Holding absolute conditions constant, residents of relatively better-off regions within a country show lower political solidarity on average, consistent with a net-contributor logic in territorial redistribution.</w:t>
      </w:r>
    </w:p>
    <w:p w:rsidR="0063212A" w:rsidP="53F8AD0F" w:rsidRDefault="0063212A" w14:paraId="3287DE1F" w14:textId="7677351C">
      <w:pPr>
        <w:rPr>
          <w:rFonts w:eastAsia="Book Antiqua" w:cs="Book Antiqua"/>
          <w:color w:val="242424"/>
        </w:rPr>
      </w:pPr>
      <w:r>
        <w:rPr>
          <w:rFonts w:eastAsia="Book Antiqua" w:cs="Book Antiqua"/>
          <w:color w:val="242424"/>
        </w:rPr>
        <w:t>We will also explore macro-level variations among our 7 countries.</w:t>
      </w:r>
    </w:p>
    <w:p w:rsidR="086CEC21" w:rsidP="00C54CA4" w:rsidRDefault="086CEC21" w14:paraId="43F7BC43" w14:textId="6C675C20">
      <w:pPr>
        <w:pStyle w:val="berschrift1"/>
        <w:rPr>
          <w:lang w:val="en-GB"/>
        </w:rPr>
      </w:pPr>
      <w:r w:rsidRPr="71879F32">
        <w:rPr>
          <w:lang w:val="en-GB"/>
        </w:rPr>
        <w:t>Data &amp; Methods</w:t>
      </w:r>
    </w:p>
    <w:p w:rsidR="00AC3DB9" w:rsidP="00AC3DB9" w:rsidRDefault="20C93447" w14:paraId="7A09C55F" w14:textId="77777777">
      <w:pPr>
        <w:pStyle w:val="berschrift2"/>
        <w:rPr>
          <w:sz w:val="26"/>
          <w:szCs w:val="26"/>
          <w:lang w:val="en-GB"/>
        </w:rPr>
      </w:pPr>
      <w:r w:rsidRPr="5A27ADEE">
        <w:rPr>
          <w:lang w:val="en-GB"/>
        </w:rPr>
        <w:t>Survey Data Collection</w:t>
      </w:r>
    </w:p>
    <w:p w:rsidR="00AC3DB9" w:rsidP="6E7B6FD6" w:rsidRDefault="00AC3DB9" w14:paraId="08D14801" w14:textId="2BC4E55E">
      <w:pPr>
        <w:rPr>
          <w:lang w:val="en-GB"/>
        </w:rPr>
      </w:pPr>
      <w:r w:rsidRPr="6E7B6FD6">
        <w:rPr>
          <w:lang w:val="en-GB"/>
        </w:rPr>
        <w:t>We conducted a cross-national survey in seven European countries in 202</w:t>
      </w:r>
      <w:r w:rsidRPr="6E7B6FD6" w:rsidR="4B42EF8E">
        <w:rPr>
          <w:lang w:val="en-GB"/>
        </w:rPr>
        <w:t>6</w:t>
      </w:r>
      <w:r w:rsidRPr="6E7B6FD6">
        <w:rPr>
          <w:lang w:val="en-GB"/>
        </w:rPr>
        <w:t xml:space="preserve">: Croatia, France, Germany, Italy, Poland, Spain and Sweden. The selection of countries was theoretically motivated by welfare regime types and control of corruption, summarised in Table </w:t>
      </w:r>
      <w:r w:rsidRPr="6E7B6FD6" w:rsidR="14F95A69">
        <w:rPr>
          <w:lang w:val="en-GB"/>
        </w:rPr>
        <w:t>1</w:t>
      </w:r>
      <w:r w:rsidRPr="6E7B6FD6">
        <w:rPr>
          <w:lang w:val="en-GB"/>
        </w:rPr>
        <w:t xml:space="preserve">. </w:t>
      </w:r>
      <w:r w:rsidRPr="6E7B6FD6" w:rsidR="4B71F9E8">
        <w:rPr>
          <w:lang w:val="en-GB"/>
        </w:rPr>
        <w:t>For case selection, w</w:t>
      </w:r>
      <w:r w:rsidRPr="6E7B6FD6" w:rsidR="4B71F9E8">
        <w:rPr>
          <w:rFonts w:eastAsia="Book Antiqua" w:cs="Book Antiqua"/>
          <w:lang w:val="en-GB"/>
        </w:rPr>
        <w:t xml:space="preserve">e classified </w:t>
      </w:r>
      <w:r w:rsidRPr="6E7B6FD6" w:rsidR="50998B38">
        <w:rPr>
          <w:rFonts w:eastAsia="Book Antiqua" w:cs="Book Antiqua"/>
          <w:lang w:val="en-GB"/>
        </w:rPr>
        <w:t xml:space="preserve">the control of corruption </w:t>
      </w:r>
      <w:r w:rsidRPr="6E7B6FD6" w:rsidR="4B71F9E8">
        <w:rPr>
          <w:rFonts w:eastAsia="Book Antiqua" w:cs="Book Antiqua"/>
          <w:lang w:val="en-GB"/>
        </w:rPr>
        <w:t xml:space="preserve">indicator </w:t>
      </w:r>
      <w:r w:rsidRPr="6E7B6FD6" w:rsidR="165A33CC">
        <w:rPr>
          <w:rFonts w:eastAsia="Book Antiqua" w:cs="Book Antiqua"/>
          <w:lang w:val="en-GB"/>
        </w:rPr>
        <w:t xml:space="preserve">from the 2025 World Bank Worldwide Governance Indicators </w:t>
      </w:r>
      <w:r w:rsidRPr="6E7B6FD6" w:rsidR="4B71F9E8">
        <w:rPr>
          <w:rFonts w:eastAsia="Book Antiqua" w:cs="Book Antiqua"/>
          <w:lang w:val="en-GB"/>
        </w:rPr>
        <w:t xml:space="preserve">into low, middle and high levels of corruption control using </w:t>
      </w:r>
      <w:proofErr w:type="spellStart"/>
      <w:r w:rsidRPr="6E7B6FD6" w:rsidR="4B71F9E8">
        <w:rPr>
          <w:rFonts w:eastAsia="Book Antiqua" w:cs="Book Antiqua"/>
          <w:lang w:val="en-GB"/>
        </w:rPr>
        <w:t>tertiles</w:t>
      </w:r>
      <w:proofErr w:type="spellEnd"/>
      <w:r w:rsidRPr="6E7B6FD6" w:rsidR="4B71F9E8">
        <w:rPr>
          <w:rFonts w:eastAsia="Book Antiqua" w:cs="Book Antiqua"/>
          <w:lang w:val="en-GB"/>
        </w:rPr>
        <w:t xml:space="preserve"> for European economies.</w:t>
      </w:r>
    </w:p>
    <w:p w:rsidR="00AC3DB9" w:rsidP="4005EBC3" w:rsidRDefault="00AC3DB9" w14:paraId="63E5B49C" w14:textId="61AEDD0B">
      <w:pPr>
        <w:rPr>
          <w:lang w:val="en-GB"/>
        </w:rPr>
      </w:pPr>
      <w:r w:rsidRPr="6E7B6FD6">
        <w:rPr>
          <w:lang w:val="en-GB"/>
        </w:rPr>
        <w:t xml:space="preserve">We obtained ethical approval from the </w:t>
      </w:r>
      <w:r w:rsidRPr="6E7B6FD6" w:rsidR="6600448B">
        <w:rPr>
          <w:rFonts w:eastAsia="Book Antiqua" w:cs="Book Antiqua"/>
          <w:lang w:val="en-GB"/>
        </w:rPr>
        <w:t>Ethics Review Board of Human-</w:t>
      </w:r>
      <w:proofErr w:type="spellStart"/>
      <w:r w:rsidRPr="6E7B6FD6" w:rsidR="6600448B">
        <w:rPr>
          <w:rFonts w:eastAsia="Book Antiqua" w:cs="Book Antiqua"/>
          <w:lang w:val="en-GB"/>
        </w:rPr>
        <w:t>Centered</w:t>
      </w:r>
      <w:proofErr w:type="spellEnd"/>
      <w:r w:rsidRPr="6E7B6FD6" w:rsidR="6600448B">
        <w:rPr>
          <w:rFonts w:eastAsia="Book Antiqua" w:cs="Book Antiqua"/>
          <w:lang w:val="en-GB"/>
        </w:rPr>
        <w:t xml:space="preserve"> Computing and Cognitive Science at the University of Duisburg-Essen </w:t>
      </w:r>
      <w:r w:rsidRPr="6E7B6FD6">
        <w:rPr>
          <w:lang w:val="en-GB"/>
        </w:rPr>
        <w:t>prior to data collection</w:t>
      </w:r>
      <w:r w:rsidRPr="6E7B6FD6" w:rsidR="05591278">
        <w:rPr>
          <w:lang w:val="en-GB"/>
        </w:rPr>
        <w:t xml:space="preserve"> </w:t>
      </w:r>
      <w:r w:rsidRPr="6E7B6FD6" w:rsidR="05591278">
        <w:rPr>
          <w:rFonts w:eastAsia="Book Antiqua" w:cs="Book Antiqua"/>
          <w:lang w:val="en-GB"/>
        </w:rPr>
        <w:t>(ID: 2507PWAG7550)</w:t>
      </w:r>
      <w:r w:rsidRPr="6E7B6FD6">
        <w:rPr>
          <w:lang w:val="en-GB"/>
        </w:rPr>
        <w:t xml:space="preserve">. Fieldwork took place from </w:t>
      </w:r>
      <w:r w:rsidRPr="6E7B6FD6" w:rsidR="58D7E91F">
        <w:rPr>
          <w:lang w:val="en-GB"/>
        </w:rPr>
        <w:t xml:space="preserve">27 February </w:t>
      </w:r>
      <w:r w:rsidRPr="6E7B6FD6">
        <w:rPr>
          <w:lang w:val="en-GB"/>
        </w:rPr>
        <w:t xml:space="preserve">2026 to </w:t>
      </w:r>
      <w:r w:rsidRPr="6E7B6FD6" w:rsidR="4B00D91C">
        <w:rPr>
          <w:lang w:val="en-GB"/>
        </w:rPr>
        <w:t>17 April</w:t>
      </w:r>
      <w:r w:rsidRPr="6E7B6FD6">
        <w:rPr>
          <w:lang w:val="en-GB"/>
        </w:rPr>
        <w:t xml:space="preserve"> 2026. Response rates</w:t>
      </w:r>
      <w:r w:rsidR="004344DC">
        <w:rPr>
          <w:lang w:val="en-GB"/>
        </w:rPr>
        <w:t xml:space="preserve"> among the vo</w:t>
      </w:r>
      <w:r w:rsidR="00A74EC0">
        <w:rPr>
          <w:lang w:val="en-GB"/>
        </w:rPr>
        <w:t>l</w:t>
      </w:r>
      <w:r w:rsidR="004344DC">
        <w:rPr>
          <w:lang w:val="en-GB"/>
        </w:rPr>
        <w:t xml:space="preserve">unteers on file that were approached by a </w:t>
      </w:r>
      <w:r w:rsidR="00A74EC0">
        <w:rPr>
          <w:lang w:val="en-GB"/>
        </w:rPr>
        <w:t>random selection specific to the country</w:t>
      </w:r>
      <w:r w:rsidRPr="6E7B6FD6">
        <w:rPr>
          <w:lang w:val="en-GB"/>
        </w:rPr>
        <w:t xml:space="preserve"> ranged from </w:t>
      </w:r>
      <w:r w:rsidRPr="6E7B6FD6" w:rsidR="61221DF2">
        <w:rPr>
          <w:lang w:val="en-GB"/>
        </w:rPr>
        <w:t xml:space="preserve">29.4 </w:t>
      </w:r>
      <w:r w:rsidRPr="6E7B6FD6">
        <w:rPr>
          <w:lang w:val="en-GB"/>
        </w:rPr>
        <w:t>%</w:t>
      </w:r>
      <w:r w:rsidRPr="6E7B6FD6" w:rsidR="6DCEDCB5">
        <w:rPr>
          <w:lang w:val="en-GB"/>
        </w:rPr>
        <w:t xml:space="preserve"> </w:t>
      </w:r>
      <w:r w:rsidRPr="6E7B6FD6">
        <w:rPr>
          <w:lang w:val="en-GB"/>
        </w:rPr>
        <w:t xml:space="preserve">in </w:t>
      </w:r>
      <w:r w:rsidRPr="6E7B6FD6" w:rsidR="0093E516">
        <w:rPr>
          <w:lang w:val="en-GB"/>
        </w:rPr>
        <w:t xml:space="preserve">Germany </w:t>
      </w:r>
      <w:r w:rsidRPr="6E7B6FD6">
        <w:rPr>
          <w:lang w:val="en-GB"/>
        </w:rPr>
        <w:t xml:space="preserve">to </w:t>
      </w:r>
      <w:r w:rsidRPr="6E7B6FD6" w:rsidR="6DBAAA84">
        <w:rPr>
          <w:lang w:val="en-GB"/>
        </w:rPr>
        <w:t xml:space="preserve">66.9 </w:t>
      </w:r>
      <w:r w:rsidRPr="6E7B6FD6">
        <w:rPr>
          <w:lang w:val="en-GB"/>
        </w:rPr>
        <w:t xml:space="preserve">% in </w:t>
      </w:r>
      <w:r w:rsidRPr="6E7B6FD6" w:rsidR="49DD8BC9">
        <w:rPr>
          <w:lang w:val="en-GB"/>
        </w:rPr>
        <w:t>Spain</w:t>
      </w:r>
      <w:r w:rsidRPr="6E7B6FD6">
        <w:rPr>
          <w:lang w:val="en-GB"/>
        </w:rPr>
        <w:t>. In all countries, there are at least 1000 complete interviews (see Appendix A.</w:t>
      </w:r>
      <w:r w:rsidRPr="6E7B6FD6" w:rsidR="192AE40B">
        <w:rPr>
          <w:lang w:val="en-GB"/>
        </w:rPr>
        <w:t xml:space="preserve">4.2 </w:t>
      </w:r>
      <w:r w:rsidRPr="6E7B6FD6">
        <w:rPr>
          <w:lang w:val="en-GB"/>
        </w:rPr>
        <w:t>for details per country</w:t>
      </w:r>
      <w:r w:rsidRPr="6E7B6FD6" w:rsidR="237C5F53">
        <w:rPr>
          <w:lang w:val="en-GB"/>
        </w:rPr>
        <w:t>)</w:t>
      </w:r>
      <w:r w:rsidRPr="6E7B6FD6">
        <w:rPr>
          <w:lang w:val="en-GB"/>
        </w:rPr>
        <w:t>. In Germany, we oversampled respondents from East Germany, and account for this design choice through weighting.</w:t>
      </w:r>
    </w:p>
    <w:p w:rsidR="271A32F5" w:rsidP="5D75B0F7" w:rsidRDefault="271A32F5" w14:paraId="0F92E23A" w14:textId="394EDC84">
      <w:pPr>
        <w:rPr>
          <w:lang w:val="en-GB"/>
        </w:rPr>
      </w:pPr>
      <w:r w:rsidRPr="5D75B0F7">
        <w:rPr>
          <w:lang w:val="en-GB"/>
        </w:rPr>
        <w:t>Table 1: Welfare Regime Type and Control of Corruption by Country</w:t>
      </w:r>
    </w:p>
    <w:tbl>
      <w:tblPr>
        <w:tblStyle w:val="Tabellenraster"/>
        <w:tblW w:w="0" w:type="auto"/>
        <w:tblBorders>
          <w:top w:val="none" w:color="000000" w:themeColor="text1" w:sz="4" w:space="0"/>
          <w:left w:val="none" w:color="000000" w:themeColor="text1" w:sz="4" w:space="0"/>
          <w:bottom w:val="none" w:color="000000" w:themeColor="text1" w:sz="4" w:space="0"/>
          <w:right w:val="none" w:color="000000" w:themeColor="text1" w:sz="4" w:space="0"/>
          <w:insideH w:val="none" w:color="000000" w:themeColor="text1" w:sz="4" w:space="0"/>
          <w:insideV w:val="none" w:color="000000" w:themeColor="text1" w:sz="4" w:space="0"/>
        </w:tblBorders>
        <w:tblLook w:val="06A0" w:firstRow="1" w:lastRow="0" w:firstColumn="1" w:lastColumn="0" w:noHBand="1" w:noVBand="1"/>
      </w:tblPr>
      <w:tblGrid>
        <w:gridCol w:w="3005"/>
        <w:gridCol w:w="3005"/>
        <w:gridCol w:w="3005"/>
      </w:tblGrid>
      <w:tr w:rsidR="5D75B0F7" w:rsidTr="6E7B6FD6" w14:paraId="0B4021FB" w14:textId="77777777">
        <w:trPr>
          <w:trHeight w:val="300"/>
        </w:trPr>
        <w:tc>
          <w:tcPr>
            <w:tcW w:w="3005" w:type="dxa"/>
            <w:tcBorders>
              <w:top w:val="single" w:color="000000" w:themeColor="text1" w:sz="4" w:space="0"/>
              <w:bottom w:val="single" w:color="000000" w:themeColor="text1" w:sz="4" w:space="0"/>
            </w:tcBorders>
          </w:tcPr>
          <w:p w:rsidR="08238B89" w:rsidP="5D75B0F7" w:rsidRDefault="08238B89" w14:paraId="7FF7B5DA" w14:textId="15CB8295">
            <w:pPr>
              <w:rPr>
                <w:lang w:val="en-GB"/>
              </w:rPr>
            </w:pPr>
            <w:r w:rsidRPr="5D75B0F7">
              <w:rPr>
                <w:lang w:val="en-GB"/>
              </w:rPr>
              <w:t>Country</w:t>
            </w:r>
          </w:p>
        </w:tc>
        <w:tc>
          <w:tcPr>
            <w:tcW w:w="3005" w:type="dxa"/>
            <w:tcBorders>
              <w:top w:val="single" w:color="000000" w:themeColor="text1" w:sz="4" w:space="0"/>
              <w:bottom w:val="single" w:color="000000" w:themeColor="text1" w:sz="4" w:space="0"/>
            </w:tcBorders>
          </w:tcPr>
          <w:p w:rsidR="08238B89" w:rsidP="5D75B0F7" w:rsidRDefault="08238B89" w14:paraId="09F38B1A" w14:textId="6D59E7E5">
            <w:pPr>
              <w:rPr>
                <w:lang w:val="en-GB"/>
              </w:rPr>
            </w:pPr>
            <w:r w:rsidRPr="5D75B0F7">
              <w:rPr>
                <w:lang w:val="en-GB"/>
              </w:rPr>
              <w:t>Welfare Regime Type</w:t>
            </w:r>
          </w:p>
        </w:tc>
        <w:tc>
          <w:tcPr>
            <w:tcW w:w="3005" w:type="dxa"/>
            <w:tcBorders>
              <w:top w:val="single" w:color="000000" w:themeColor="text1" w:sz="4" w:space="0"/>
              <w:bottom w:val="single" w:color="000000" w:themeColor="text1" w:sz="4" w:space="0"/>
            </w:tcBorders>
          </w:tcPr>
          <w:p w:rsidR="7F696B66" w:rsidP="5D75B0F7" w:rsidRDefault="7F696B66" w14:paraId="5943AA89" w14:textId="3A14D7BD">
            <w:pPr>
              <w:rPr>
                <w:lang w:val="en-GB"/>
              </w:rPr>
            </w:pPr>
            <w:r w:rsidRPr="5D75B0F7">
              <w:rPr>
                <w:lang w:val="en-GB"/>
              </w:rPr>
              <w:t>Control of Corruption</w:t>
            </w:r>
          </w:p>
        </w:tc>
      </w:tr>
      <w:tr w:rsidR="5D75B0F7" w:rsidTr="6E7B6FD6" w14:paraId="697257ED" w14:textId="77777777">
        <w:trPr>
          <w:trHeight w:val="300"/>
        </w:trPr>
        <w:tc>
          <w:tcPr>
            <w:tcW w:w="3005" w:type="dxa"/>
            <w:tcBorders>
              <w:top w:val="single" w:color="000000" w:themeColor="text1" w:sz="4" w:space="0"/>
            </w:tcBorders>
          </w:tcPr>
          <w:p w:rsidR="08238B89" w:rsidP="5D75B0F7" w:rsidRDefault="08238B89" w14:paraId="0EFE5B13" w14:textId="64BD9256">
            <w:pPr>
              <w:rPr>
                <w:lang w:val="en-GB"/>
              </w:rPr>
            </w:pPr>
            <w:r w:rsidRPr="5D75B0F7">
              <w:rPr>
                <w:lang w:val="en-GB"/>
              </w:rPr>
              <w:t>Croatia</w:t>
            </w:r>
          </w:p>
        </w:tc>
        <w:tc>
          <w:tcPr>
            <w:tcW w:w="3005" w:type="dxa"/>
            <w:tcBorders>
              <w:top w:val="single" w:color="000000" w:themeColor="text1" w:sz="4" w:space="0"/>
            </w:tcBorders>
          </w:tcPr>
          <w:p w:rsidR="44BCABA9" w:rsidP="5D75B0F7" w:rsidRDefault="44BCABA9" w14:paraId="71692076" w14:textId="762DC392">
            <w:pPr>
              <w:rPr>
                <w:lang w:val="en-GB"/>
              </w:rPr>
            </w:pPr>
            <w:r w:rsidRPr="5D75B0F7">
              <w:rPr>
                <w:lang w:val="en-GB"/>
              </w:rPr>
              <w:t>Post-Communist</w:t>
            </w:r>
          </w:p>
        </w:tc>
        <w:tc>
          <w:tcPr>
            <w:tcW w:w="3005" w:type="dxa"/>
            <w:tcBorders>
              <w:top w:val="single" w:color="000000" w:themeColor="text1" w:sz="4" w:space="0"/>
            </w:tcBorders>
          </w:tcPr>
          <w:p w:rsidR="17890DDA" w:rsidP="6E7B6FD6" w:rsidRDefault="5119B744" w14:paraId="7AC50CDC" w14:textId="090DDC9A">
            <w:r w:rsidRPr="6E7B6FD6">
              <w:rPr>
                <w:lang w:val="en-GB"/>
              </w:rPr>
              <w:t>Low</w:t>
            </w:r>
          </w:p>
        </w:tc>
      </w:tr>
      <w:tr w:rsidR="6E7B6FD6" w:rsidTr="6E7B6FD6" w14:paraId="2BB21FCE" w14:textId="77777777">
        <w:trPr>
          <w:trHeight w:val="300"/>
        </w:trPr>
        <w:tc>
          <w:tcPr>
            <w:tcW w:w="3005" w:type="dxa"/>
          </w:tcPr>
          <w:p w:rsidR="6E7B6FD6" w:rsidP="6E7B6FD6" w:rsidRDefault="6E7B6FD6" w14:paraId="07812ABC" w14:textId="3FF4E83C">
            <w:pPr>
              <w:rPr>
                <w:lang w:val="en-GB"/>
              </w:rPr>
            </w:pPr>
            <w:r w:rsidRPr="6E7B6FD6">
              <w:rPr>
                <w:lang w:val="en-GB"/>
              </w:rPr>
              <w:t>Italy</w:t>
            </w:r>
          </w:p>
        </w:tc>
        <w:tc>
          <w:tcPr>
            <w:tcW w:w="3005" w:type="dxa"/>
          </w:tcPr>
          <w:p w:rsidR="6E7B6FD6" w:rsidRDefault="6E7B6FD6" w14:paraId="736BEE77" w14:textId="4343E13C">
            <w:r w:rsidRPr="6E7B6FD6">
              <w:rPr>
                <w:rFonts w:eastAsia="Book Antiqua" w:cs="Book Antiqua"/>
                <w:lang w:val="en-GB"/>
              </w:rPr>
              <w:t>Mediterranean</w:t>
            </w:r>
          </w:p>
        </w:tc>
        <w:tc>
          <w:tcPr>
            <w:tcW w:w="3005" w:type="dxa"/>
          </w:tcPr>
          <w:p w:rsidR="227A7EEC" w:rsidP="6E7B6FD6" w:rsidRDefault="227A7EEC" w14:paraId="34276A24" w14:textId="134A9805">
            <w:r w:rsidRPr="6E7B6FD6">
              <w:rPr>
                <w:lang w:val="en-GB"/>
              </w:rPr>
              <w:t>Middle</w:t>
            </w:r>
          </w:p>
        </w:tc>
      </w:tr>
      <w:tr w:rsidR="6E7B6FD6" w:rsidTr="6E7B6FD6" w14:paraId="0B8D0719" w14:textId="77777777">
        <w:trPr>
          <w:trHeight w:val="300"/>
        </w:trPr>
        <w:tc>
          <w:tcPr>
            <w:tcW w:w="3005" w:type="dxa"/>
          </w:tcPr>
          <w:p w:rsidR="6E7B6FD6" w:rsidP="6E7B6FD6" w:rsidRDefault="6E7B6FD6" w14:paraId="4B660249" w14:textId="3525CDE5">
            <w:pPr>
              <w:rPr>
                <w:lang w:val="en-GB"/>
              </w:rPr>
            </w:pPr>
            <w:r w:rsidRPr="6E7B6FD6">
              <w:rPr>
                <w:lang w:val="en-GB"/>
              </w:rPr>
              <w:t>Spain</w:t>
            </w:r>
          </w:p>
        </w:tc>
        <w:tc>
          <w:tcPr>
            <w:tcW w:w="3005" w:type="dxa"/>
          </w:tcPr>
          <w:p w:rsidR="6E7B6FD6" w:rsidRDefault="6E7B6FD6" w14:paraId="70BEE847" w14:textId="52D052F1">
            <w:r w:rsidRPr="6E7B6FD6">
              <w:rPr>
                <w:rFonts w:eastAsia="Book Antiqua" w:cs="Book Antiqua"/>
                <w:lang w:val="en-GB"/>
              </w:rPr>
              <w:t>Mediterranean</w:t>
            </w:r>
          </w:p>
        </w:tc>
        <w:tc>
          <w:tcPr>
            <w:tcW w:w="3005" w:type="dxa"/>
          </w:tcPr>
          <w:p w:rsidR="04F4D597" w:rsidP="6E7B6FD6" w:rsidRDefault="04F4D597" w14:paraId="186393F8" w14:textId="76EC6681">
            <w:pPr>
              <w:rPr>
                <w:lang w:val="en-GB"/>
              </w:rPr>
            </w:pPr>
            <w:r w:rsidRPr="6E7B6FD6">
              <w:rPr>
                <w:lang w:val="en-GB"/>
              </w:rPr>
              <w:t>Middle</w:t>
            </w:r>
          </w:p>
        </w:tc>
      </w:tr>
      <w:tr w:rsidR="6E7B6FD6" w:rsidTr="6E7B6FD6" w14:paraId="4D27DBEC" w14:textId="77777777">
        <w:trPr>
          <w:trHeight w:val="300"/>
        </w:trPr>
        <w:tc>
          <w:tcPr>
            <w:tcW w:w="3005" w:type="dxa"/>
          </w:tcPr>
          <w:p w:rsidR="08238B89" w:rsidP="6E7B6FD6" w:rsidRDefault="08238B89" w14:paraId="38855C58" w14:textId="400F9B62">
            <w:pPr>
              <w:rPr>
                <w:lang w:val="en-GB"/>
              </w:rPr>
            </w:pPr>
            <w:r w:rsidRPr="6E7B6FD6">
              <w:rPr>
                <w:lang w:val="en-GB"/>
              </w:rPr>
              <w:t>Poland</w:t>
            </w:r>
          </w:p>
        </w:tc>
        <w:tc>
          <w:tcPr>
            <w:tcW w:w="3005" w:type="dxa"/>
          </w:tcPr>
          <w:p w:rsidR="295D10EE" w:rsidP="6E7B6FD6" w:rsidRDefault="295D10EE" w14:paraId="2A902951" w14:textId="24E494F0">
            <w:pPr>
              <w:rPr>
                <w:lang w:val="en-GB"/>
              </w:rPr>
            </w:pPr>
            <w:r w:rsidRPr="6E7B6FD6">
              <w:rPr>
                <w:lang w:val="en-GB"/>
              </w:rPr>
              <w:t>Post-Communist</w:t>
            </w:r>
          </w:p>
        </w:tc>
        <w:tc>
          <w:tcPr>
            <w:tcW w:w="3005" w:type="dxa"/>
          </w:tcPr>
          <w:p w:rsidR="0B24848E" w:rsidP="6E7B6FD6" w:rsidRDefault="0B24848E" w14:paraId="45909443" w14:textId="39B6181D">
            <w:pPr>
              <w:rPr>
                <w:lang w:val="en-GB"/>
              </w:rPr>
            </w:pPr>
            <w:r w:rsidRPr="6E7B6FD6">
              <w:rPr>
                <w:lang w:val="en-GB"/>
              </w:rPr>
              <w:t>Middle</w:t>
            </w:r>
          </w:p>
        </w:tc>
      </w:tr>
      <w:tr w:rsidR="5D75B0F7" w:rsidTr="6E7B6FD6" w14:paraId="52F5B7CC" w14:textId="77777777">
        <w:trPr>
          <w:trHeight w:val="300"/>
        </w:trPr>
        <w:tc>
          <w:tcPr>
            <w:tcW w:w="3005" w:type="dxa"/>
          </w:tcPr>
          <w:p w:rsidR="08238B89" w:rsidP="5D75B0F7" w:rsidRDefault="08238B89" w14:paraId="54231F71" w14:textId="73B7D568">
            <w:pPr>
              <w:rPr>
                <w:lang w:val="en-GB"/>
              </w:rPr>
            </w:pPr>
            <w:r w:rsidRPr="5D75B0F7">
              <w:rPr>
                <w:lang w:val="en-GB"/>
              </w:rPr>
              <w:t>France</w:t>
            </w:r>
          </w:p>
        </w:tc>
        <w:tc>
          <w:tcPr>
            <w:tcW w:w="3005" w:type="dxa"/>
          </w:tcPr>
          <w:p w:rsidR="43ACA9EE" w:rsidP="5D75B0F7" w:rsidRDefault="43ACA9EE" w14:paraId="06E6A317" w14:textId="2418A3A5">
            <w:pPr>
              <w:rPr>
                <w:lang w:val="en-GB"/>
              </w:rPr>
            </w:pPr>
            <w:r w:rsidRPr="5D75B0F7">
              <w:rPr>
                <w:lang w:val="en-GB"/>
              </w:rPr>
              <w:t>Conservative</w:t>
            </w:r>
          </w:p>
        </w:tc>
        <w:tc>
          <w:tcPr>
            <w:tcW w:w="3005" w:type="dxa"/>
          </w:tcPr>
          <w:p w:rsidR="0B2DBE7D" w:rsidP="5D75B0F7" w:rsidRDefault="6A7A7649" w14:paraId="72EEECE0" w14:textId="7EF063F3">
            <w:pPr>
              <w:rPr>
                <w:lang w:val="en-GB"/>
              </w:rPr>
            </w:pPr>
            <w:r w:rsidRPr="6E7B6FD6">
              <w:rPr>
                <w:lang w:val="en-GB"/>
              </w:rPr>
              <w:t>Middle</w:t>
            </w:r>
          </w:p>
        </w:tc>
      </w:tr>
      <w:tr w:rsidR="5D75B0F7" w:rsidTr="6E7B6FD6" w14:paraId="50AC9BA2" w14:textId="77777777">
        <w:trPr>
          <w:trHeight w:val="300"/>
        </w:trPr>
        <w:tc>
          <w:tcPr>
            <w:tcW w:w="3005" w:type="dxa"/>
          </w:tcPr>
          <w:p w:rsidR="08238B89" w:rsidP="5D75B0F7" w:rsidRDefault="08238B89" w14:paraId="4BAFEF32" w14:textId="2C7D26CB">
            <w:pPr>
              <w:rPr>
                <w:lang w:val="en-GB"/>
              </w:rPr>
            </w:pPr>
            <w:r w:rsidRPr="5D75B0F7">
              <w:rPr>
                <w:lang w:val="en-GB"/>
              </w:rPr>
              <w:t>Germany</w:t>
            </w:r>
          </w:p>
        </w:tc>
        <w:tc>
          <w:tcPr>
            <w:tcW w:w="3005" w:type="dxa"/>
          </w:tcPr>
          <w:p w:rsidR="1F931CFC" w:rsidP="5D75B0F7" w:rsidRDefault="1F931CFC" w14:paraId="74787185" w14:textId="34600970">
            <w:pPr>
              <w:rPr>
                <w:lang w:val="en-GB"/>
              </w:rPr>
            </w:pPr>
            <w:r w:rsidRPr="5D75B0F7">
              <w:rPr>
                <w:lang w:val="en-GB"/>
              </w:rPr>
              <w:t>Conservative</w:t>
            </w:r>
          </w:p>
        </w:tc>
        <w:tc>
          <w:tcPr>
            <w:tcW w:w="3005" w:type="dxa"/>
          </w:tcPr>
          <w:p w:rsidR="5AF463BE" w:rsidP="5D75B0F7" w:rsidRDefault="70D18B67" w14:paraId="1BFE1466" w14:textId="0760AD2E">
            <w:pPr>
              <w:rPr>
                <w:lang w:val="en-GB"/>
              </w:rPr>
            </w:pPr>
            <w:r w:rsidRPr="6E7B6FD6">
              <w:rPr>
                <w:lang w:val="en-GB"/>
              </w:rPr>
              <w:t>High</w:t>
            </w:r>
          </w:p>
        </w:tc>
      </w:tr>
      <w:tr w:rsidR="5D75B0F7" w:rsidTr="6E7B6FD6" w14:paraId="623C0BC5" w14:textId="77777777">
        <w:trPr>
          <w:trHeight w:val="300"/>
        </w:trPr>
        <w:tc>
          <w:tcPr>
            <w:tcW w:w="3005" w:type="dxa"/>
            <w:tcBorders>
              <w:bottom w:val="single" w:color="000000" w:themeColor="text1" w:sz="4" w:space="0"/>
            </w:tcBorders>
          </w:tcPr>
          <w:p w:rsidR="08238B89" w:rsidP="5D75B0F7" w:rsidRDefault="08238B89" w14:paraId="426F8CD0" w14:textId="3CE8689C">
            <w:pPr>
              <w:rPr>
                <w:lang w:val="en-GB"/>
              </w:rPr>
            </w:pPr>
            <w:r w:rsidRPr="5D75B0F7">
              <w:rPr>
                <w:lang w:val="en-GB"/>
              </w:rPr>
              <w:t>Sweden</w:t>
            </w:r>
          </w:p>
        </w:tc>
        <w:tc>
          <w:tcPr>
            <w:tcW w:w="3005" w:type="dxa"/>
            <w:tcBorders>
              <w:bottom w:val="single" w:color="000000" w:themeColor="text1" w:sz="4" w:space="0"/>
            </w:tcBorders>
          </w:tcPr>
          <w:p w:rsidR="58B95EDF" w:rsidP="5D75B0F7" w:rsidRDefault="58B95EDF" w14:paraId="5D535A5B" w14:textId="41946627">
            <w:pPr>
              <w:rPr>
                <w:lang w:val="en-GB"/>
              </w:rPr>
            </w:pPr>
            <w:r w:rsidRPr="5D75B0F7">
              <w:rPr>
                <w:lang w:val="en-GB"/>
              </w:rPr>
              <w:t>Social-Democratic</w:t>
            </w:r>
          </w:p>
        </w:tc>
        <w:tc>
          <w:tcPr>
            <w:tcW w:w="3005" w:type="dxa"/>
            <w:tcBorders>
              <w:bottom w:val="single" w:color="000000" w:themeColor="text1" w:sz="4" w:space="0"/>
            </w:tcBorders>
          </w:tcPr>
          <w:p w:rsidR="47478ECD" w:rsidP="5D75B0F7" w:rsidRDefault="6BF6600F" w14:paraId="32B4701E" w14:textId="503B7E0E">
            <w:pPr>
              <w:rPr>
                <w:lang w:val="en-GB"/>
              </w:rPr>
            </w:pPr>
            <w:r w:rsidRPr="6E7B6FD6">
              <w:rPr>
                <w:lang w:val="en-GB"/>
              </w:rPr>
              <w:t>High</w:t>
            </w:r>
          </w:p>
        </w:tc>
      </w:tr>
    </w:tbl>
    <w:p w:rsidR="04D897E9" w:rsidP="6E7B6FD6" w:rsidRDefault="2B771000" w14:paraId="06152F0F" w14:textId="03DA0410">
      <w:pPr>
        <w:rPr>
          <w:lang w:val="en-GB"/>
        </w:rPr>
      </w:pPr>
      <w:r w:rsidRPr="6E7B6FD6">
        <w:rPr>
          <w:lang w:val="en-GB"/>
        </w:rPr>
        <w:t xml:space="preserve">Data Sources. Welfare Regime Type: Own Classification. Control of Corruption: </w:t>
      </w:r>
      <w:r w:rsidRPr="6E7B6FD6" w:rsidR="7B1D9B68">
        <w:rPr>
          <w:lang w:val="en-GB"/>
        </w:rPr>
        <w:t>Own c</w:t>
      </w:r>
      <w:r w:rsidRPr="6E7B6FD6" w:rsidR="21337EBB">
        <w:rPr>
          <w:lang w:val="en-GB"/>
        </w:rPr>
        <w:t xml:space="preserve">lassification based on </w:t>
      </w:r>
      <w:proofErr w:type="spellStart"/>
      <w:r w:rsidRPr="6E7B6FD6" w:rsidR="21337EBB">
        <w:rPr>
          <w:lang w:val="en-GB"/>
        </w:rPr>
        <w:t>tertiles</w:t>
      </w:r>
      <w:proofErr w:type="spellEnd"/>
      <w:r w:rsidRPr="6E7B6FD6" w:rsidR="21337EBB">
        <w:rPr>
          <w:lang w:val="en-GB"/>
        </w:rPr>
        <w:t xml:space="preserve"> </w:t>
      </w:r>
      <w:r w:rsidRPr="6E7B6FD6" w:rsidR="6587369B">
        <w:rPr>
          <w:lang w:val="en-GB"/>
        </w:rPr>
        <w:t xml:space="preserve">within European economies </w:t>
      </w:r>
      <w:r w:rsidRPr="6E7B6FD6" w:rsidR="21337EBB">
        <w:rPr>
          <w:lang w:val="en-GB"/>
        </w:rPr>
        <w:t xml:space="preserve">of </w:t>
      </w:r>
      <w:r w:rsidRPr="6E7B6FD6" w:rsidR="04D897E9">
        <w:rPr>
          <w:lang w:val="en-GB"/>
        </w:rPr>
        <w:t>the World Bank Worldwide Governance Indicators, 202</w:t>
      </w:r>
      <w:r w:rsidRPr="6E7B6FD6" w:rsidR="395CEB18">
        <w:rPr>
          <w:lang w:val="en-GB"/>
        </w:rPr>
        <w:t>5</w:t>
      </w:r>
      <w:r w:rsidRPr="6E7B6FD6" w:rsidR="04D897E9">
        <w:rPr>
          <w:lang w:val="en-GB"/>
        </w:rPr>
        <w:t xml:space="preserve"> Update</w:t>
      </w:r>
      <w:r w:rsidRPr="6E7B6FD6" w:rsidR="1A32C8E8">
        <w:rPr>
          <w:lang w:val="en-GB"/>
        </w:rPr>
        <w:t>.</w:t>
      </w:r>
      <w:r w:rsidR="04D897E9">
        <w:br/>
      </w:r>
    </w:p>
    <w:p w:rsidR="00AC3DB9" w:rsidP="5D75B0F7" w:rsidRDefault="00AC3DB9" w14:paraId="2A462427" w14:textId="53B03179">
      <w:pPr>
        <w:rPr>
          <w:lang w:val="en-GB"/>
        </w:rPr>
      </w:pPr>
      <w:r w:rsidRPr="4005EBC3">
        <w:rPr>
          <w:lang w:val="en-GB"/>
        </w:rPr>
        <w:t xml:space="preserve">Data were collected primarily with Computer-Assisted Web Interviewing (CAWI), with Computer-Assisted Telephone Interviewing (CATI) offered to respondents unable to participate online. The target population was the non-institutionalised adult resident population in each country. Samples were drawn from the IPSOS </w:t>
      </w:r>
      <w:proofErr w:type="spellStart"/>
      <w:r w:rsidRPr="4005EBC3">
        <w:rPr>
          <w:lang w:val="en-GB"/>
        </w:rPr>
        <w:t>KnowledgePanel</w:t>
      </w:r>
      <w:proofErr w:type="spellEnd"/>
      <w:r w:rsidRPr="4005EBC3">
        <w:rPr>
          <w:lang w:val="en-GB"/>
        </w:rPr>
        <w:t xml:space="preserve"> in all countries except for Germany, where the </w:t>
      </w:r>
      <w:proofErr w:type="spellStart"/>
      <w:r w:rsidRPr="4005EBC3">
        <w:rPr>
          <w:lang w:val="en-GB"/>
        </w:rPr>
        <w:t>infas</w:t>
      </w:r>
      <w:proofErr w:type="spellEnd"/>
      <w:r w:rsidRPr="4005EBC3">
        <w:rPr>
          <w:lang w:val="en-GB"/>
        </w:rPr>
        <w:t xml:space="preserve"> </w:t>
      </w:r>
      <w:proofErr w:type="spellStart"/>
      <w:r w:rsidRPr="4005EBC3">
        <w:rPr>
          <w:lang w:val="en-GB"/>
        </w:rPr>
        <w:t>Mastersample</w:t>
      </w:r>
      <w:proofErr w:type="spellEnd"/>
      <w:r w:rsidRPr="4005EBC3">
        <w:rPr>
          <w:lang w:val="en-GB"/>
        </w:rPr>
        <w:t xml:space="preserve"> was used. Both panels recruit participants through random address- and phone-based sampling. This makes self-selection into the panels impossible and ensures that each resident has a known probability of inclusion. From these panels, stratified random samples were drawn by age, gender and education. This high-quality sampling approach allows statistical inference to population statistics, which is impossible with</w:t>
      </w:r>
      <w:r w:rsidRPr="4005EBC3" w:rsidR="00E03CAE">
        <w:rPr>
          <w:lang w:val="en-GB"/>
        </w:rPr>
        <w:t xml:space="preserve">out strong modelling assumptions </w:t>
      </w:r>
      <w:r w:rsidRPr="4005EBC3" w:rsidR="681B90D0">
        <w:rPr>
          <w:lang w:val="en-GB"/>
        </w:rPr>
        <w:t>with</w:t>
      </w:r>
      <w:r w:rsidRPr="4005EBC3">
        <w:rPr>
          <w:lang w:val="en-GB"/>
        </w:rPr>
        <w:t xml:space="preserve"> </w:t>
      </w:r>
      <w:r w:rsidRPr="4005EBC3" w:rsidR="55DC639C">
        <w:rPr>
          <w:lang w:val="en-GB"/>
        </w:rPr>
        <w:t xml:space="preserve">non-probability samples such as self-recruited </w:t>
      </w:r>
      <w:r w:rsidRPr="4005EBC3">
        <w:rPr>
          <w:lang w:val="en-GB"/>
        </w:rPr>
        <w:t xml:space="preserve">opt-in online access panels </w:t>
      </w:r>
      <w:r w:rsidRPr="4005EBC3">
        <w:rPr>
          <w:lang w:val="en-GB"/>
        </w:rPr>
        <w:fldChar w:fldCharType="begin"/>
      </w:r>
      <w:r w:rsidR="00EB2B6E">
        <w:rPr>
          <w:lang w:val="en-GB"/>
        </w:rPr>
        <w:instrText xml:space="preserve"> ADDIN ZOTERO_ITEM CSL_CITATION {"citationID":"wsO9IKWY","properties":{"formattedCitation":"(Cornesse et al. 2020)","plainCitation":"(Cornesse et al. 2020)","noteIndex":0},"citationItems":[{"id":5253,"uris":["http://zotero.org/groups/5754364/items/VGNMNPKX"],"itemData":{"id":5253,"type":"article-journal","abstract":"There is an ongoing debate in the survey research literature about whether and when probability and nonprobability sample surveys produce accurate estimates of a larger population. Statistical theory provides a justification for confidence in probability sampling as a function of the survey design, whereas inferences based on nonprobability sampling are entirely dependent on models for validity. This article reviews the current debate about probability and nonprobability sample surveys. We describe the conditions under which nonprobability sample surveys may provide accurate results in theory and discuss empirical evidence on which types of samples produce the highest accuracy in practice. From these theoretical and empirical considerations, we derive best-practice recommendations and outline paths for future research.","citation-key":"cornesseReviewConceptualApproaches2020","container-title":"Journal of Survey Statistics and Methodology","DOI":"10.1093/jssam/smz041","ISSN":"2325-0984","issue":"1","journalAbbreviation":"J Surv Stat Methodol","note":"238 citations (Crossref/DOI) [2026-06-05]","page":"4-36","source":"Silverchair","title":"A Review of Conceptual Approaches and Empirical Evidence on Probability and Nonprobability Sample Survey Research","volume":"8","author":[{"family":"Cornesse","given":"Carina"},{"family":"Blom","given":"Annelies G"},{"family":"Dutwin","given":"David"},{"family":"Krosnick","given":"Jon A"},{"family":"De Leeuw","given":"Edith D"},{"family":"Legleye","given":"Stéphane"},{"family":"Pasek","given":"Josh"},{"family":"Pennay","given":"Darren"},{"family":"Phillips","given":"Benjamin"},{"family":"Sakshaug","given":"Joseph W"},{"family":"Struminskaya","given":"Bella"},{"family":"Wenz","given":"Alexander"}],"issued":{"date-parts":[["2020",2,1]]}}}],"schema":"https://github.com/citation-style-language/schema/raw/master/csl-citation.json"} </w:instrText>
      </w:r>
      <w:r w:rsidRPr="4005EBC3">
        <w:rPr>
          <w:lang w:val="en-GB"/>
        </w:rPr>
        <w:fldChar w:fldCharType="separate"/>
      </w:r>
      <w:r w:rsidR="001A27F7">
        <w:t>(Cornesse et al. 2020)</w:t>
      </w:r>
      <w:r w:rsidRPr="4005EBC3">
        <w:rPr>
          <w:lang w:val="en-GB"/>
        </w:rPr>
        <w:fldChar w:fldCharType="end"/>
      </w:r>
      <w:r w:rsidRPr="4005EBC3">
        <w:rPr>
          <w:lang w:val="en-GB"/>
        </w:rPr>
        <w:t xml:space="preserve">. </w:t>
      </w:r>
    </w:p>
    <w:p w:rsidR="004D2750" w:rsidP="4005EBC3" w:rsidRDefault="20C93447" w14:paraId="78E7E673" w14:textId="7B22561B">
      <w:r w:rsidRPr="52070DFD">
        <w:rPr>
          <w:lang w:val="en-GB"/>
        </w:rPr>
        <w:t xml:space="preserve">Whenever possible, we used established, validated survey items from large-scale surveys such as the European Social Survey, World Values Survey and International Social Survey Program (see </w:t>
      </w:r>
      <w:r w:rsidRPr="52070DFD" w:rsidR="7AAC1423">
        <w:rPr>
          <w:lang w:val="en-GB"/>
        </w:rPr>
        <w:t>§$ Next</w:t>
      </w:r>
      <w:r w:rsidRPr="52070DFD">
        <w:rPr>
          <w:lang w:val="en-GB"/>
        </w:rPr>
        <w:t xml:space="preserve"> </w:t>
      </w:r>
      <w:r w:rsidRPr="52070DFD" w:rsidR="7AAC1423">
        <w:rPr>
          <w:lang w:val="en-GB"/>
        </w:rPr>
        <w:t>iteration</w:t>
      </w:r>
      <w:r w:rsidRPr="52070DFD">
        <w:rPr>
          <w:lang w:val="en-GB"/>
        </w:rPr>
        <w:t>for item sources). We used existing translations where possible. Where not, IPSOS provided translations by native speakers, which were reviewed by a network of country experts</w:t>
      </w:r>
      <w:r w:rsidRPr="4005EBC3">
        <w:rPr>
          <w:lang w:val="en-GB"/>
        </w:rPr>
        <w:t>￼</w:t>
      </w:r>
      <w:r w:rsidRPr="52070DFD">
        <w:rPr>
          <w:lang w:val="en-GB"/>
        </w:rPr>
        <w:t>. The full questionnaire underwent cognitive pretesting (</w:t>
      </w:r>
      <w:r w:rsidRPr="4005EBC3" w:rsidR="2A359E50">
        <w:rPr>
          <w:lang w:val="en-GB"/>
        </w:rPr>
        <w:t>IPSOS, 2025</w:t>
      </w:r>
      <w:r w:rsidRPr="52070DFD">
        <w:rPr>
          <w:lang w:val="en-GB"/>
        </w:rPr>
        <w:t xml:space="preserve">) in late 2025 in the German language version with a diverse sample of </w:t>
      </w:r>
      <w:r w:rsidRPr="52070DFD" w:rsidR="314FA5B0">
        <w:rPr>
          <w:lang w:val="en-GB"/>
        </w:rPr>
        <w:t xml:space="preserve">eight </w:t>
      </w:r>
      <w:r w:rsidRPr="5A27ADEE">
        <w:rPr>
          <w:lang w:val="en-GB"/>
        </w:rPr>
        <w:t>pretesters. We put special emphasis on the survey items without established translations and survey items we developed ourselves, leading to minor wording adjustments. IPSOS implemented data quality controls in the questionnaire, including response-times to screen out inattentive respondents.</w:t>
      </w:r>
      <w:r w:rsidR="2A2577C8">
        <w:t xml:space="preserve"> </w:t>
      </w:r>
    </w:p>
    <w:p w:rsidRPr="00B85C63" w:rsidR="004D2750" w:rsidP="004D2750" w:rsidRDefault="2A2577C8" w14:paraId="08ED2F03" w14:textId="502A098F">
      <w:r>
        <w:t>The full dataset </w:t>
      </w:r>
      <w:r w:rsidR="2D63A4DF">
        <w:t>contains data</w:t>
      </w:r>
      <w:r w:rsidR="21AB038A">
        <w:t xml:space="preserve"> from </w:t>
      </w:r>
      <w:r>
        <w:t xml:space="preserve">8,066 </w:t>
      </w:r>
      <w:r w:rsidR="24F8AF6F">
        <w:t xml:space="preserve">completed </w:t>
      </w:r>
      <w:r>
        <w:t>interviews from Croatia, France, Germany, Italy, Poland, Spain, and Sweden. In the main analyses, we do not use population-size weights. The aim is not to estimate an EU-wide population average, but to compare patterns across the seven country cases and to examine whether similar explanatory mechanisms operate across different institutional and regional settings. </w:t>
      </w:r>
    </w:p>
    <w:p w:rsidR="00AC3DB9" w:rsidP="00AC3DB9" w:rsidRDefault="00AC3DB9" w14:paraId="5FE5C123" w14:textId="0E312903">
      <w:pPr>
        <w:rPr>
          <w:lang w:val="en-GB"/>
        </w:rPr>
      </w:pPr>
    </w:p>
    <w:p w:rsidRPr="00AC3DB9" w:rsidR="00AC3DB9" w:rsidP="00AC3DB9" w:rsidRDefault="00AC3DB9" w14:paraId="3E32CE16" w14:textId="77777777">
      <w:pPr>
        <w:rPr>
          <w:lang w:val="en-GB"/>
        </w:rPr>
      </w:pPr>
    </w:p>
    <w:p w:rsidR="3A821A33" w:rsidP="00AC3DB9" w:rsidRDefault="247C5151" w14:paraId="3B41DEC8" w14:textId="568BB12E">
      <w:pPr>
        <w:pStyle w:val="berschrift2"/>
      </w:pPr>
      <w:proofErr w:type="spellStart"/>
      <w:r>
        <w:t>Operationalisation</w:t>
      </w:r>
      <w:proofErr w:type="spellEnd"/>
    </w:p>
    <w:p w:rsidRPr="00B85C63" w:rsidR="00F631D8" w:rsidP="00F631D8" w:rsidRDefault="00F631D8" w14:paraId="72AD486F" w14:textId="42624F86">
      <w:r>
        <w:t xml:space="preserve">that </w:t>
      </w:r>
      <w:r w:rsidRPr="00B85C63">
        <w:t>the indices are standardized so that effect sizes are directly comparable. </w:t>
      </w:r>
      <w:r w:rsidR="00D3170F">
        <w:t>Table</w:t>
      </w:r>
      <w:r w:rsidR="004D32CA">
        <w:t>s A.1 and A.2</w:t>
      </w:r>
      <w:r w:rsidR="00D3170F">
        <w:t xml:space="preserve"> in the appendix</w:t>
      </w:r>
      <w:r w:rsidRPr="00B85C63" w:rsidR="00D3170F">
        <w:t xml:space="preserve"> </w:t>
      </w:r>
      <w:r w:rsidRPr="00B85C63">
        <w:t>documents the construction of the main indices used in the analysis of the main survey data. </w:t>
      </w:r>
      <w:r w:rsidR="00D33990">
        <w:t>Tables A.3 and A4 give an overview of our strateg</w:t>
      </w:r>
      <w:r w:rsidR="00DB0F55">
        <w:t>ies</w:t>
      </w:r>
      <w:r w:rsidR="00D33990">
        <w:t xml:space="preserve"> to missingness</w:t>
      </w:r>
      <w:r w:rsidR="00DB0F55">
        <w:t xml:space="preserve"> and imputation</w:t>
      </w:r>
      <w:r w:rsidR="00D33990">
        <w:t>.</w:t>
      </w:r>
    </w:p>
    <w:p w:rsidRPr="00B85C63" w:rsidR="00F631D8" w:rsidP="00F631D8" w:rsidRDefault="00F631D8" w14:paraId="7CC0D145" w14:textId="77777777">
      <w:r w:rsidRPr="00B85C63">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43"/>
        <w:gridCol w:w="1313"/>
        <w:gridCol w:w="2056"/>
        <w:gridCol w:w="4314"/>
      </w:tblGrid>
      <w:tr w:rsidRPr="00B85C63" w:rsidR="00F631D8" w:rsidTr="00F3185D" w14:paraId="59F6D3F6" w14:textId="77777777">
        <w:trPr>
          <w:trHeight w:val="300"/>
        </w:trPr>
        <w:tc>
          <w:tcPr>
            <w:tcW w:w="1260" w:type="dxa"/>
            <w:tcBorders>
              <w:top w:val="nil"/>
              <w:left w:val="nil"/>
              <w:bottom w:val="single" w:color="auto" w:sz="12" w:space="0"/>
              <w:right w:val="nil"/>
            </w:tcBorders>
            <w:shd w:val="clear" w:color="auto" w:fill="auto"/>
            <w:vAlign w:val="center"/>
            <w:hideMark/>
          </w:tcPr>
          <w:p w:rsidRPr="00B85C63" w:rsidR="00F631D8" w:rsidP="00F3185D" w:rsidRDefault="00F631D8" w14:paraId="0C292EB1" w14:textId="77777777">
            <w:r w:rsidRPr="00B85C63">
              <w:rPr>
                <w:b/>
                <w:bCs/>
              </w:rPr>
              <w:t>Block</w:t>
            </w:r>
            <w:r w:rsidRPr="00B85C63">
              <w:t> </w:t>
            </w:r>
          </w:p>
        </w:tc>
        <w:tc>
          <w:tcPr>
            <w:tcW w:w="1305" w:type="dxa"/>
            <w:tcBorders>
              <w:top w:val="nil"/>
              <w:left w:val="nil"/>
              <w:bottom w:val="single" w:color="auto" w:sz="12" w:space="0"/>
              <w:right w:val="nil"/>
            </w:tcBorders>
            <w:shd w:val="clear" w:color="auto" w:fill="auto"/>
            <w:vAlign w:val="center"/>
            <w:hideMark/>
          </w:tcPr>
          <w:p w:rsidRPr="00B85C63" w:rsidR="00F631D8" w:rsidP="00F3185D" w:rsidRDefault="00F631D8" w14:paraId="22F10210" w14:textId="77777777">
            <w:r w:rsidRPr="00B85C63">
              <w:rPr>
                <w:b/>
                <w:bCs/>
              </w:rPr>
              <w:t>Hypothesis</w:t>
            </w:r>
            <w:r w:rsidRPr="00B85C63">
              <w:t> </w:t>
            </w:r>
          </w:p>
        </w:tc>
        <w:tc>
          <w:tcPr>
            <w:tcW w:w="2130" w:type="dxa"/>
            <w:tcBorders>
              <w:top w:val="nil"/>
              <w:left w:val="nil"/>
              <w:bottom w:val="single" w:color="auto" w:sz="12" w:space="0"/>
              <w:right w:val="nil"/>
            </w:tcBorders>
            <w:shd w:val="clear" w:color="auto" w:fill="auto"/>
            <w:vAlign w:val="center"/>
            <w:hideMark/>
          </w:tcPr>
          <w:p w:rsidRPr="00B85C63" w:rsidR="00F631D8" w:rsidP="00F3185D" w:rsidRDefault="00F631D8" w14:paraId="12E8D76A" w14:textId="77777777">
            <w:r w:rsidRPr="00B85C63">
              <w:rPr>
                <w:b/>
                <w:bCs/>
              </w:rPr>
              <w:t>Predictor</w:t>
            </w:r>
            <w:r w:rsidRPr="00B85C63">
              <w:t> </w:t>
            </w:r>
          </w:p>
        </w:tc>
        <w:tc>
          <w:tcPr>
            <w:tcW w:w="4905" w:type="dxa"/>
            <w:tcBorders>
              <w:top w:val="nil"/>
              <w:left w:val="nil"/>
              <w:bottom w:val="single" w:color="auto" w:sz="12" w:space="0"/>
              <w:right w:val="nil"/>
            </w:tcBorders>
            <w:shd w:val="clear" w:color="auto" w:fill="auto"/>
            <w:vAlign w:val="center"/>
            <w:hideMark/>
          </w:tcPr>
          <w:p w:rsidRPr="00B85C63" w:rsidR="00F631D8" w:rsidP="00F3185D" w:rsidRDefault="00F631D8" w14:paraId="099CA872" w14:textId="77777777">
            <w:r w:rsidRPr="00B85C63">
              <w:rPr>
                <w:b/>
                <w:bCs/>
              </w:rPr>
              <w:t>Interpretation</w:t>
            </w:r>
            <w:r w:rsidRPr="00B85C63">
              <w:t> </w:t>
            </w:r>
          </w:p>
        </w:tc>
      </w:tr>
      <w:tr w:rsidRPr="00B85C63" w:rsidR="00F631D8" w:rsidTr="00F3185D" w14:paraId="3C285307"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6D2E6732" w14:textId="77777777">
            <w:r w:rsidRPr="00B85C63">
              <w:t>Individual foundations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2839D969" w14:textId="77777777">
            <w:r w:rsidRPr="00B85C63">
              <w:t>H1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4E564884" w14:textId="77777777">
            <w:r w:rsidRPr="00B85C63">
              <w:t>Left-right ideology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5F28D2B5" w14:textId="77777777">
            <w:r w:rsidRPr="00B85C63">
              <w:t>Higher values indicate a more right-wing position </w:t>
            </w:r>
          </w:p>
        </w:tc>
      </w:tr>
      <w:tr w:rsidRPr="00B85C63" w:rsidR="00F631D8" w:rsidTr="00F3185D" w14:paraId="5A294949"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7206153F" w14:textId="77777777">
            <w:r w:rsidRPr="00B85C63">
              <w:t>Individual foundations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6E6A0CB1" w14:textId="77777777">
            <w:r w:rsidRPr="00B85C63">
              <w:t>H2a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7575D769" w14:textId="77777777">
            <w:r w:rsidRPr="00B85C63">
              <w:t>Socioeconomic resources/status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44D5D3C0" w14:textId="77777777">
            <w:r w:rsidRPr="00B85C63">
              <w:t>Higher values indicate more income and higher perceived social status </w:t>
            </w:r>
          </w:p>
        </w:tc>
      </w:tr>
      <w:tr w:rsidRPr="00B85C63" w:rsidR="00F631D8" w:rsidTr="00F3185D" w14:paraId="13B30553"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7CED5BDE" w14:textId="77777777">
            <w:r w:rsidRPr="00B85C63">
              <w:t>Individual foundations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38EA587F" w14:textId="77777777">
            <w:r w:rsidRPr="00B85C63">
              <w:t>H2b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1151DBED" w14:textId="77777777">
            <w:r w:rsidRPr="00B85C63">
              <w:t>Perceived capacity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0C6EDA22" w14:textId="77777777">
            <w:r w:rsidRPr="00B85C63">
              <w:t>Higher values indicate greater perceived financial capacity </w:t>
            </w:r>
          </w:p>
        </w:tc>
      </w:tr>
      <w:tr w:rsidRPr="00B85C63" w:rsidR="00F631D8" w:rsidTr="00F3185D" w14:paraId="2E82C4FE"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55DFF2C1" w14:textId="77777777">
            <w:r w:rsidRPr="00B85C63">
              <w:t>Individual foundations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0B70B966" w14:textId="77777777">
            <w:r w:rsidRPr="00B85C63">
              <w:t>H3a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7E852504" w14:textId="77777777">
            <w:r w:rsidRPr="00B85C63">
              <w:t>Objective need/risk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54E9F5AD" w14:textId="77777777">
            <w:r w:rsidRPr="00B85C63">
              <w:t>Higher values indicate greater benefit receipt or </w:t>
            </w:r>
            <w:proofErr w:type="spellStart"/>
            <w:r w:rsidRPr="00B85C63">
              <w:t>labour</w:t>
            </w:r>
            <w:proofErr w:type="spellEnd"/>
            <w:r w:rsidRPr="00B85C63">
              <w:t>-market vulnerability </w:t>
            </w:r>
          </w:p>
        </w:tc>
      </w:tr>
      <w:tr w:rsidRPr="00B85C63" w:rsidR="00F631D8" w:rsidTr="00F3185D" w14:paraId="3252AA50"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69CC0143" w14:textId="77777777">
            <w:r w:rsidRPr="00B85C63">
              <w:t>Individual foundations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525961FF" w14:textId="77777777">
            <w:r w:rsidRPr="00B85C63">
              <w:t>H3b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4A115ABD" w14:textId="77777777">
            <w:r w:rsidRPr="00B85C63">
              <w:t>Perceived risk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16D2DC1B" w14:textId="77777777">
            <w:r w:rsidRPr="00B85C63">
              <w:t>Higher values indicate greater perceived risk of future hardship </w:t>
            </w:r>
          </w:p>
        </w:tc>
      </w:tr>
      <w:tr w:rsidRPr="00B85C63" w:rsidR="00F631D8" w:rsidTr="00F3185D" w14:paraId="711ACB70"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285C82E0" w14:textId="77777777">
            <w:r w:rsidRPr="00B85C63">
              <w:t>Norms and legitimacy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00158D9E" w14:textId="77777777">
            <w:r w:rsidRPr="00B85C63">
              <w:t>H4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55E68964" w14:textId="77777777">
            <w:r w:rsidRPr="00B85C63">
              <w:t>Contribution norms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08319481" w14:textId="77777777">
            <w:r w:rsidRPr="00B85C63">
              <w:t>Higher values indicate stronger perceived tax and benefit compliance norms </w:t>
            </w:r>
          </w:p>
        </w:tc>
      </w:tr>
      <w:tr w:rsidRPr="00B85C63" w:rsidR="00F631D8" w:rsidTr="00F3185D" w14:paraId="5D2A8313"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2BFB78D5" w14:textId="77777777">
            <w:r w:rsidRPr="00B85C63">
              <w:t>Norms and legitimacy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695741A4" w14:textId="77777777">
            <w:r w:rsidRPr="00B85C63">
              <w:t>H5a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537E2E9B" w14:textId="77777777">
            <w:r w:rsidRPr="00B85C63">
              <w:t>Social trust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2ACEDE15" w14:textId="77777777">
            <w:r w:rsidRPr="00B85C63">
              <w:t>Higher values indicate greater generalized trust, fairness, and helpfulness </w:t>
            </w:r>
          </w:p>
        </w:tc>
      </w:tr>
      <w:tr w:rsidRPr="00B85C63" w:rsidR="00F631D8" w:rsidTr="00F3185D" w14:paraId="0F914F0C"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42F359A0" w14:textId="77777777">
            <w:r w:rsidRPr="00B85C63">
              <w:t>Norms and legitimacy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0CC23448" w14:textId="77777777">
            <w:r w:rsidRPr="00B85C63">
              <w:t>H5b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115C69E1" w14:textId="77777777">
            <w:r w:rsidRPr="00B85C63">
              <w:t>Institutional trust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2156874D" w14:textId="77777777">
            <w:r w:rsidRPr="00B85C63">
              <w:t>Higher values indicate greater trust in political and administrative institutions </w:t>
            </w:r>
          </w:p>
        </w:tc>
      </w:tr>
      <w:tr w:rsidRPr="00B85C63" w:rsidR="00F631D8" w:rsidTr="00F3185D" w14:paraId="4C617B3C"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54922A11" w14:textId="77777777">
            <w:r w:rsidRPr="00B85C63">
              <w:t>Norms and legitimacy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0664BC8D" w14:textId="77777777">
            <w:r w:rsidRPr="00B85C63">
              <w:t>H5c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61A20FB0" w14:textId="77777777">
            <w:r w:rsidRPr="00B85C63">
              <w:t>Public-service evaluations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2140C20F" w14:textId="77777777">
            <w:r w:rsidRPr="00B85C63">
              <w:t>Higher values indicate more positive evaluations of public services </w:t>
            </w:r>
          </w:p>
        </w:tc>
      </w:tr>
      <w:tr w:rsidRPr="00B85C63" w:rsidR="00F631D8" w:rsidTr="00F3185D" w14:paraId="59EDC38B"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52C19911" w14:textId="77777777">
            <w:r w:rsidRPr="00B85C63">
              <w:t>Regional context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681A0D12" w14:textId="77777777">
            <w:r w:rsidRPr="00B85C63">
              <w:t>H6a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4A745AF5" w14:textId="77777777">
            <w:r w:rsidRPr="00B85C63">
              <w:t>Regional public-service quality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6CD246A9" w14:textId="77777777">
            <w:r w:rsidRPr="00B85C63">
              <w:t>Higher values indicate better regional public-service quality </w:t>
            </w:r>
          </w:p>
        </w:tc>
      </w:tr>
      <w:tr w:rsidRPr="00B85C63" w:rsidR="00F631D8" w:rsidTr="00F3185D" w14:paraId="08A62E97" w14:textId="77777777">
        <w:trPr>
          <w:trHeight w:val="300"/>
        </w:trPr>
        <w:tc>
          <w:tcPr>
            <w:tcW w:w="1260" w:type="dxa"/>
            <w:tcBorders>
              <w:top w:val="nil"/>
              <w:left w:val="nil"/>
              <w:bottom w:val="single" w:color="auto" w:sz="6" w:space="0"/>
              <w:right w:val="nil"/>
            </w:tcBorders>
            <w:shd w:val="clear" w:color="auto" w:fill="auto"/>
            <w:vAlign w:val="center"/>
            <w:hideMark/>
          </w:tcPr>
          <w:p w:rsidRPr="00B85C63" w:rsidR="00F631D8" w:rsidP="00F3185D" w:rsidRDefault="00F631D8" w14:paraId="117398F8" w14:textId="77777777">
            <w:r w:rsidRPr="00B85C63">
              <w:t>Regional context </w:t>
            </w:r>
          </w:p>
        </w:tc>
        <w:tc>
          <w:tcPr>
            <w:tcW w:w="1305" w:type="dxa"/>
            <w:tcBorders>
              <w:top w:val="nil"/>
              <w:left w:val="nil"/>
              <w:bottom w:val="single" w:color="auto" w:sz="6" w:space="0"/>
              <w:right w:val="nil"/>
            </w:tcBorders>
            <w:shd w:val="clear" w:color="auto" w:fill="auto"/>
            <w:vAlign w:val="center"/>
            <w:hideMark/>
          </w:tcPr>
          <w:p w:rsidRPr="00B85C63" w:rsidR="00F631D8" w:rsidP="00F3185D" w:rsidRDefault="00F631D8" w14:paraId="1AC02409" w14:textId="77777777">
            <w:r w:rsidRPr="00B85C63">
              <w:t>H6b </w:t>
            </w:r>
          </w:p>
        </w:tc>
        <w:tc>
          <w:tcPr>
            <w:tcW w:w="2130" w:type="dxa"/>
            <w:tcBorders>
              <w:top w:val="nil"/>
              <w:left w:val="nil"/>
              <w:bottom w:val="single" w:color="auto" w:sz="6" w:space="0"/>
              <w:right w:val="nil"/>
            </w:tcBorders>
            <w:shd w:val="clear" w:color="auto" w:fill="auto"/>
            <w:vAlign w:val="center"/>
            <w:hideMark/>
          </w:tcPr>
          <w:p w:rsidRPr="00B85C63" w:rsidR="00F631D8" w:rsidP="00F3185D" w:rsidRDefault="00F631D8" w14:paraId="58331AC0" w14:textId="77777777">
            <w:r w:rsidRPr="00B85C63">
              <w:t>Relative regional income </w:t>
            </w:r>
          </w:p>
        </w:tc>
        <w:tc>
          <w:tcPr>
            <w:tcW w:w="4905" w:type="dxa"/>
            <w:tcBorders>
              <w:top w:val="nil"/>
              <w:left w:val="nil"/>
              <w:bottom w:val="single" w:color="auto" w:sz="6" w:space="0"/>
              <w:right w:val="nil"/>
            </w:tcBorders>
            <w:shd w:val="clear" w:color="auto" w:fill="auto"/>
            <w:vAlign w:val="center"/>
            <w:hideMark/>
          </w:tcPr>
          <w:p w:rsidRPr="00B85C63" w:rsidR="00F631D8" w:rsidP="00F3185D" w:rsidRDefault="00F631D8" w14:paraId="3B961B68" w14:textId="77777777">
            <w:r w:rsidRPr="00B85C63">
              <w:t>Higher values indicate a richer region relative to the national average </w:t>
            </w:r>
          </w:p>
        </w:tc>
      </w:tr>
    </w:tbl>
    <w:p w:rsidRPr="00B85C63" w:rsidR="00F631D8" w:rsidP="00F631D8" w:rsidRDefault="33A18A9B" w14:paraId="6A56071B" w14:textId="77777777">
      <w:r>
        <w:t> </w:t>
      </w:r>
    </w:p>
    <w:p w:rsidR="28FD5BFD" w:rsidRDefault="28FD5BFD" w14:paraId="6EEB7A2E" w14:textId="03129F50">
      <w:r>
        <w:t>Table 1: Overview of preregistered hypotheses</w:t>
      </w:r>
    </w:p>
    <w:p w:rsidRPr="00B85C63" w:rsidR="00F631D8" w:rsidP="00F631D8" w:rsidRDefault="00F631D8" w14:paraId="015B961E" w14:textId="23144F2B">
      <w:r w:rsidRPr="00B85C63">
        <w:t>Table 1 </w:t>
      </w:r>
      <w:proofErr w:type="spellStart"/>
      <w:r w:rsidRPr="00B85C63">
        <w:t>summarises</w:t>
      </w:r>
      <w:proofErr w:type="spellEnd"/>
      <w:r w:rsidRPr="00B85C63">
        <w:t> the main explanatory variables used in the results section. The full item composition, raw variable names, coding decisions, and deviations from the preregistered measurement plan are reported in Appendix Table</w:t>
      </w:r>
      <w:r w:rsidR="002C322A">
        <w:t>s A.1 and A.2</w:t>
      </w:r>
      <w:r w:rsidRPr="00B85C63">
        <w:t>.  </w:t>
      </w:r>
    </w:p>
    <w:p w:rsidR="00D2446A" w:rsidP="00C54CA4" w:rsidRDefault="00D2446A" w14:paraId="357D3816" w14:textId="24BEEFC0">
      <w:pPr>
        <w:rPr>
          <w:lang w:val="en-GB"/>
        </w:rPr>
      </w:pPr>
      <w:r w:rsidRPr="00B85C63">
        <w:t xml:space="preserve">Most explanatory variables are measured as indices rather than single items. We clean nonresponse, orient all items so that higher values indicate more of the underlying </w:t>
      </w:r>
      <w:r w:rsidRPr="00B85C63">
        <w:t>construct, rescale items to a common metric where necessary, and average them within respondents.</w:t>
      </w:r>
    </w:p>
    <w:p w:rsidR="2D2AE410" w:rsidP="00EF7A23" w:rsidRDefault="275073CF" w14:paraId="2049C36A" w14:textId="4D394937">
      <w:pPr>
        <w:pStyle w:val="berschrift2"/>
        <w:rPr>
          <w:lang w:val="en-GB"/>
        </w:rPr>
      </w:pPr>
      <w:r w:rsidRPr="5A27ADEE">
        <w:rPr>
          <w:lang w:val="en-GB"/>
        </w:rPr>
        <w:t>Analytical Strategy</w:t>
      </w:r>
    </w:p>
    <w:p w:rsidRPr="00B85C63" w:rsidR="008F53CA" w:rsidP="008F53CA" w:rsidRDefault="008F53CA" w14:paraId="0E24092F" w14:textId="77777777">
      <w:r w:rsidRPr="00B85C63">
        <w:t>The primary tests use unweighted OLS models with country fixed effects and the preregistered respondent-level controls. We estimate the models in blocks that follow the theoretical framework. Block A includes individual foundations: left-right ideology, socioeconomic resources/status, perceived capacity, objective need, perceived risk, and the interaction between perceived risk and capacity. Block B includes social norms and legitimacy: contribution norms, social trust, institutional trust, and public-service evaluations. The full model combines both blocks. </w:t>
      </w:r>
    </w:p>
    <w:p w:rsidRPr="00B85C63" w:rsidR="008F53CA" w:rsidP="008F53CA" w:rsidRDefault="008F53CA" w14:paraId="17811516" w14:textId="77777777">
      <w:r w:rsidRPr="00B85C63">
        <w:t>We treat a hypothesis as supported when the estimate in the unweighted full model points in the preregistered direction and the 95% confidence interval excludes zero. Directionally consistent but imprecise estimates are interpreted as mixed evidence. Estimates that are close to zero or point in the opposite direction are interpreted as not supporting the hypothesis. The two regional-context hypotheses, H6a and H6b, are evaluated separately because they rely on contextual rather than individual-level predictors. </w:t>
      </w:r>
    </w:p>
    <w:p w:rsidR="48D5ECEE" w:rsidP="00C54CA4" w:rsidRDefault="00693216" w14:paraId="7CA86DBC" w14:textId="3C40216C">
      <w:pPr>
        <w:pStyle w:val="berschrift1"/>
        <w:rPr>
          <w:lang w:val="en-GB"/>
        </w:rPr>
      </w:pPr>
      <w:r>
        <w:rPr>
          <w:lang w:val="en-GB"/>
        </w:rPr>
        <w:t xml:space="preserve">Empirical </w:t>
      </w:r>
      <w:r w:rsidRPr="52070DFD" w:rsidR="48D5ECEE">
        <w:rPr>
          <w:lang w:val="en-GB"/>
        </w:rPr>
        <w:t>Results</w:t>
      </w:r>
      <w:r w:rsidRPr="52070DFD" w:rsidR="0FEDB253">
        <w:rPr>
          <w:lang w:val="en-GB"/>
        </w:rPr>
        <w:t xml:space="preserve"> </w:t>
      </w:r>
    </w:p>
    <w:p w:rsidRPr="00B85C63" w:rsidR="00B85C63" w:rsidP="00B85C63" w:rsidRDefault="00B85C63" w14:paraId="7C282FAB" w14:textId="77777777">
      <w:r w:rsidRPr="00B85C63">
        <w:t>We begin by describing the level and structure of political solidarity across the seven countries. We then test whether the main differences in solidarity are better explained by individual foundations, by perceptions of norms and institutional legitimacy, or by regional context. </w:t>
      </w:r>
    </w:p>
    <w:p w:rsidRPr="00B85C63" w:rsidR="00B85C63" w:rsidP="008E7563" w:rsidRDefault="1BEC005C" w14:paraId="6A15F500" w14:textId="77777777">
      <w:pPr>
        <w:pStyle w:val="berschrift2"/>
      </w:pPr>
      <w:r>
        <w:t>Outcome measures and explanatory blocks </w:t>
      </w:r>
    </w:p>
    <w:p w:rsidRPr="00B85C63" w:rsidR="00B85C63" w:rsidP="00B85C63" w:rsidRDefault="004137D2" w14:paraId="6764E7F3" w14:textId="577B4AEF">
      <w:r>
        <w:t>Recall that o</w:t>
      </w:r>
      <w:r w:rsidR="00B85C63">
        <w:t xml:space="preserve">ur primary outcome is the </w:t>
      </w:r>
      <w:r w:rsidR="001A74F4">
        <w:t xml:space="preserve">general </w:t>
      </w:r>
      <w:r w:rsidR="00276D1B">
        <w:t>political</w:t>
      </w:r>
      <w:r w:rsidR="00B85C63">
        <w:t xml:space="preserve"> solidarity index. It measures respondents’ willingness to pay for public redistribution benefiting people in their municipality, their country, and other EU countries. </w:t>
      </w:r>
    </w:p>
    <w:p w:rsidRPr="00B85C63" w:rsidR="00B85C63" w:rsidP="00B85C63" w:rsidRDefault="00B85C63" w14:paraId="0BDD5B0F" w14:textId="0FEE68E4">
      <w:r>
        <w:t>The models are </w:t>
      </w:r>
      <w:r w:rsidR="0E160D4D">
        <w:t>organized</w:t>
      </w:r>
      <w:r>
        <w:t> in three blocks. The first block captures individual foundations: left-right ideology, objective socioeconomic resources, perceived financial capacity, objective need, and perceived personal risk. The second block captures social norms and legitimacy: perceived contribution norms, social trust, institutional trust, and evaluations of public services. The third block adds regional context through measures of regional public-service quality and relative regional prosperity within countries. </w:t>
      </w:r>
    </w:p>
    <w:p w:rsidRPr="00B85C63" w:rsidR="00B85C63" w:rsidP="00B85C63" w:rsidRDefault="00B85C63" w14:paraId="45FB0140" w14:textId="7BEBE8BA">
      <w:r w:rsidRPr="00B85C63">
        <w:t xml:space="preserve">The expected signs follow the preregistered hypotheses. We expect more left-wing ideology, higher perceived capacity, greater objective need, greater perceived risk, stronger contribution norms, higher trust, and better service evaluations to be associated with higher political solidarity. For objective resources, the expectation is theoretically more specific. Respondents with greater resources may have more capacity to contribute, but they may also be more likely to see themselves as net </w:t>
      </w:r>
      <w:r w:rsidRPr="00B85C63">
        <w:t xml:space="preserve">contributors. </w:t>
      </w:r>
      <w:r w:rsidR="008C5B46">
        <w:t>However, based on earlier studies, we expect the positive effect of income to prevail.</w:t>
      </w:r>
      <w:r w:rsidRPr="00B85C63">
        <w:t> </w:t>
      </w:r>
    </w:p>
    <w:p w:rsidRPr="00B85C63" w:rsidR="00B85C63" w:rsidP="008E7563" w:rsidRDefault="1BEC005C" w14:paraId="496BD3EF" w14:textId="77777777">
      <w:pPr>
        <w:pStyle w:val="berschrift2"/>
      </w:pPr>
      <w:r>
        <w:t>Cross-national overview and country heterogeneity </w:t>
      </w:r>
    </w:p>
    <w:p w:rsidRPr="00B85C63" w:rsidR="00B85C63" w:rsidP="00B85C63" w:rsidRDefault="1BEC005C" w14:paraId="48AE4FF1" w14:textId="3D4CF7FE">
      <w:r>
        <w:t>We first describe the outcome space before turning to the regression models. Country means </w:t>
      </w:r>
      <w:r w:rsidR="74A9FA7E">
        <w:t>showing</w:t>
      </w:r>
      <w:r>
        <w:t xml:space="preserve"> substantial cross-national variation in political solidarity. Sweden has the highest mean level of </w:t>
      </w:r>
      <w:r w:rsidR="00C9147C">
        <w:t>general political</w:t>
      </w:r>
      <w:r>
        <w:t xml:space="preserve"> solidarity (3.</w:t>
      </w:r>
      <w:r w:rsidR="151986C1">
        <w:t>7</w:t>
      </w:r>
      <w:r>
        <w:t xml:space="preserve">), while Croatia has the lowest (3.0). </w:t>
      </w:r>
    </w:p>
    <w:p w:rsidRPr="00B85C63" w:rsidR="00B85C63" w:rsidP="00B85C63" w:rsidRDefault="1BEC005C" w14:paraId="623D9B67" w14:textId="3A07A9A1">
      <w:r>
        <w:t xml:space="preserve">Before estimating the pooled models, we also inspect </w:t>
      </w:r>
      <w:r w:rsidR="2E10899F">
        <w:t xml:space="preserve">(Figure 3) </w:t>
      </w:r>
      <w:r>
        <w:t>whether key associations are concentrated </w:t>
      </w:r>
      <w:r w:rsidR="463C0A47">
        <w:t>in certain national</w:t>
      </w:r>
      <w:r>
        <w:t> cases. The country-specific estimates are descriptive checks that show whether the relationships between solidarity and three central predictors, ideology, perceived capacity, and public-service evaluations, are broadly similar across countries or driven by one or two cases. </w:t>
      </w:r>
    </w:p>
    <w:p w:rsidRPr="00B85C63" w:rsidR="00B85C63" w:rsidP="00B85C63" w:rsidRDefault="00B85C63" w14:paraId="707FA9DD" w14:textId="272711B6">
      <w:r>
        <w:rPr>
          <w:noProof/>
        </w:rPr>
        <mc:AlternateContent>
          <mc:Choice Requires="wpg">
            <w:drawing>
              <wp:inline distT="0" distB="0" distL="0" distR="0" wp14:anchorId="089BCA70" wp14:editId="2E5696C1">
                <wp:extent cx="5229225" cy="4183380"/>
                <wp:effectExtent l="0" t="0" r="9525" b="7620"/>
                <wp:docPr id="1384031917" name="Gruppieren 1"/>
                <wp:cNvGraphicFramePr/>
                <a:graphic xmlns:a="http://schemas.openxmlformats.org/drawingml/2006/main">
                  <a:graphicData uri="http://schemas.microsoft.com/office/word/2010/wordprocessingGroup">
                    <wpg:wgp>
                      <wpg:cNvGrpSpPr/>
                      <wpg:grpSpPr>
                        <a:xfrm>
                          <a:off x="0" y="0"/>
                          <a:ext cx="5229225" cy="4183380"/>
                          <a:chOff x="0" y="0"/>
                          <a:chExt cx="5334000" cy="4267200"/>
                        </a:xfrm>
                      </wpg:grpSpPr>
                      <pic:pic xmlns:pic="http://schemas.openxmlformats.org/drawingml/2006/picture">
                        <pic:nvPicPr>
                          <pic:cNvPr id="1610668885" name="Grafik 1610668885"/>
                          <pic:cNvPicPr>
                            <a:picLocks noChangeAspect="1"/>
                          </pic:cNvPicPr>
                        </pic:nvPicPr>
                        <pic:blipFill>
                          <a:blip r:embed="rId16"/>
                          <a:stretch>
                            <a:fillRect/>
                          </a:stretch>
                        </pic:blipFill>
                        <pic:spPr>
                          <a:xfrm>
                            <a:off x="0" y="0"/>
                            <a:ext cx="5334000" cy="4267200"/>
                          </a:xfrm>
                          <a:prstGeom prst="rect">
                            <a:avLst/>
                          </a:prstGeom>
                          <a:ln>
                            <a:noFill/>
                          </a:ln>
                        </pic:spPr>
                      </pic:pic>
                      <wps:wsp>
                        <wps:cNvPr id="974302560" name="Rechteck 974302560"/>
                        <wps:cNvSpPr/>
                        <wps:spPr>
                          <a:xfrm>
                            <a:off x="676607" y="0"/>
                            <a:ext cx="3276600" cy="289560"/>
                          </a:xfrm>
                          <a:prstGeom prst="rect">
                            <a:avLst/>
                          </a:prstGeom>
                          <a:solidFill>
                            <a:schemeClr val="lt1"/>
                          </a:solidFill>
                          <a:ln>
                            <a:noFill/>
                          </a:ln>
                        </wps:spPr>
                        <wps:txbx>
                          <w:txbxContent>
                            <w:p w:rsidR="007C5FB3" w:rsidP="003C50C7" w:rsidRDefault="003642CC" w14:paraId="4566829E" w14:textId="77777777">
                              <w:pPr>
                                <w:rPr>
                                  <w:b/>
                                  <w:bCs/>
                                </w:rPr>
                              </w:pPr>
                              <w:r>
                                <w:rPr>
                                  <w:b/>
                                  <w:bCs/>
                                </w:rPr>
                                <w:t>General Political Solidarity by Country</w:t>
                              </w:r>
                            </w:p>
                          </w:txbxContent>
                        </wps:txbx>
                        <wps:bodyPr anchor="t"/>
                      </wps:wsp>
                      <wps:wsp>
                        <wps:cNvPr id="799218665" name="Rechteck 799218665"/>
                        <wps:cNvSpPr/>
                        <wps:spPr>
                          <a:xfrm>
                            <a:off x="1428748" y="3977640"/>
                            <a:ext cx="3276600" cy="289560"/>
                          </a:xfrm>
                          <a:prstGeom prst="rect">
                            <a:avLst/>
                          </a:prstGeom>
                          <a:solidFill>
                            <a:schemeClr val="lt1"/>
                          </a:solidFill>
                          <a:ln>
                            <a:noFill/>
                          </a:ln>
                        </wps:spPr>
                        <wps:txbx>
                          <w:txbxContent>
                            <w:p w:rsidR="007C5FB3" w:rsidP="003C50C7" w:rsidRDefault="003642CC" w14:paraId="2C0724E5" w14:textId="77777777">
                              <w:pPr>
                                <w:rPr>
                                  <w:b/>
                                  <w:bCs/>
                                </w:rPr>
                              </w:pPr>
                              <w:r>
                                <w:rPr>
                                  <w:b/>
                                  <w:bCs/>
                                </w:rPr>
                                <w:t xml:space="preserve">Means of General Political Solidarity </w:t>
                              </w:r>
                            </w:p>
                          </w:txbxContent>
                        </wps:txbx>
                        <wps:bodyPr anchor="t"/>
                      </wps:wsp>
                    </wpg:wgp>
                  </a:graphicData>
                </a:graphic>
              </wp:inline>
            </w:drawing>
          </mc:Choice>
          <mc:Fallback>
            <w:pict w14:anchorId="533D9AE1">
              <v:group id="Gruppieren 1" style="width:411.75pt;height:329.4pt;mso-position-horizontal-relative:char;mso-position-vertical-relative:line" coordsize="53340,42672" o:spid="_x0000_s1026" w14:anchorId="089BCA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1610668885" style="position:absolute;width:53340;height:4267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">
                  <v:imagedata o:title="" r:id="rId17"/>
                </v:shape>
                <v:rect id="Rechteck 974302560" style="position:absolute;left:6766;width:32766;height:2895;visibility:visible;mso-wrap-style:square;v-text-anchor:top" o:spid="_x0000_s1028"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">
                  <v:textbox>
                    <w:txbxContent>
                      <w:p w:rsidR="007C5FB3" w:rsidP="003C50C7" w:rsidRDefault="003642CC" w14:paraId="70718B2D" w14:textId="77777777">
                        <w:pPr>
                          <w:rPr>
                            <w:b/>
                            <w:bCs/>
                          </w:rPr>
                        </w:pPr>
                        <w:r>
                          <w:rPr>
                            <w:b/>
                            <w:bCs/>
                          </w:rPr>
                          <w:t>General Political Solidarity by Country</w:t>
                        </w:r>
                      </w:p>
                    </w:txbxContent>
                  </v:textbox>
                </v:rect>
                <v:rect id="Rechteck 799218665" style="position:absolute;left:14287;top:39776;width:32766;height:2896;visibility:visible;mso-wrap-style:square;v-text-anchor:top" o:spid="_x0000_s1029" fillcolor="white [3201]"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">
                  <v:textbox>
                    <w:txbxContent>
                      <w:p w:rsidR="007C5FB3" w:rsidP="003C50C7" w:rsidRDefault="003642CC" w14:paraId="4B344D59" w14:textId="77777777">
                        <w:pPr>
                          <w:rPr>
                            <w:b/>
                            <w:bCs/>
                          </w:rPr>
                        </w:pPr>
                        <w:r>
                          <w:rPr>
                            <w:b/>
                            <w:bCs/>
                          </w:rPr>
                          <w:t xml:space="preserve">Means of General Political Solidarity </w:t>
                        </w:r>
                      </w:p>
                    </w:txbxContent>
                  </v:textbox>
                </v:rect>
                <w10:anchorlock/>
              </v:group>
            </w:pict>
          </mc:Fallback>
        </mc:AlternateContent>
      </w:r>
      <w:r w:rsidR="1BEC005C">
        <w:t> </w:t>
      </w:r>
    </w:p>
    <w:p w:rsidRPr="00B85C63" w:rsidR="00B85C63" w:rsidP="00B85C63" w:rsidRDefault="1BEC005C" w14:paraId="6CA46F41" w14:textId="2139CA8B">
      <w:r>
        <w:t xml:space="preserve">Figure </w:t>
      </w:r>
      <w:r w:rsidR="3C39708C">
        <w:t>2</w:t>
      </w:r>
      <w:r>
        <w:t xml:space="preserve">.  Country means and uncertainty for </w:t>
      </w:r>
      <w:r w:rsidR="4B4B55AC">
        <w:t xml:space="preserve">general political </w:t>
      </w:r>
      <w:r>
        <w:t>solidarity. </w:t>
      </w:r>
    </w:p>
    <w:p w:rsidRPr="00B85C63" w:rsidR="00B85C63" w:rsidP="00B85C63" w:rsidRDefault="1BEC005C" w14:paraId="5515447C" w14:textId="2255AE08">
      <w:r>
        <w:t> </w:t>
      </w:r>
      <w:r>
        <w:rPr>
          <w:noProof/>
        </w:rPr>
        <w:drawing>
          <wp:inline distT="0" distB="0" distL="0" distR="0" wp14:anchorId="1D896BD3" wp14:editId="5F443F1F">
            <wp:extent cx="4797949" cy="383836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4797949" cy="3838360"/>
                    </a:xfrm>
                    <a:prstGeom prst="rect">
                      <a:avLst/>
                    </a:prstGeom>
                    <a:noFill/>
                    <a:ln>
                      <a:noFill/>
                    </a:ln>
                  </pic:spPr>
                </pic:pic>
              </a:graphicData>
            </a:graphic>
          </wp:inline>
        </w:drawing>
      </w:r>
      <w:r>
        <w:t> </w:t>
      </w:r>
    </w:p>
    <w:p w:rsidRPr="00B85C63" w:rsidR="00B85C63" w:rsidP="00B85C63" w:rsidRDefault="1BEC005C" w14:paraId="2BF12822" w14:textId="0E096305">
      <w:r>
        <w:t xml:space="preserve">Figure </w:t>
      </w:r>
      <w:r w:rsidR="7033DA82">
        <w:t>3</w:t>
      </w:r>
      <w:r>
        <w:t>. Country-specific estimates for three key predictors from the full model. </w:t>
      </w:r>
    </w:p>
    <w:p w:rsidRPr="00B85C63" w:rsidR="00B85C63" w:rsidP="00B85C63" w:rsidRDefault="00B85C63" w14:paraId="5D9D6715" w14:textId="77777777">
      <w:r w:rsidRPr="00B85C63">
        <w:t> </w:t>
      </w:r>
    </w:p>
    <w:p w:rsidRPr="00B85C63" w:rsidR="00B85C63" w:rsidP="008E7563" w:rsidRDefault="1BEC005C" w14:paraId="7A887C73" w14:textId="77777777">
      <w:pPr>
        <w:pStyle w:val="berschrift2"/>
      </w:pPr>
      <w:r>
        <w:t>A first look at the explanatory patterns </w:t>
      </w:r>
    </w:p>
    <w:p w:rsidRPr="00B85C63" w:rsidR="00B85C63" w:rsidP="00B85C63" w:rsidRDefault="1BEC005C" w14:paraId="611B303A" w14:textId="1C313EA6">
      <w:r>
        <w:t xml:space="preserve">Figure </w:t>
      </w:r>
      <w:r w:rsidR="75B37B69">
        <w:t xml:space="preserve">4 </w:t>
      </w:r>
      <w:r>
        <w:t xml:space="preserve">provides a descriptive overview of the preregistered individual-level predictors before we move to multivariable models. For each predictor, respondents are divided into five roughly equal-sized bins. The figure plots the mean value of the predictor in each bin against the mean level of </w:t>
      </w:r>
      <w:r w:rsidR="00C9147C">
        <w:t>general political</w:t>
      </w:r>
      <w:r>
        <w:t xml:space="preserve"> solidarity. </w:t>
      </w:r>
    </w:p>
    <w:p w:rsidRPr="00B85C63" w:rsidR="00B85C63" w:rsidP="00B85C63" w:rsidRDefault="00B85C63" w14:paraId="6B160300" w14:textId="6CDB7ABD">
      <w:r w:rsidRPr="00B85C63">
        <w:t>Several patterns are already visible</w:t>
      </w:r>
      <w:r w:rsidR="009955D0">
        <w:t xml:space="preserve"> in the descriptive evidence</w:t>
      </w:r>
      <w:r w:rsidRPr="00B85C63">
        <w:t xml:space="preserve">. Left-right ideology shows the clearest negative association: respondents further to the right report lower </w:t>
      </w:r>
      <w:r w:rsidR="00896CB8">
        <w:t>general political</w:t>
      </w:r>
      <w:r w:rsidRPr="00B85C63">
        <w:t xml:space="preserve"> solidarity. Perceived financial capacity is positively associated with solidarity, consistent with the idea that people are more willing to support redistribution for others when they feel able to contribute. By contrast, objective need and perceived risk do not show the expected positive descriptive pattern. Objective need is almost flat, while perceived risk is negatively associated with solidarity. </w:t>
      </w:r>
    </w:p>
    <w:p w:rsidRPr="00B85C63" w:rsidR="00B85C63" w:rsidP="00B85C63" w:rsidRDefault="00B85C63" w14:paraId="6AE03F28" w14:textId="6A61FD97">
      <w:r w:rsidRPr="00B85C63">
        <w:t> The strongest positive descriptive gradients appear for social trust, institutional trust, and public-service evaluations. Respondents who trust others, trust institutions, and evaluate public services more positively report substantially higher political solidarity. This pattern is consistent with the theoretical claim that solidarity depends not only on individual resources or risks, but also on whether people perceive the social and institutional environment as fair, trustworthy, and effective. </w:t>
      </w:r>
    </w:p>
    <w:p w:rsidRPr="00B85C63" w:rsidR="00B85C63" w:rsidP="00B85C63" w:rsidRDefault="00B85C63" w14:paraId="37E3BFCB" w14:textId="77777777">
      <w:r w:rsidRPr="00B85C63">
        <w:t xml:space="preserve">The binned plots are descriptive and do not adjust for country differences or other covariates. They therefore cannot serve as hypothesis tests. They do, however, </w:t>
      </w:r>
      <w:r w:rsidRPr="00B85C63">
        <w:t>preview the central empirical question for the regression analysis: whether the strong associations for trust and service evaluations remain once individual foundations and country fixed effects are included, and whether the unexpected descriptive patterns for resources, need, and risk persist in the full models. </w:t>
      </w:r>
    </w:p>
    <w:p w:rsidRPr="00B85C63" w:rsidR="00B85C63" w:rsidP="00B85C63" w:rsidRDefault="00B85C63" w14:paraId="374195B4" w14:textId="21D83D79">
      <w:r w:rsidRPr="00B85C63">
        <w:rPr>
          <w:noProof/>
          <w:lang w:val="en-GB"/>
        </w:rPr>
        <w:drawing>
          <wp:inline distT="0" distB="0" distL="0" distR="0" wp14:anchorId="3BFA2F7B" wp14:editId="6B25BD33">
            <wp:extent cx="5334000" cy="42672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r w:rsidRPr="00B85C63">
        <w:t> </w:t>
      </w:r>
    </w:p>
    <w:p w:rsidRPr="00B85C63" w:rsidR="00B85C63" w:rsidP="00B85C63" w:rsidRDefault="1BEC005C" w14:paraId="6A18F4C0" w14:textId="73D871E0">
      <w:r>
        <w:t xml:space="preserve">Figure </w:t>
      </w:r>
      <w:r w:rsidR="1EBD3345">
        <w:t>4</w:t>
      </w:r>
      <w:r>
        <w:t>. Descriptive associations between preregistered predictors and territorial solidarity</w:t>
      </w:r>
      <w:r w:rsidRPr="5A27ADEE">
        <w:rPr>
          <w:sz w:val="20"/>
          <w:szCs w:val="20"/>
        </w:rPr>
        <w:t>. </w:t>
      </w:r>
      <w:r w:rsidRPr="5A27ADEE">
        <w:rPr>
          <w:i/>
          <w:iCs/>
          <w:sz w:val="20"/>
          <w:szCs w:val="20"/>
        </w:rPr>
        <w:t>Note: Each panel divides respondents into five approximately equal-sized bins of the focal predictor. Points show bin-level means of territorial solidarity; lines connect these means. The figure is descriptive and does not adjust for country fixed effects or respondent-level controls. Higher values of left-right ideology indicate a more right-wing position; higher values of all other predictors indicate more of the construct named in the panel.</w:t>
      </w:r>
      <w:r w:rsidRPr="5A27ADEE">
        <w:rPr>
          <w:sz w:val="20"/>
          <w:szCs w:val="20"/>
        </w:rPr>
        <w:t> </w:t>
      </w:r>
    </w:p>
    <w:p w:rsidRPr="00B85C63" w:rsidR="00B85C63" w:rsidP="008E7563" w:rsidRDefault="1BEC005C" w14:paraId="243D5387" w14:textId="77777777">
      <w:pPr>
        <w:pStyle w:val="berschrift2"/>
      </w:pPr>
      <w:r>
        <w:t>Pooled models: individual foundations and legitimacy perceptions </w:t>
      </w:r>
    </w:p>
    <w:p w:rsidRPr="00B85C63" w:rsidR="00B85C63" w:rsidP="00B85C63" w:rsidRDefault="1BEC005C" w14:paraId="5FBA17D7" w14:textId="2DA197CD">
      <w:r>
        <w:t>The pooled regression analysis</w:t>
      </w:r>
      <w:r w:rsidR="07413E80">
        <w:t xml:space="preserve"> 8Table 2)</w:t>
      </w:r>
      <w:r>
        <w:t xml:space="preserve"> turns the descriptive patterns into comparable model-based tests. The full model retains 7,058 respondents, corresponding to 87.5% of the cleaned sample, and explains 34% of the variation in </w:t>
      </w:r>
      <w:r w:rsidR="6185B7B2">
        <w:t>general political</w:t>
      </w:r>
      <w:r>
        <w:t xml:space="preserve"> solidarity. </w:t>
      </w:r>
    </w:p>
    <w:p w:rsidRPr="00B85C63" w:rsidR="00B85C63" w:rsidP="00B85C63" w:rsidRDefault="00B85C63" w14:paraId="01317CFC" w14:textId="40CBD2F7">
      <w:r w:rsidRPr="00B85C63">
        <w:t>Among the individual foundations, left-right ideology is the clearest predictor. More right-wing respondents are substantially less </w:t>
      </w:r>
      <w:r w:rsidR="00EC1B4B">
        <w:t>politically solidary</w:t>
      </w:r>
      <w:r w:rsidRPr="00B85C63">
        <w:t xml:space="preserve"> than more left-wing respondents (β = -0.266, 95% CI [-0.286, -0.246], p &lt; 0.001). The resource-and-risk results are more mixed. Perceived capacity to contribute remains positively associated with solidarity in the full model (β = 0.036, p = 0.003), and objective need/risk is also positive (β = 0.029, p = 0.008). By contrast, objective resources are close to zero once the attitudinal predictors are included (β = 0.005, p = 0.764), and perceived risk is not </w:t>
      </w:r>
      <w:r w:rsidRPr="00B85C63">
        <w:t>statistically distinguishable from zero (β = 0.008, p = 0.455). These results provide strong support for the ideology hypothesis and weaker but still positive evidence for perceived capacity and objective need. They do not support a simple cost-side resource account. </w:t>
      </w:r>
    </w:p>
    <w:p w:rsidRPr="00B85C63" w:rsidR="00B85C63" w:rsidP="00B85C63" w:rsidRDefault="00B85C63" w14:paraId="629475E9" w14:textId="0F77FCAB">
      <w:r w:rsidRPr="00B85C63">
        <w:t xml:space="preserve">The second block of predictors captures social norms and institutional legitimacy. Here, all estimates are positive and precisely estimated. Social trust (β = 0.158), institutional trust (β = 0.158), and public-service evaluations (β = 0.135) are among the strongest predictors in the full model. Contribution norms also remain positively associated with </w:t>
      </w:r>
      <w:r w:rsidR="00DB0671">
        <w:t>general political</w:t>
      </w:r>
      <w:r w:rsidRPr="00B85C63">
        <w:t xml:space="preserve"> solidarity (β = 0.073, p &lt; 0.001). The pooled models therefore suggest that political solidarity is linked not only to respondents’ ideological position and material circumstances, but also to whether they see other citizens, institutions, and public services as trustworthy, fair, and effective. </w:t>
      </w:r>
    </w:p>
    <w:p w:rsidRPr="00B85C63" w:rsidR="00B85C63" w:rsidP="00B85C63" w:rsidRDefault="00B85C63" w14:paraId="747C457B" w14:textId="77777777">
      <w:r w:rsidRPr="00B85C63">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061"/>
        <w:gridCol w:w="613"/>
        <w:gridCol w:w="982"/>
        <w:gridCol w:w="751"/>
        <w:gridCol w:w="605"/>
        <w:gridCol w:w="911"/>
        <w:gridCol w:w="751"/>
        <w:gridCol w:w="613"/>
        <w:gridCol w:w="982"/>
        <w:gridCol w:w="751"/>
      </w:tblGrid>
      <w:tr w:rsidRPr="00B85C63" w:rsidR="00B85C63" w:rsidTr="5A27ADEE" w14:paraId="27246076" w14:textId="77777777">
        <w:trPr>
          <w:trHeight w:val="300"/>
        </w:trPr>
        <w:tc>
          <w:tcPr>
            <w:tcW w:w="2190" w:type="dxa"/>
            <w:tcBorders>
              <w:top w:val="single" w:color="auto" w:sz="18" w:space="0"/>
              <w:left w:val="single" w:color="auto" w:sz="2" w:space="0"/>
              <w:bottom w:val="nil"/>
              <w:right w:val="nil"/>
            </w:tcBorders>
            <w:shd w:val="clear" w:color="auto" w:fill="auto"/>
            <w:hideMark/>
          </w:tcPr>
          <w:p w:rsidRPr="00B85C63" w:rsidR="00B85C63" w:rsidP="00B85C63" w:rsidRDefault="00B85C63" w14:paraId="5E82832E" w14:textId="77777777">
            <w:commentRangeStart w:id="5"/>
            <w:r w:rsidRPr="00B85C63">
              <w:t> </w:t>
            </w:r>
          </w:p>
        </w:tc>
        <w:tc>
          <w:tcPr>
            <w:tcW w:w="2430" w:type="dxa"/>
            <w:gridSpan w:val="3"/>
            <w:tcBorders>
              <w:top w:val="single" w:color="auto" w:sz="18" w:space="0"/>
              <w:left w:val="nil"/>
              <w:bottom w:val="single" w:color="auto" w:sz="18" w:space="0"/>
              <w:right w:val="nil"/>
            </w:tcBorders>
            <w:shd w:val="clear" w:color="auto" w:fill="auto"/>
            <w:hideMark/>
          </w:tcPr>
          <w:p w:rsidRPr="00B85C63" w:rsidR="00B85C63" w:rsidP="00B85C63" w:rsidRDefault="00B85C63" w14:paraId="4FEF7385" w14:textId="0C79E457">
            <w:r w:rsidRPr="00B85C63">
              <w:rPr>
                <w:b/>
                <w:bCs/>
              </w:rPr>
              <w:t>Block A</w:t>
            </w:r>
            <w:r w:rsidRPr="00B85C63">
              <w:t> </w:t>
            </w:r>
            <w:commentRangeEnd w:id="5"/>
            <w:r w:rsidR="001B5BFE">
              <w:rPr>
                <w:rStyle w:val="Kommentarzeichen"/>
              </w:rPr>
              <w:commentReference w:id="5"/>
            </w:r>
          </w:p>
        </w:tc>
        <w:tc>
          <w:tcPr>
            <w:tcW w:w="2295" w:type="dxa"/>
            <w:gridSpan w:val="3"/>
            <w:tcBorders>
              <w:top w:val="single" w:color="auto" w:sz="18" w:space="0"/>
              <w:left w:val="nil"/>
              <w:bottom w:val="single" w:color="auto" w:sz="18" w:space="0"/>
              <w:right w:val="nil"/>
            </w:tcBorders>
            <w:shd w:val="clear" w:color="auto" w:fill="auto"/>
            <w:hideMark/>
          </w:tcPr>
          <w:p w:rsidRPr="00B85C63" w:rsidR="00B85C63" w:rsidP="00B85C63" w:rsidRDefault="00B85C63" w14:paraId="302FA02A" w14:textId="77777777">
            <w:r w:rsidRPr="00B85C63">
              <w:rPr>
                <w:b/>
                <w:bCs/>
              </w:rPr>
              <w:t>Block B</w:t>
            </w:r>
            <w:r w:rsidRPr="00B85C63">
              <w:t> </w:t>
            </w:r>
          </w:p>
        </w:tc>
        <w:tc>
          <w:tcPr>
            <w:tcW w:w="2430" w:type="dxa"/>
            <w:gridSpan w:val="3"/>
            <w:tcBorders>
              <w:top w:val="single" w:color="auto" w:sz="18" w:space="0"/>
              <w:left w:val="nil"/>
              <w:bottom w:val="single" w:color="auto" w:sz="18" w:space="0"/>
              <w:right w:val="single" w:color="auto" w:sz="2" w:space="0"/>
            </w:tcBorders>
            <w:shd w:val="clear" w:color="auto" w:fill="auto"/>
            <w:hideMark/>
          </w:tcPr>
          <w:p w:rsidRPr="00B85C63" w:rsidR="00B85C63" w:rsidP="00B85C63" w:rsidRDefault="00B85C63" w14:paraId="2E2045D9" w14:textId="77777777">
            <w:r w:rsidRPr="00B85C63">
              <w:rPr>
                <w:b/>
                <w:bCs/>
              </w:rPr>
              <w:t>Full</w:t>
            </w:r>
            <w:r w:rsidRPr="00B85C63">
              <w:t> </w:t>
            </w:r>
          </w:p>
        </w:tc>
      </w:tr>
      <w:tr w:rsidRPr="00B85C63" w:rsidR="00B85C63" w:rsidTr="5A27ADEE" w14:paraId="1EF3BFCF" w14:textId="77777777">
        <w:trPr>
          <w:trHeight w:val="300"/>
        </w:trPr>
        <w:tc>
          <w:tcPr>
            <w:tcW w:w="2190" w:type="dxa"/>
            <w:tcBorders>
              <w:top w:val="nil"/>
              <w:left w:val="single" w:color="auto" w:sz="2" w:space="0"/>
              <w:bottom w:val="single" w:color="auto" w:sz="18" w:space="0"/>
              <w:right w:val="nil"/>
            </w:tcBorders>
            <w:shd w:val="clear" w:color="auto" w:fill="auto"/>
            <w:hideMark/>
          </w:tcPr>
          <w:p w:rsidRPr="00B85C63" w:rsidR="00B85C63" w:rsidP="00B85C63" w:rsidRDefault="00B85C63" w14:paraId="39956569" w14:textId="77777777">
            <w:r w:rsidRPr="00B85C63">
              <w:rPr>
                <w:b/>
                <w:bCs/>
              </w:rPr>
              <w:t>Characteristic</w:t>
            </w:r>
            <w:r w:rsidRPr="00B85C63">
              <w:t> </w:t>
            </w:r>
          </w:p>
        </w:tc>
        <w:tc>
          <w:tcPr>
            <w:tcW w:w="615" w:type="dxa"/>
            <w:tcBorders>
              <w:top w:val="nil"/>
              <w:left w:val="nil"/>
              <w:bottom w:val="single" w:color="auto" w:sz="18" w:space="0"/>
              <w:right w:val="nil"/>
            </w:tcBorders>
            <w:shd w:val="clear" w:color="auto" w:fill="auto"/>
            <w:hideMark/>
          </w:tcPr>
          <w:p w:rsidRPr="00B85C63" w:rsidR="00B85C63" w:rsidP="00B85C63" w:rsidRDefault="00B85C63" w14:paraId="33603F1E" w14:textId="77777777">
            <w:r w:rsidRPr="00B85C63">
              <w:rPr>
                <w:b/>
                <w:bCs/>
              </w:rPr>
              <w:t>Beta</w:t>
            </w:r>
            <w:r w:rsidRPr="00B85C63">
              <w:t> </w:t>
            </w:r>
          </w:p>
        </w:tc>
        <w:tc>
          <w:tcPr>
            <w:tcW w:w="1080" w:type="dxa"/>
            <w:tcBorders>
              <w:top w:val="nil"/>
              <w:left w:val="nil"/>
              <w:bottom w:val="single" w:color="auto" w:sz="18" w:space="0"/>
              <w:right w:val="nil"/>
            </w:tcBorders>
            <w:shd w:val="clear" w:color="auto" w:fill="auto"/>
            <w:hideMark/>
          </w:tcPr>
          <w:p w:rsidRPr="00B85C63" w:rsidR="00B85C63" w:rsidP="00B85C63" w:rsidRDefault="00B85C63" w14:paraId="0E6230CD" w14:textId="77777777">
            <w:r w:rsidRPr="00B85C63">
              <w:rPr>
                <w:b/>
                <w:bCs/>
              </w:rPr>
              <w:t>95% CI</w:t>
            </w:r>
            <w:r w:rsidRPr="00B85C63">
              <w:t> </w:t>
            </w:r>
          </w:p>
        </w:tc>
        <w:tc>
          <w:tcPr>
            <w:tcW w:w="720" w:type="dxa"/>
            <w:tcBorders>
              <w:top w:val="nil"/>
              <w:left w:val="nil"/>
              <w:bottom w:val="single" w:color="auto" w:sz="18" w:space="0"/>
              <w:right w:val="nil"/>
            </w:tcBorders>
            <w:shd w:val="clear" w:color="auto" w:fill="auto"/>
            <w:hideMark/>
          </w:tcPr>
          <w:p w:rsidRPr="00B85C63" w:rsidR="00B85C63" w:rsidP="00B85C63" w:rsidRDefault="00B85C63" w14:paraId="67F6E636" w14:textId="77777777">
            <w:r w:rsidRPr="00B85C63">
              <w:rPr>
                <w:b/>
                <w:bCs/>
              </w:rPr>
              <w:t>p-value</w:t>
            </w:r>
            <w:r w:rsidRPr="00B85C63">
              <w:t> </w:t>
            </w:r>
          </w:p>
        </w:tc>
        <w:tc>
          <w:tcPr>
            <w:tcW w:w="570" w:type="dxa"/>
            <w:tcBorders>
              <w:top w:val="nil"/>
              <w:left w:val="nil"/>
              <w:bottom w:val="single" w:color="auto" w:sz="18" w:space="0"/>
              <w:right w:val="nil"/>
            </w:tcBorders>
            <w:shd w:val="clear" w:color="auto" w:fill="auto"/>
            <w:hideMark/>
          </w:tcPr>
          <w:p w:rsidRPr="00B85C63" w:rsidR="00B85C63" w:rsidP="00B85C63" w:rsidRDefault="00B85C63" w14:paraId="05EA993C" w14:textId="77777777">
            <w:r w:rsidRPr="00B85C63">
              <w:rPr>
                <w:b/>
                <w:bCs/>
              </w:rPr>
              <w:t>Beta</w:t>
            </w:r>
            <w:r w:rsidRPr="00B85C63">
              <w:t> </w:t>
            </w:r>
          </w:p>
        </w:tc>
        <w:tc>
          <w:tcPr>
            <w:tcW w:w="990" w:type="dxa"/>
            <w:tcBorders>
              <w:top w:val="nil"/>
              <w:left w:val="nil"/>
              <w:bottom w:val="single" w:color="auto" w:sz="18" w:space="0"/>
              <w:right w:val="nil"/>
            </w:tcBorders>
            <w:shd w:val="clear" w:color="auto" w:fill="auto"/>
            <w:hideMark/>
          </w:tcPr>
          <w:p w:rsidRPr="00B85C63" w:rsidR="00B85C63" w:rsidP="00B85C63" w:rsidRDefault="00B85C63" w14:paraId="140550B1" w14:textId="77777777">
            <w:r w:rsidRPr="00B85C63">
              <w:rPr>
                <w:b/>
                <w:bCs/>
              </w:rPr>
              <w:t>95% CI</w:t>
            </w:r>
            <w:r w:rsidRPr="00B85C63">
              <w:t> </w:t>
            </w:r>
          </w:p>
        </w:tc>
        <w:tc>
          <w:tcPr>
            <w:tcW w:w="720" w:type="dxa"/>
            <w:tcBorders>
              <w:top w:val="nil"/>
              <w:left w:val="nil"/>
              <w:bottom w:val="single" w:color="auto" w:sz="18" w:space="0"/>
              <w:right w:val="nil"/>
            </w:tcBorders>
            <w:shd w:val="clear" w:color="auto" w:fill="auto"/>
            <w:hideMark/>
          </w:tcPr>
          <w:p w:rsidRPr="00B85C63" w:rsidR="00B85C63" w:rsidP="00B85C63" w:rsidRDefault="00B85C63" w14:paraId="2AF54B20" w14:textId="77777777">
            <w:r w:rsidRPr="00B85C63">
              <w:rPr>
                <w:b/>
                <w:bCs/>
              </w:rPr>
              <w:t>p-value</w:t>
            </w:r>
            <w:r w:rsidRPr="00B85C63">
              <w:t> </w:t>
            </w:r>
          </w:p>
        </w:tc>
        <w:tc>
          <w:tcPr>
            <w:tcW w:w="615" w:type="dxa"/>
            <w:tcBorders>
              <w:top w:val="nil"/>
              <w:left w:val="nil"/>
              <w:bottom w:val="single" w:color="auto" w:sz="18" w:space="0"/>
              <w:right w:val="nil"/>
            </w:tcBorders>
            <w:shd w:val="clear" w:color="auto" w:fill="auto"/>
            <w:hideMark/>
          </w:tcPr>
          <w:p w:rsidRPr="00B85C63" w:rsidR="00B85C63" w:rsidP="00B85C63" w:rsidRDefault="00B85C63" w14:paraId="1F4FE6A4" w14:textId="77777777">
            <w:r w:rsidRPr="00B85C63">
              <w:rPr>
                <w:b/>
                <w:bCs/>
              </w:rPr>
              <w:t>Beta</w:t>
            </w:r>
            <w:r w:rsidRPr="00B85C63">
              <w:t> </w:t>
            </w:r>
          </w:p>
        </w:tc>
        <w:tc>
          <w:tcPr>
            <w:tcW w:w="1080" w:type="dxa"/>
            <w:tcBorders>
              <w:top w:val="nil"/>
              <w:left w:val="nil"/>
              <w:bottom w:val="single" w:color="auto" w:sz="18" w:space="0"/>
              <w:right w:val="nil"/>
            </w:tcBorders>
            <w:shd w:val="clear" w:color="auto" w:fill="auto"/>
            <w:hideMark/>
          </w:tcPr>
          <w:p w:rsidRPr="00B85C63" w:rsidR="00B85C63" w:rsidP="00B85C63" w:rsidRDefault="00B85C63" w14:paraId="574FD727" w14:textId="77777777">
            <w:r w:rsidRPr="00B85C63">
              <w:rPr>
                <w:b/>
                <w:bCs/>
              </w:rPr>
              <w:t>95% CI</w:t>
            </w:r>
            <w:r w:rsidRPr="00B85C63">
              <w:t> </w:t>
            </w:r>
          </w:p>
        </w:tc>
        <w:tc>
          <w:tcPr>
            <w:tcW w:w="720" w:type="dxa"/>
            <w:tcBorders>
              <w:top w:val="nil"/>
              <w:left w:val="nil"/>
              <w:bottom w:val="single" w:color="auto" w:sz="18" w:space="0"/>
              <w:right w:val="single" w:color="auto" w:sz="2" w:space="0"/>
            </w:tcBorders>
            <w:shd w:val="clear" w:color="auto" w:fill="auto"/>
            <w:hideMark/>
          </w:tcPr>
          <w:p w:rsidRPr="00B85C63" w:rsidR="00B85C63" w:rsidP="00B85C63" w:rsidRDefault="00B85C63" w14:paraId="2CFDC823" w14:textId="77777777">
            <w:r w:rsidRPr="00B85C63">
              <w:rPr>
                <w:b/>
                <w:bCs/>
              </w:rPr>
              <w:t>p-value</w:t>
            </w:r>
            <w:r w:rsidRPr="00B85C63">
              <w:t> </w:t>
            </w:r>
          </w:p>
        </w:tc>
      </w:tr>
      <w:tr w:rsidRPr="00B85C63" w:rsidR="00B85C63" w:rsidTr="5A27ADEE" w14:paraId="2A0BA4C7"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8121A8E" w14:textId="77777777">
            <w:r w:rsidRPr="00B85C63">
              <w:t>H1 Left-right ideology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9916F76" w14:textId="77777777">
            <w:r w:rsidRPr="00B85C63">
              <w:t>-0.329 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B6DCC59" w14:textId="77777777">
            <w:r w:rsidRPr="00B85C63">
              <w:t>-0.350, -0.308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E453AF0" w14:textId="77777777">
            <w:r w:rsidRPr="00B85C63">
              <w:rPr>
                <w:b/>
                <w:bCs/>
              </w:rPr>
              <w:t>&lt;0.001</w:t>
            </w:r>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0F2E367"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10AB492"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2BE09D3"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F8BB3C0" w14:textId="77777777">
            <w:r w:rsidRPr="00B85C63">
              <w:t>-0.266 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D7BAD41" w14:textId="77777777">
            <w:r w:rsidRPr="00B85C63">
              <w:t>-0.286, -0.246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CB29505" w14:textId="77777777">
            <w:r w:rsidRPr="00B85C63">
              <w:rPr>
                <w:b/>
                <w:bCs/>
              </w:rPr>
              <w:t>&lt;0.001</w:t>
            </w:r>
            <w:r w:rsidRPr="00B85C63">
              <w:t> </w:t>
            </w:r>
          </w:p>
        </w:tc>
      </w:tr>
      <w:tr w:rsidRPr="00B85C63" w:rsidR="00B85C63" w:rsidTr="5A27ADEE" w14:paraId="027304FE"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BBD3678" w14:textId="77777777">
            <w:r w:rsidRPr="00B85C63">
              <w:t>H2a Objective resources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4DF5AB5" w14:textId="77777777">
            <w:r w:rsidRPr="00B85C63">
              <w:t>0.063 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7A7A5AC" w14:textId="77777777">
            <w:r w:rsidRPr="00B85C63">
              <w:t>0.031, 0.094 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58BA21C" w14:textId="77777777">
            <w:r w:rsidRPr="00B85C63">
              <w:rPr>
                <w:b/>
                <w:bCs/>
              </w:rPr>
              <w:t>&lt;0.001</w:t>
            </w:r>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8D6D1DB"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43D958D"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99F17A5"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75ACB1E" w14:textId="77777777">
            <w:r w:rsidRPr="00B85C63">
              <w:t>0.005 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12EFDE3" w14:textId="77777777">
            <w:r w:rsidRPr="00B85C63">
              <w:t>-0.025, 0.034 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2CECBF2" w14:textId="77777777">
            <w:r w:rsidRPr="00B85C63">
              <w:t>0.764 </w:t>
            </w:r>
          </w:p>
        </w:tc>
      </w:tr>
      <w:tr w:rsidRPr="00B85C63" w:rsidR="00B85C63" w:rsidTr="5A27ADEE" w14:paraId="1B10255F"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1934457" w14:textId="77777777">
            <w:r w:rsidRPr="00B85C63">
              <w:t>H2b Perceived capacity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9B17CB2" w14:textId="77777777">
            <w:r w:rsidRPr="00B85C63">
              <w:t>0.108 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909A743" w14:textId="77777777">
            <w:r w:rsidRPr="00B85C63">
              <w:t>0.083, 0.133 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2626CB6" w14:textId="77777777">
            <w:r w:rsidRPr="00B85C63">
              <w:rPr>
                <w:b/>
                <w:bCs/>
              </w:rPr>
              <w:t>&lt;0.001</w:t>
            </w:r>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4F164E0"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BB7A849"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FBFDA3A"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E23B783" w14:textId="77777777">
            <w:r w:rsidRPr="00B85C63">
              <w:t>0.036 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B4411A0" w14:textId="77777777">
            <w:r w:rsidRPr="00B85C63">
              <w:t>0.012, 0.059 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D651CD7" w14:textId="77777777">
            <w:r w:rsidRPr="00B85C63">
              <w:rPr>
                <w:b/>
                <w:bCs/>
              </w:rPr>
              <w:t>0.003</w:t>
            </w:r>
            <w:r w:rsidRPr="00B85C63">
              <w:t> </w:t>
            </w:r>
          </w:p>
        </w:tc>
      </w:tr>
      <w:tr w:rsidRPr="00B85C63" w:rsidR="00B85C63" w:rsidTr="5A27ADEE" w14:paraId="1BEF6D44"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5766901" w14:textId="77777777">
            <w:r w:rsidRPr="00B85C63">
              <w:t>H3a Objective need/risk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AA72DBF" w14:textId="77777777">
            <w:r w:rsidRPr="00B85C63">
              <w:t>0.054 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A92BED2" w14:textId="77777777">
            <w:r w:rsidRPr="00B85C63">
              <w:t>0.030, 0.077 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AAF4E3D" w14:textId="77777777">
            <w:r w:rsidRPr="00B85C63">
              <w:rPr>
                <w:b/>
                <w:bCs/>
              </w:rPr>
              <w:t>&lt;0.001</w:t>
            </w:r>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2594CBC"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6E18237"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44D617B"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7A17BEF" w14:textId="77777777">
            <w:r w:rsidRPr="00B85C63">
              <w:t>0.029 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91C47E8" w14:textId="77777777">
            <w:r w:rsidRPr="00B85C63">
              <w:t>0.008, 0.051 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CFF5F14" w14:textId="77777777">
            <w:r w:rsidRPr="00B85C63">
              <w:rPr>
                <w:b/>
                <w:bCs/>
              </w:rPr>
              <w:t>0.008</w:t>
            </w:r>
            <w:r w:rsidRPr="00B85C63">
              <w:t> </w:t>
            </w:r>
          </w:p>
        </w:tc>
      </w:tr>
      <w:tr w:rsidRPr="00B85C63" w:rsidR="00B85C63" w:rsidTr="5A27ADEE" w14:paraId="08C2AE30"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B3F8BDD" w14:textId="77777777">
            <w:r w:rsidRPr="00B85C63">
              <w:t>H3b Perceived risk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FE58609" w14:textId="77777777">
            <w:r w:rsidRPr="00B85C63">
              <w:t>-0.029 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353DE91" w14:textId="77777777">
            <w:r w:rsidRPr="00B85C63">
              <w:t>-0.052, -0.006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38E053E" w14:textId="77777777">
            <w:r w:rsidRPr="00B85C63">
              <w:rPr>
                <w:b/>
                <w:bCs/>
              </w:rPr>
              <w:t>0.012</w:t>
            </w:r>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A6BE794"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89FF141"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AF73850"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938058A" w14:textId="77777777">
            <w:r w:rsidRPr="00B85C63">
              <w:t>0.008 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5396CFB" w14:textId="77777777">
            <w:r w:rsidRPr="00B85C63">
              <w:t>-0.013, 0.029 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716979A" w14:textId="77777777">
            <w:r w:rsidRPr="00B85C63">
              <w:t>0.455 </w:t>
            </w:r>
          </w:p>
        </w:tc>
      </w:tr>
      <w:tr w:rsidRPr="00B85C63" w:rsidR="00B85C63" w:rsidTr="5A27ADEE" w14:paraId="767DAFC5"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FA1269A" w14:textId="77777777">
            <w:r w:rsidRPr="00B85C63">
              <w:t>H3 Risk x Capacity interaction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452C081" w14:textId="77777777">
            <w:r w:rsidRPr="00B85C63">
              <w:t>0.001 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5AFF78C" w14:textId="77777777">
            <w:r w:rsidRPr="00B85C63">
              <w:t>-0.020, 0.022 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AB871CD" w14:textId="77777777">
            <w:r w:rsidRPr="00B85C63">
              <w:t>0.930 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0F2AB4D" w14:textId="77777777">
            <w:r w:rsidRPr="00B85C63">
              <w:t>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8A27D0C"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CA3E132" w14:textId="77777777">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602F89B" w14:textId="77777777">
            <w:r w:rsidRPr="00B85C63">
              <w:t>-0.004 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B082A0C" w14:textId="77777777">
            <w:r w:rsidRPr="00B85C63">
              <w:t>-0.023, 0.015 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3420319" w14:textId="77777777">
            <w:r w:rsidRPr="00B85C63">
              <w:t>0.681 </w:t>
            </w:r>
          </w:p>
        </w:tc>
      </w:tr>
      <w:tr w:rsidRPr="00B85C63" w:rsidR="00B85C63" w:rsidTr="5A27ADEE" w14:paraId="3911E1E7"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ECD02AA" w14:textId="77777777">
            <w:r w:rsidRPr="00B85C63">
              <w:t>H4 Norms and legitimacy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9EC1564" w14:textId="77777777">
            <w:r w:rsidRPr="00B85C63">
              <w:t>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0FD6ACD"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4F733A1" w14:textId="77777777">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A849CAD" w14:textId="77777777">
            <w:r w:rsidRPr="00B85C63">
              <w:t>0.083 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C7B75FB" w14:textId="77777777">
            <w:r w:rsidRPr="00B85C63">
              <w:t>0.063, 0.104 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76A15EC" w14:textId="77777777">
            <w:r w:rsidRPr="00B85C63">
              <w:rPr>
                <w:b/>
                <w:bCs/>
              </w:rPr>
              <w:t>&lt;0.001</w:t>
            </w:r>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BD7BC41" w14:textId="77777777">
            <w:r w:rsidRPr="00B85C63">
              <w:t>0.073 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E5DC1F5" w14:textId="77777777">
            <w:r w:rsidRPr="00B85C63">
              <w:t>0.052, 0.094 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DE6C4A0" w14:textId="77777777">
            <w:r w:rsidRPr="00B85C63">
              <w:rPr>
                <w:b/>
                <w:bCs/>
              </w:rPr>
              <w:t>&lt;0.001</w:t>
            </w:r>
            <w:r w:rsidRPr="00B85C63">
              <w:t> </w:t>
            </w:r>
          </w:p>
        </w:tc>
      </w:tr>
      <w:tr w:rsidRPr="00B85C63" w:rsidR="00B85C63" w:rsidTr="5A27ADEE" w14:paraId="0202AA96"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E142219" w14:textId="77777777">
            <w:r w:rsidRPr="00B85C63">
              <w:t>H5a Social trust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56D0859" w14:textId="77777777">
            <w:r w:rsidRPr="00B85C63">
              <w:t>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2E6347F"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478B0C5" w14:textId="77777777">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5225E17" w14:textId="77777777">
            <w:r w:rsidRPr="00B85C63">
              <w:t>0.192 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280812F" w14:textId="77777777">
            <w:r w:rsidRPr="00B85C63">
              <w:t>0.169, 0.215 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6E89FF9" w14:textId="77777777">
            <w:r w:rsidRPr="00B85C63">
              <w:rPr>
                <w:b/>
                <w:bCs/>
              </w:rPr>
              <w:t>&lt;0.001</w:t>
            </w:r>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54DDA44" w14:textId="77777777">
            <w:r w:rsidRPr="00B85C63">
              <w:t>0.158 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66BB2F21" w14:textId="77777777">
            <w:r w:rsidRPr="00B85C63">
              <w:t>0.135, 0.181 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60BE951" w14:textId="77777777">
            <w:r w:rsidRPr="00B85C63">
              <w:rPr>
                <w:b/>
                <w:bCs/>
              </w:rPr>
              <w:t>&lt;0.001</w:t>
            </w:r>
            <w:r w:rsidRPr="00B85C63">
              <w:t> </w:t>
            </w:r>
          </w:p>
        </w:tc>
      </w:tr>
      <w:tr w:rsidRPr="00B85C63" w:rsidR="00B85C63" w:rsidTr="5A27ADEE" w14:paraId="2EA840A8"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B56EE05" w14:textId="77777777">
            <w:r w:rsidRPr="00B85C63">
              <w:t>H5b Institutional trust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0F61222" w14:textId="77777777">
            <w:r w:rsidRPr="00B85C63">
              <w:t>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4B226470"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173FE79" w14:textId="77777777">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9F61D01" w14:textId="77777777">
            <w:r w:rsidRPr="00B85C63">
              <w:t>0.183 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1C3A048" w14:textId="77777777">
            <w:r w:rsidRPr="00B85C63">
              <w:t>0.155, 0.211 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8E8C531" w14:textId="77777777">
            <w:r w:rsidRPr="00B85C63">
              <w:rPr>
                <w:b/>
                <w:bCs/>
              </w:rPr>
              <w:t>&lt;0.001</w:t>
            </w:r>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4E1DD3D" w14:textId="77777777">
            <w:r w:rsidRPr="00B85C63">
              <w:t>0.158 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7F15158" w14:textId="77777777">
            <w:r w:rsidRPr="00B85C63">
              <w:t>0.129, 0.187 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FCA4AE7" w14:textId="77777777">
            <w:r w:rsidRPr="00B85C63">
              <w:rPr>
                <w:b/>
                <w:bCs/>
              </w:rPr>
              <w:t>&lt;0.001</w:t>
            </w:r>
            <w:r w:rsidRPr="00B85C63">
              <w:t> </w:t>
            </w:r>
          </w:p>
        </w:tc>
      </w:tr>
      <w:tr w:rsidRPr="00B85C63" w:rsidR="00B85C63" w:rsidTr="5A27ADEE" w14:paraId="65CFE91A" w14:textId="77777777">
        <w:trPr>
          <w:trHeight w:val="300"/>
        </w:trPr>
        <w:tc>
          <w:tcPr>
            <w:tcW w:w="21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7C5447A" w14:textId="77777777">
            <w:r w:rsidRPr="00B85C63">
              <w:t>H5c Service evaluations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5E0AED3" w14:textId="77777777">
            <w:r w:rsidRPr="00B85C63">
              <w:t>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079F9877" w14:textId="77777777">
            <w:r w:rsidRPr="00B85C63">
              <w:t>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10A8CF78" w14:textId="77777777">
            <w:r w:rsidRPr="00B85C63">
              <w:t> </w:t>
            </w:r>
          </w:p>
        </w:tc>
        <w:tc>
          <w:tcPr>
            <w:tcW w:w="57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372BF7F3" w14:textId="77777777">
            <w:r w:rsidRPr="00B85C63">
              <w:t>0.150 </w:t>
            </w:r>
          </w:p>
        </w:tc>
        <w:tc>
          <w:tcPr>
            <w:tcW w:w="99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CD3F873" w14:textId="77777777">
            <w:r w:rsidRPr="00B85C63">
              <w:t>0.122, 0.178 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AEF1F14" w14:textId="77777777">
            <w:r w:rsidRPr="00B85C63">
              <w:rPr>
                <w:b/>
                <w:bCs/>
              </w:rPr>
              <w:t>&lt;0.001</w:t>
            </w:r>
            <w:r w:rsidRPr="00B85C63">
              <w:t> </w:t>
            </w:r>
          </w:p>
        </w:tc>
        <w:tc>
          <w:tcPr>
            <w:tcW w:w="615"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22883129" w14:textId="77777777">
            <w:r w:rsidRPr="00B85C63">
              <w:t>0.135 </w:t>
            </w:r>
          </w:p>
        </w:tc>
        <w:tc>
          <w:tcPr>
            <w:tcW w:w="108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5DD2C523" w14:textId="77777777">
            <w:r w:rsidRPr="00B85C63">
              <w:t>0.107, 0.163 </w:t>
            </w:r>
          </w:p>
        </w:tc>
        <w:tc>
          <w:tcPr>
            <w:tcW w:w="720" w:type="dxa"/>
            <w:tcBorders>
              <w:top w:val="single" w:color="D3D3D3" w:sz="2" w:space="0"/>
              <w:left w:val="single" w:color="D3D3D3" w:sz="2" w:space="0"/>
              <w:bottom w:val="single" w:color="D3D3D3" w:sz="2" w:space="0"/>
              <w:right w:val="single" w:color="D3D3D3" w:sz="2" w:space="0"/>
            </w:tcBorders>
            <w:shd w:val="clear" w:color="auto" w:fill="auto"/>
            <w:hideMark/>
          </w:tcPr>
          <w:p w:rsidRPr="00B85C63" w:rsidR="00B85C63" w:rsidP="00B85C63" w:rsidRDefault="00B85C63" w14:paraId="79E1C859" w14:textId="77777777">
            <w:r w:rsidRPr="00B85C63">
              <w:rPr>
                <w:b/>
                <w:bCs/>
              </w:rPr>
              <w:t>&lt;0.001</w:t>
            </w:r>
            <w:r w:rsidRPr="00B85C63">
              <w:t> </w:t>
            </w:r>
          </w:p>
        </w:tc>
      </w:tr>
      <w:tr w:rsidRPr="00B85C63" w:rsidR="00B85C63" w:rsidTr="5A27ADEE" w14:paraId="379E1E95" w14:textId="77777777">
        <w:trPr>
          <w:trHeight w:val="300"/>
        </w:trPr>
        <w:tc>
          <w:tcPr>
            <w:tcW w:w="9345" w:type="dxa"/>
            <w:gridSpan w:val="10"/>
            <w:tcBorders>
              <w:top w:val="nil"/>
              <w:left w:val="nil"/>
              <w:bottom w:val="nil"/>
              <w:right w:val="nil"/>
            </w:tcBorders>
            <w:shd w:val="clear" w:color="auto" w:fill="auto"/>
            <w:hideMark/>
          </w:tcPr>
          <w:p w:rsidRPr="00B85C63" w:rsidR="00B85C63" w:rsidP="00B85C63" w:rsidRDefault="1BEC005C" w14:paraId="4D339B7D" w14:textId="5444683D">
            <w:r>
              <w:t>Abbreviation: CI = Confidence Interval </w:t>
            </w:r>
          </w:p>
          <w:p w:rsidRPr="00B85C63" w:rsidR="00B85C63" w:rsidP="00B85C63" w:rsidRDefault="71F79021" w14:paraId="742E8480" w14:textId="4ED2B976">
            <w:r>
              <w:t>Table 2: Regression models of general political solidarity in seven countries with micro-level variables only</w:t>
            </w:r>
          </w:p>
        </w:tc>
      </w:tr>
    </w:tbl>
    <w:p w:rsidRPr="00B85C63" w:rsidR="00B85C63" w:rsidP="00B85C63" w:rsidRDefault="00B85C63" w14:paraId="48080C2D" w14:textId="56A380D9">
      <w:r w:rsidRPr="00B85C63">
        <w:rPr>
          <w:noProof/>
          <w:lang w:val="en-GB"/>
        </w:rPr>
        <w:drawing>
          <wp:inline distT="0" distB="0" distL="0" distR="0" wp14:anchorId="07FC5382" wp14:editId="21947043">
            <wp:extent cx="5334000" cy="4267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r w:rsidRPr="00B85C63">
        <w:t> </w:t>
      </w:r>
    </w:p>
    <w:p w:rsidRPr="00B85C63" w:rsidR="00B85C63" w:rsidP="5A27ADEE" w:rsidRDefault="1BEC005C" w14:paraId="77C7F036" w14:textId="3E7A4DAA">
      <w:pPr>
        <w:rPr>
          <w:i/>
          <w:iCs/>
        </w:rPr>
      </w:pPr>
      <w:r>
        <w:t>Figure </w:t>
      </w:r>
      <w:r w:rsidR="763E3A17">
        <w:t xml:space="preserve">5: Coefficient plots of full regression model </w:t>
      </w:r>
      <w:r>
        <w:t xml:space="preserve">for preregistered predictors of </w:t>
      </w:r>
      <w:r w:rsidR="3721CC7D">
        <w:t xml:space="preserve">general political </w:t>
      </w:r>
      <w:r>
        <w:t>solidarity.  </w:t>
      </w:r>
      <w:r w:rsidRPr="5A27ADEE">
        <w:rPr>
          <w:i/>
          <w:iCs/>
        </w:rPr>
        <w:t> </w:t>
      </w:r>
    </w:p>
    <w:p w:rsidRPr="00553F9C" w:rsidR="00B85C63" w:rsidP="00B85C63" w:rsidRDefault="00B85C63" w14:paraId="4C574DF7" w14:textId="7669AF49">
      <w:pPr>
        <w:rPr>
          <w:i/>
          <w:iCs/>
          <w:sz w:val="20"/>
          <w:szCs w:val="20"/>
        </w:rPr>
      </w:pPr>
      <w:r w:rsidRPr="00553F9C">
        <w:rPr>
          <w:i/>
          <w:iCs/>
          <w:sz w:val="20"/>
          <w:szCs w:val="20"/>
        </w:rPr>
        <w:t xml:space="preserve">Note: Points show standardized OLS coefficient estimates from the full pooled model; horizontal lines show 95% confidence intervals. The model includes country fixed effects and preregistered respondent-level controls. Positive coefficients indicate higher </w:t>
      </w:r>
      <w:r w:rsidR="00DB0671">
        <w:rPr>
          <w:i/>
          <w:iCs/>
          <w:sz w:val="20"/>
          <w:szCs w:val="20"/>
        </w:rPr>
        <w:t>general political</w:t>
      </w:r>
      <w:r w:rsidRPr="00553F9C">
        <w:rPr>
          <w:i/>
          <w:iCs/>
          <w:sz w:val="20"/>
          <w:szCs w:val="20"/>
        </w:rPr>
        <w:t xml:space="preserve"> solidarity, measured as willingness to pay for redistribution benefiting people at the municipal, national, and EU levels. All predictors are standardized; left-right ideology is coded so that higher values indicate a more right-wing position. </w:t>
      </w:r>
    </w:p>
    <w:p w:rsidRPr="00B85C63" w:rsidR="00B85C63" w:rsidP="00B85C63" w:rsidRDefault="00B85C63" w14:paraId="38A0C5AA" w14:textId="77777777">
      <w:r w:rsidRPr="00B85C63">
        <w:t>H6 is examined separately because it concerns contextual variation rather than individual-level differences. The regional EQI analysis decomposes public-service quality into two components. The within-country component asks whether respondents living in higher-quality NUTS2 regions are more solidaristic than respondents living in lower-quality regions within the same country. The country-mean component captures cross-national differences in average regional service quality. These models use standard errors clustered by NUTS2 region. </w:t>
      </w:r>
    </w:p>
    <w:p w:rsidRPr="00B85C63" w:rsidR="00B85C63" w:rsidP="00B85C63" w:rsidRDefault="1BEC005C" w14:paraId="478CBB9A" w14:textId="15097F93">
      <w:r>
        <w:t xml:space="preserve"> The regional-context results provide little support for H6. Once the full individual-level specification is included, the within-country EQI coefficient is small and statistically insignificant (β = -0.010, 95% CI [-0.046, 0.025], p = 0.571). The country-mean EQI coefficient is positive and statistically significant in the simpler models, but becomes statistically insignificant after trust and service-evaluation measures are added (β = -0.031, p = 0.128 in the full model). Relative regional income is also not </w:t>
      </w:r>
      <w:r>
        <w:t xml:space="preserve">robustly associated with </w:t>
      </w:r>
      <w:r w:rsidR="00DB0671">
        <w:t>general political</w:t>
      </w:r>
      <w:r>
        <w:t xml:space="preserve"> solidarity (β = 0.014, p = 0.257). Thus, the contextual models do not show that respondents in better-performing or relatively richer regions are systematically more solidaristic once individual-level perceptions and controls are included. </w:t>
      </w:r>
    </w:p>
    <w:p w:rsidRPr="00B85C63" w:rsidR="00B85C63" w:rsidP="00B85C63" w:rsidRDefault="00B85C63" w14:paraId="7D05F01D" w14:textId="77777777">
      <w:r w:rsidRPr="00B85C63">
        <w:t>The pattern is nevertheless informative. The positive country-level association between public-service quality and solidarity in the simpler models disappears after adding trust and service evaluations. This suggests that contextual differences in service quality may matter less as direct regional predictors than through citizens’ perceptions of institutional performance, fairness, and reliability.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6"/>
        <w:gridCol w:w="585"/>
        <w:gridCol w:w="852"/>
        <w:gridCol w:w="1962"/>
        <w:gridCol w:w="643"/>
        <w:gridCol w:w="2605"/>
        <w:gridCol w:w="643"/>
      </w:tblGrid>
      <w:tr w:rsidRPr="00B85C63" w:rsidR="00B85C63" w:rsidTr="5A27ADEE" w14:paraId="1D5D037C" w14:textId="77777777">
        <w:trPr>
          <w:trHeight w:val="300"/>
        </w:trPr>
        <w:tc>
          <w:tcPr>
            <w:tcW w:w="9630" w:type="dxa"/>
            <w:gridSpan w:val="7"/>
            <w:tcBorders>
              <w:top w:val="nil"/>
              <w:left w:val="nil"/>
              <w:bottom w:val="nil"/>
              <w:right w:val="nil"/>
            </w:tcBorders>
            <w:shd w:val="clear" w:color="auto" w:fill="auto"/>
            <w:vAlign w:val="center"/>
            <w:hideMark/>
          </w:tcPr>
          <w:p w:rsidRPr="00B85C63" w:rsidR="00B85C63" w:rsidP="00B85C63" w:rsidRDefault="1BEC005C" w14:paraId="67D97B53" w14:textId="1B86D749">
            <w:pPr>
              <w:divId w:val="892813602"/>
            </w:pPr>
            <w:r w:rsidRPr="5A27ADEE">
              <w:rPr>
                <w:b/>
                <w:bCs/>
              </w:rPr>
              <w:t xml:space="preserve">Table </w:t>
            </w:r>
            <w:r w:rsidRPr="5A27ADEE" w:rsidR="6AE62EC8">
              <w:rPr>
                <w:b/>
                <w:bCs/>
              </w:rPr>
              <w:t>3</w:t>
            </w:r>
            <w:r w:rsidRPr="5A27ADEE">
              <w:rPr>
                <w:b/>
                <w:bCs/>
              </w:rPr>
              <w:t xml:space="preserve">. Regional public-service quality and </w:t>
            </w:r>
            <w:r w:rsidRPr="5A27ADEE" w:rsidR="3025FA39">
              <w:rPr>
                <w:b/>
                <w:bCs/>
              </w:rPr>
              <w:t xml:space="preserve">general political </w:t>
            </w:r>
            <w:r w:rsidRPr="5A27ADEE">
              <w:rPr>
                <w:b/>
                <w:bCs/>
              </w:rPr>
              <w:t>solidarity</w:t>
            </w:r>
            <w:r>
              <w:t> </w:t>
            </w:r>
          </w:p>
        </w:tc>
      </w:tr>
      <w:tr w:rsidRPr="00B85C63" w:rsidR="00B85C63" w:rsidTr="5A27ADEE" w14:paraId="0001A812" w14:textId="77777777">
        <w:trPr>
          <w:trHeight w:val="300"/>
        </w:trPr>
        <w:tc>
          <w:tcPr>
            <w:tcW w:w="1950" w:type="dxa"/>
            <w:tcBorders>
              <w:top w:val="nil"/>
              <w:left w:val="nil"/>
              <w:bottom w:val="single" w:color="auto" w:sz="12" w:space="0"/>
              <w:right w:val="nil"/>
            </w:tcBorders>
            <w:shd w:val="clear" w:color="auto" w:fill="auto"/>
            <w:vAlign w:val="center"/>
            <w:hideMark/>
          </w:tcPr>
          <w:p w:rsidRPr="00B85C63" w:rsidR="00B85C63" w:rsidP="00B85C63" w:rsidRDefault="00B85C63" w14:paraId="145B67D8" w14:textId="77777777">
            <w:r w:rsidRPr="00B85C63">
              <w:rPr>
                <w:b/>
                <w:bCs/>
              </w:rPr>
              <w:t>Model</w:t>
            </w:r>
            <w:r w:rsidRPr="00B85C63">
              <w:t> </w:t>
            </w:r>
          </w:p>
        </w:tc>
        <w:tc>
          <w:tcPr>
            <w:tcW w:w="780" w:type="dxa"/>
            <w:tcBorders>
              <w:top w:val="nil"/>
              <w:left w:val="nil"/>
              <w:bottom w:val="single" w:color="auto" w:sz="12" w:space="0"/>
              <w:right w:val="nil"/>
            </w:tcBorders>
            <w:shd w:val="clear" w:color="auto" w:fill="auto"/>
            <w:vAlign w:val="center"/>
            <w:hideMark/>
          </w:tcPr>
          <w:p w:rsidRPr="00B85C63" w:rsidR="00B85C63" w:rsidP="00B85C63" w:rsidRDefault="00B85C63" w14:paraId="11AB7B00" w14:textId="77777777">
            <w:r w:rsidRPr="00B85C63">
              <w:rPr>
                <w:b/>
                <w:bCs/>
              </w:rPr>
              <w:t>N</w:t>
            </w:r>
            <w:r w:rsidRPr="00B85C63">
              <w:t> </w:t>
            </w:r>
          </w:p>
        </w:tc>
        <w:tc>
          <w:tcPr>
            <w:tcW w:w="960" w:type="dxa"/>
            <w:tcBorders>
              <w:top w:val="nil"/>
              <w:left w:val="nil"/>
              <w:bottom w:val="single" w:color="auto" w:sz="12" w:space="0"/>
              <w:right w:val="nil"/>
            </w:tcBorders>
            <w:shd w:val="clear" w:color="auto" w:fill="auto"/>
            <w:vAlign w:val="center"/>
            <w:hideMark/>
          </w:tcPr>
          <w:p w:rsidRPr="00B85C63" w:rsidR="00B85C63" w:rsidP="00B85C63" w:rsidRDefault="00B85C63" w14:paraId="7A9A64F2" w14:textId="77777777">
            <w:r w:rsidRPr="00B85C63">
              <w:rPr>
                <w:b/>
                <w:bCs/>
              </w:rPr>
              <w:t>NUTS2</w:t>
            </w:r>
            <w:r w:rsidRPr="00B85C63">
              <w:t> </w:t>
            </w:r>
          </w:p>
        </w:tc>
        <w:tc>
          <w:tcPr>
            <w:tcW w:w="2100" w:type="dxa"/>
            <w:tcBorders>
              <w:top w:val="nil"/>
              <w:left w:val="nil"/>
              <w:bottom w:val="single" w:color="auto" w:sz="12" w:space="0"/>
              <w:right w:val="nil"/>
            </w:tcBorders>
            <w:shd w:val="clear" w:color="auto" w:fill="auto"/>
            <w:vAlign w:val="center"/>
            <w:hideMark/>
          </w:tcPr>
          <w:p w:rsidRPr="00B85C63" w:rsidR="00B85C63" w:rsidP="00B85C63" w:rsidRDefault="00B85C63" w14:paraId="101F8FBA" w14:textId="77777777">
            <w:r w:rsidRPr="00E03CAE">
              <w:rPr>
                <w:b/>
                <w:bCs/>
              </w:rPr>
              <w:t>Within-country EQI estimate [95% CI]</w:t>
            </w:r>
            <w:r w:rsidRPr="00B85C63">
              <w:t> </w:t>
            </w:r>
          </w:p>
        </w:tc>
        <w:tc>
          <w:tcPr>
            <w:tcW w:w="855" w:type="dxa"/>
            <w:tcBorders>
              <w:top w:val="nil"/>
              <w:left w:val="nil"/>
              <w:bottom w:val="single" w:color="auto" w:sz="12" w:space="0"/>
              <w:right w:val="nil"/>
            </w:tcBorders>
            <w:shd w:val="clear" w:color="auto" w:fill="auto"/>
            <w:vAlign w:val="center"/>
            <w:hideMark/>
          </w:tcPr>
          <w:p w:rsidRPr="00B85C63" w:rsidR="00B85C63" w:rsidP="00B85C63" w:rsidRDefault="00B85C63" w14:paraId="25D99722" w14:textId="77777777">
            <w:r w:rsidRPr="00B85C63">
              <w:rPr>
                <w:b/>
                <w:bCs/>
                <w:lang w:val="de-DE"/>
              </w:rPr>
              <w:t>p-</w:t>
            </w:r>
            <w:proofErr w:type="spellStart"/>
            <w:r w:rsidRPr="00B85C63">
              <w:rPr>
                <w:b/>
                <w:bCs/>
                <w:lang w:val="de-DE"/>
              </w:rPr>
              <w:t>value</w:t>
            </w:r>
            <w:proofErr w:type="spellEnd"/>
            <w:r w:rsidRPr="00B85C63">
              <w:t> </w:t>
            </w:r>
          </w:p>
        </w:tc>
        <w:tc>
          <w:tcPr>
            <w:tcW w:w="2085" w:type="dxa"/>
            <w:tcBorders>
              <w:top w:val="nil"/>
              <w:left w:val="nil"/>
              <w:bottom w:val="single" w:color="auto" w:sz="12" w:space="0"/>
              <w:right w:val="nil"/>
            </w:tcBorders>
            <w:shd w:val="clear" w:color="auto" w:fill="auto"/>
            <w:vAlign w:val="center"/>
            <w:hideMark/>
          </w:tcPr>
          <w:p w:rsidRPr="00B85C63" w:rsidR="00B85C63" w:rsidP="00B85C63" w:rsidRDefault="00B85C63" w14:paraId="2787AE8C" w14:textId="77777777">
            <w:r w:rsidRPr="00E03CAE">
              <w:rPr>
                <w:b/>
                <w:bCs/>
              </w:rPr>
              <w:t>Country-mean EQI estimate [95% CI]</w:t>
            </w:r>
            <w:r w:rsidRPr="00B85C63">
              <w:t> </w:t>
            </w:r>
          </w:p>
        </w:tc>
        <w:tc>
          <w:tcPr>
            <w:tcW w:w="855" w:type="dxa"/>
            <w:tcBorders>
              <w:top w:val="nil"/>
              <w:left w:val="nil"/>
              <w:bottom w:val="single" w:color="auto" w:sz="12" w:space="0"/>
              <w:right w:val="nil"/>
            </w:tcBorders>
            <w:shd w:val="clear" w:color="auto" w:fill="auto"/>
            <w:vAlign w:val="center"/>
            <w:hideMark/>
          </w:tcPr>
          <w:p w:rsidRPr="00B85C63" w:rsidR="00B85C63" w:rsidP="00B85C63" w:rsidRDefault="00B85C63" w14:paraId="1B3FF75F" w14:textId="77777777">
            <w:r w:rsidRPr="00B85C63">
              <w:rPr>
                <w:b/>
                <w:bCs/>
                <w:lang w:val="de-DE"/>
              </w:rPr>
              <w:t>p-</w:t>
            </w:r>
            <w:proofErr w:type="spellStart"/>
            <w:r w:rsidRPr="00B85C63">
              <w:rPr>
                <w:b/>
                <w:bCs/>
                <w:lang w:val="de-DE"/>
              </w:rPr>
              <w:t>value</w:t>
            </w:r>
            <w:proofErr w:type="spellEnd"/>
            <w:r w:rsidRPr="00B85C63">
              <w:t> </w:t>
            </w:r>
          </w:p>
        </w:tc>
      </w:tr>
      <w:tr w:rsidRPr="00B85C63" w:rsidR="00B85C63" w:rsidTr="5A27ADEE" w14:paraId="0B5D6D52" w14:textId="77777777">
        <w:trPr>
          <w:trHeight w:val="300"/>
        </w:trPr>
        <w:tc>
          <w:tcPr>
            <w:tcW w:w="1950" w:type="dxa"/>
            <w:tcBorders>
              <w:top w:val="nil"/>
              <w:left w:val="nil"/>
              <w:bottom w:val="single" w:color="auto" w:sz="6" w:space="0"/>
              <w:right w:val="nil"/>
            </w:tcBorders>
            <w:shd w:val="clear" w:color="auto" w:fill="auto"/>
            <w:vAlign w:val="center"/>
            <w:hideMark/>
          </w:tcPr>
          <w:p w:rsidRPr="00B85C63" w:rsidR="00B85C63" w:rsidP="00B85C63" w:rsidRDefault="00B85C63" w14:paraId="5A9962A0" w14:textId="77777777">
            <w:r w:rsidRPr="00B85C63">
              <w:t>Baseline </w:t>
            </w:r>
          </w:p>
        </w:tc>
        <w:tc>
          <w:tcPr>
            <w:tcW w:w="780" w:type="dxa"/>
            <w:tcBorders>
              <w:top w:val="nil"/>
              <w:left w:val="nil"/>
              <w:bottom w:val="single" w:color="auto" w:sz="6" w:space="0"/>
              <w:right w:val="nil"/>
            </w:tcBorders>
            <w:shd w:val="clear" w:color="auto" w:fill="auto"/>
            <w:vAlign w:val="center"/>
            <w:hideMark/>
          </w:tcPr>
          <w:p w:rsidRPr="00B85C63" w:rsidR="00B85C63" w:rsidP="00B85C63" w:rsidRDefault="00B85C63" w14:paraId="496974C9" w14:textId="77777777">
            <w:r w:rsidRPr="00B85C63">
              <w:t>7,319 </w:t>
            </w:r>
          </w:p>
        </w:tc>
        <w:tc>
          <w:tcPr>
            <w:tcW w:w="960" w:type="dxa"/>
            <w:tcBorders>
              <w:top w:val="nil"/>
              <w:left w:val="nil"/>
              <w:bottom w:val="single" w:color="auto" w:sz="6" w:space="0"/>
              <w:right w:val="nil"/>
            </w:tcBorders>
            <w:shd w:val="clear" w:color="auto" w:fill="auto"/>
            <w:vAlign w:val="center"/>
            <w:hideMark/>
          </w:tcPr>
          <w:p w:rsidRPr="00B85C63" w:rsidR="00B85C63" w:rsidP="00B85C63" w:rsidRDefault="00B85C63" w14:paraId="6DB2107E" w14:textId="77777777">
            <w:r w:rsidRPr="00B85C63">
              <w:t>124 </w:t>
            </w:r>
          </w:p>
        </w:tc>
        <w:tc>
          <w:tcPr>
            <w:tcW w:w="2100" w:type="dxa"/>
            <w:tcBorders>
              <w:top w:val="nil"/>
              <w:left w:val="nil"/>
              <w:bottom w:val="single" w:color="auto" w:sz="6" w:space="0"/>
              <w:right w:val="nil"/>
            </w:tcBorders>
            <w:shd w:val="clear" w:color="auto" w:fill="auto"/>
            <w:vAlign w:val="center"/>
            <w:hideMark/>
          </w:tcPr>
          <w:p w:rsidRPr="00B85C63" w:rsidR="00B85C63" w:rsidP="00B85C63" w:rsidRDefault="00B85C63" w14:paraId="632FAAEE" w14:textId="77777777">
            <w:r w:rsidRPr="00B85C63">
              <w:t>-0.026 [-0.065, 0.012]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36BD61B9" w14:textId="77777777">
            <w:r w:rsidRPr="00B85C63">
              <w:t>0.183 </w:t>
            </w:r>
          </w:p>
        </w:tc>
        <w:tc>
          <w:tcPr>
            <w:tcW w:w="2085" w:type="dxa"/>
            <w:tcBorders>
              <w:top w:val="nil"/>
              <w:left w:val="nil"/>
              <w:bottom w:val="single" w:color="auto" w:sz="6" w:space="0"/>
              <w:right w:val="nil"/>
            </w:tcBorders>
            <w:shd w:val="clear" w:color="auto" w:fill="auto"/>
            <w:vAlign w:val="center"/>
            <w:hideMark/>
          </w:tcPr>
          <w:p w:rsidRPr="00B85C63" w:rsidR="00B85C63" w:rsidP="00B85C63" w:rsidRDefault="00B85C63" w14:paraId="1A5ADA50" w14:textId="77777777">
            <w:r w:rsidRPr="00B85C63">
              <w:t>0.084 [0.030, 0.139]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2A75FC51" w14:textId="77777777">
            <w:r w:rsidRPr="00B85C63">
              <w:t>0.003 </w:t>
            </w:r>
          </w:p>
        </w:tc>
      </w:tr>
      <w:tr w:rsidRPr="00B85C63" w:rsidR="00B85C63" w:rsidTr="5A27ADEE" w14:paraId="74F8A5AC" w14:textId="77777777">
        <w:trPr>
          <w:trHeight w:val="300"/>
        </w:trPr>
        <w:tc>
          <w:tcPr>
            <w:tcW w:w="1950" w:type="dxa"/>
            <w:tcBorders>
              <w:top w:val="nil"/>
              <w:left w:val="nil"/>
              <w:bottom w:val="single" w:color="auto" w:sz="6" w:space="0"/>
              <w:right w:val="nil"/>
            </w:tcBorders>
            <w:shd w:val="clear" w:color="auto" w:fill="auto"/>
            <w:vAlign w:val="center"/>
            <w:hideMark/>
          </w:tcPr>
          <w:p w:rsidRPr="00B85C63" w:rsidR="00B85C63" w:rsidP="00B85C63" w:rsidRDefault="00B85C63" w14:paraId="1A37979E" w14:textId="77777777">
            <w:r w:rsidRPr="00B85C63">
              <w:rPr>
                <w:lang w:val="de-DE"/>
              </w:rPr>
              <w:t>+ </w:t>
            </w:r>
            <w:proofErr w:type="spellStart"/>
            <w:r w:rsidRPr="00B85C63">
              <w:rPr>
                <w:lang w:val="de-DE"/>
              </w:rPr>
              <w:t>demographics</w:t>
            </w:r>
            <w:proofErr w:type="spellEnd"/>
            <w:r w:rsidRPr="00B85C63">
              <w:t> </w:t>
            </w:r>
          </w:p>
        </w:tc>
        <w:tc>
          <w:tcPr>
            <w:tcW w:w="780" w:type="dxa"/>
            <w:tcBorders>
              <w:top w:val="nil"/>
              <w:left w:val="nil"/>
              <w:bottom w:val="single" w:color="auto" w:sz="6" w:space="0"/>
              <w:right w:val="nil"/>
            </w:tcBorders>
            <w:shd w:val="clear" w:color="auto" w:fill="auto"/>
            <w:vAlign w:val="center"/>
            <w:hideMark/>
          </w:tcPr>
          <w:p w:rsidRPr="00B85C63" w:rsidR="00B85C63" w:rsidP="00B85C63" w:rsidRDefault="00B85C63" w14:paraId="61C03E0C" w14:textId="77777777">
            <w:r w:rsidRPr="00B85C63">
              <w:t>7,319 </w:t>
            </w:r>
          </w:p>
        </w:tc>
        <w:tc>
          <w:tcPr>
            <w:tcW w:w="960" w:type="dxa"/>
            <w:tcBorders>
              <w:top w:val="nil"/>
              <w:left w:val="nil"/>
              <w:bottom w:val="single" w:color="auto" w:sz="6" w:space="0"/>
              <w:right w:val="nil"/>
            </w:tcBorders>
            <w:shd w:val="clear" w:color="auto" w:fill="auto"/>
            <w:vAlign w:val="center"/>
            <w:hideMark/>
          </w:tcPr>
          <w:p w:rsidRPr="00B85C63" w:rsidR="00B85C63" w:rsidP="00B85C63" w:rsidRDefault="00B85C63" w14:paraId="27192E4C" w14:textId="77777777">
            <w:r w:rsidRPr="00B85C63">
              <w:t>124 </w:t>
            </w:r>
          </w:p>
        </w:tc>
        <w:tc>
          <w:tcPr>
            <w:tcW w:w="2100" w:type="dxa"/>
            <w:tcBorders>
              <w:top w:val="nil"/>
              <w:left w:val="nil"/>
              <w:bottom w:val="single" w:color="auto" w:sz="6" w:space="0"/>
              <w:right w:val="nil"/>
            </w:tcBorders>
            <w:shd w:val="clear" w:color="auto" w:fill="auto"/>
            <w:vAlign w:val="center"/>
            <w:hideMark/>
          </w:tcPr>
          <w:p w:rsidRPr="00B85C63" w:rsidR="00B85C63" w:rsidP="00B85C63" w:rsidRDefault="00B85C63" w14:paraId="0C11EE95" w14:textId="77777777">
            <w:r w:rsidRPr="00B85C63">
              <w:t>-0.022 [-0.060, 0.017]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26FA7CDB" w14:textId="77777777">
            <w:r w:rsidRPr="00B85C63">
              <w:t>0.272 </w:t>
            </w:r>
          </w:p>
        </w:tc>
        <w:tc>
          <w:tcPr>
            <w:tcW w:w="2085" w:type="dxa"/>
            <w:tcBorders>
              <w:top w:val="nil"/>
              <w:left w:val="nil"/>
              <w:bottom w:val="single" w:color="auto" w:sz="6" w:space="0"/>
              <w:right w:val="nil"/>
            </w:tcBorders>
            <w:shd w:val="clear" w:color="auto" w:fill="auto"/>
            <w:vAlign w:val="center"/>
            <w:hideMark/>
          </w:tcPr>
          <w:p w:rsidRPr="00B85C63" w:rsidR="00B85C63" w:rsidP="00B85C63" w:rsidRDefault="00B85C63" w14:paraId="7294B645" w14:textId="77777777">
            <w:r w:rsidRPr="00B85C63">
              <w:t>0.075 [0.025, 0.126]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4E2177AA" w14:textId="77777777">
            <w:r w:rsidRPr="00B85C63">
              <w:t>0.003 </w:t>
            </w:r>
          </w:p>
        </w:tc>
      </w:tr>
      <w:tr w:rsidRPr="00B85C63" w:rsidR="00B85C63" w:rsidTr="5A27ADEE" w14:paraId="77F53502" w14:textId="77777777">
        <w:trPr>
          <w:trHeight w:val="300"/>
        </w:trPr>
        <w:tc>
          <w:tcPr>
            <w:tcW w:w="1950" w:type="dxa"/>
            <w:tcBorders>
              <w:top w:val="nil"/>
              <w:left w:val="nil"/>
              <w:bottom w:val="single" w:color="auto" w:sz="6" w:space="0"/>
              <w:right w:val="nil"/>
            </w:tcBorders>
            <w:shd w:val="clear" w:color="auto" w:fill="auto"/>
            <w:vAlign w:val="center"/>
            <w:hideMark/>
          </w:tcPr>
          <w:p w:rsidRPr="00B85C63" w:rsidR="00B85C63" w:rsidP="00B85C63" w:rsidRDefault="00B85C63" w14:paraId="01F8AD6D" w14:textId="77777777">
            <w:r w:rsidRPr="00B85C63">
              <w:rPr>
                <w:lang w:val="de-DE"/>
              </w:rPr>
              <w:t>+ </w:t>
            </w:r>
            <w:proofErr w:type="spellStart"/>
            <w:r w:rsidRPr="00B85C63">
              <w:rPr>
                <w:lang w:val="de-DE"/>
              </w:rPr>
              <w:t>left-right</w:t>
            </w:r>
            <w:proofErr w:type="spellEnd"/>
            <w:r w:rsidRPr="00B85C63">
              <w:rPr>
                <w:lang w:val="de-DE"/>
              </w:rPr>
              <w:t> </w:t>
            </w:r>
            <w:proofErr w:type="spellStart"/>
            <w:r w:rsidRPr="00B85C63">
              <w:rPr>
                <w:lang w:val="de-DE"/>
              </w:rPr>
              <w:t>ideology</w:t>
            </w:r>
            <w:proofErr w:type="spellEnd"/>
            <w:r w:rsidRPr="00B85C63">
              <w:t> </w:t>
            </w:r>
          </w:p>
        </w:tc>
        <w:tc>
          <w:tcPr>
            <w:tcW w:w="780" w:type="dxa"/>
            <w:tcBorders>
              <w:top w:val="nil"/>
              <w:left w:val="nil"/>
              <w:bottom w:val="single" w:color="auto" w:sz="6" w:space="0"/>
              <w:right w:val="nil"/>
            </w:tcBorders>
            <w:shd w:val="clear" w:color="auto" w:fill="auto"/>
            <w:vAlign w:val="center"/>
            <w:hideMark/>
          </w:tcPr>
          <w:p w:rsidRPr="00B85C63" w:rsidR="00B85C63" w:rsidP="00B85C63" w:rsidRDefault="00B85C63" w14:paraId="3C21DE7A" w14:textId="77777777">
            <w:r w:rsidRPr="00B85C63">
              <w:t>6,816 </w:t>
            </w:r>
          </w:p>
        </w:tc>
        <w:tc>
          <w:tcPr>
            <w:tcW w:w="960" w:type="dxa"/>
            <w:tcBorders>
              <w:top w:val="nil"/>
              <w:left w:val="nil"/>
              <w:bottom w:val="single" w:color="auto" w:sz="6" w:space="0"/>
              <w:right w:val="nil"/>
            </w:tcBorders>
            <w:shd w:val="clear" w:color="auto" w:fill="auto"/>
            <w:vAlign w:val="center"/>
            <w:hideMark/>
          </w:tcPr>
          <w:p w:rsidRPr="00B85C63" w:rsidR="00B85C63" w:rsidP="00B85C63" w:rsidRDefault="00B85C63" w14:paraId="7A60CAC8" w14:textId="77777777">
            <w:r w:rsidRPr="00B85C63">
              <w:t>123 </w:t>
            </w:r>
          </w:p>
        </w:tc>
        <w:tc>
          <w:tcPr>
            <w:tcW w:w="2100" w:type="dxa"/>
            <w:tcBorders>
              <w:top w:val="nil"/>
              <w:left w:val="nil"/>
              <w:bottom w:val="single" w:color="auto" w:sz="6" w:space="0"/>
              <w:right w:val="nil"/>
            </w:tcBorders>
            <w:shd w:val="clear" w:color="auto" w:fill="auto"/>
            <w:vAlign w:val="center"/>
            <w:hideMark/>
          </w:tcPr>
          <w:p w:rsidRPr="00B85C63" w:rsidR="00B85C63" w:rsidP="00B85C63" w:rsidRDefault="00B85C63" w14:paraId="6E50510A" w14:textId="77777777">
            <w:r w:rsidRPr="00B85C63">
              <w:t>0.005 [-0.029, 0.039]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1A41EC8A" w14:textId="77777777">
            <w:r w:rsidRPr="00B85C63">
              <w:t>0.771 </w:t>
            </w:r>
          </w:p>
        </w:tc>
        <w:tc>
          <w:tcPr>
            <w:tcW w:w="2085" w:type="dxa"/>
            <w:tcBorders>
              <w:top w:val="nil"/>
              <w:left w:val="nil"/>
              <w:bottom w:val="single" w:color="auto" w:sz="6" w:space="0"/>
              <w:right w:val="nil"/>
            </w:tcBorders>
            <w:shd w:val="clear" w:color="auto" w:fill="auto"/>
            <w:vAlign w:val="center"/>
            <w:hideMark/>
          </w:tcPr>
          <w:p w:rsidRPr="00B85C63" w:rsidR="00B85C63" w:rsidP="00B85C63" w:rsidRDefault="00B85C63" w14:paraId="6E1C2001" w14:textId="77777777">
            <w:r w:rsidRPr="00B85C63">
              <w:t>0.080 [0.028, 0.131]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4804B735" w14:textId="77777777">
            <w:r w:rsidRPr="00B85C63">
              <w:t>0.003 </w:t>
            </w:r>
          </w:p>
        </w:tc>
      </w:tr>
      <w:tr w:rsidRPr="00B85C63" w:rsidR="00B85C63" w:rsidTr="5A27ADEE" w14:paraId="5C34EFEC" w14:textId="77777777">
        <w:trPr>
          <w:trHeight w:val="300"/>
        </w:trPr>
        <w:tc>
          <w:tcPr>
            <w:tcW w:w="1950" w:type="dxa"/>
            <w:tcBorders>
              <w:top w:val="nil"/>
              <w:left w:val="nil"/>
              <w:bottom w:val="single" w:color="auto" w:sz="6" w:space="0"/>
              <w:right w:val="nil"/>
            </w:tcBorders>
            <w:shd w:val="clear" w:color="auto" w:fill="auto"/>
            <w:vAlign w:val="center"/>
            <w:hideMark/>
          </w:tcPr>
          <w:p w:rsidRPr="00B85C63" w:rsidR="00B85C63" w:rsidP="00B85C63" w:rsidRDefault="00B85C63" w14:paraId="14FF75E1" w14:textId="77777777">
            <w:r w:rsidRPr="00B85C63">
              <w:rPr>
                <w:lang w:val="de-DE"/>
              </w:rPr>
              <w:t>+ Block A non-</w:t>
            </w:r>
            <w:proofErr w:type="spellStart"/>
            <w:r w:rsidRPr="00B85C63">
              <w:rPr>
                <w:lang w:val="de-DE"/>
              </w:rPr>
              <w:t>ideology</w:t>
            </w:r>
            <w:proofErr w:type="spellEnd"/>
            <w:r w:rsidRPr="00B85C63">
              <w:t> </w:t>
            </w:r>
          </w:p>
        </w:tc>
        <w:tc>
          <w:tcPr>
            <w:tcW w:w="780" w:type="dxa"/>
            <w:tcBorders>
              <w:top w:val="nil"/>
              <w:left w:val="nil"/>
              <w:bottom w:val="single" w:color="auto" w:sz="6" w:space="0"/>
              <w:right w:val="nil"/>
            </w:tcBorders>
            <w:shd w:val="clear" w:color="auto" w:fill="auto"/>
            <w:vAlign w:val="center"/>
            <w:hideMark/>
          </w:tcPr>
          <w:p w:rsidRPr="00B85C63" w:rsidR="00B85C63" w:rsidP="00B85C63" w:rsidRDefault="00B85C63" w14:paraId="2759FECC" w14:textId="77777777">
            <w:r w:rsidRPr="00B85C63">
              <w:t>6,510 </w:t>
            </w:r>
          </w:p>
        </w:tc>
        <w:tc>
          <w:tcPr>
            <w:tcW w:w="960" w:type="dxa"/>
            <w:tcBorders>
              <w:top w:val="nil"/>
              <w:left w:val="nil"/>
              <w:bottom w:val="single" w:color="auto" w:sz="6" w:space="0"/>
              <w:right w:val="nil"/>
            </w:tcBorders>
            <w:shd w:val="clear" w:color="auto" w:fill="auto"/>
            <w:vAlign w:val="center"/>
            <w:hideMark/>
          </w:tcPr>
          <w:p w:rsidRPr="00B85C63" w:rsidR="00B85C63" w:rsidP="00B85C63" w:rsidRDefault="00B85C63" w14:paraId="4290AB94" w14:textId="77777777">
            <w:r w:rsidRPr="00B85C63">
              <w:t>123 </w:t>
            </w:r>
          </w:p>
        </w:tc>
        <w:tc>
          <w:tcPr>
            <w:tcW w:w="2100" w:type="dxa"/>
            <w:tcBorders>
              <w:top w:val="nil"/>
              <w:left w:val="nil"/>
              <w:bottom w:val="single" w:color="auto" w:sz="6" w:space="0"/>
              <w:right w:val="nil"/>
            </w:tcBorders>
            <w:shd w:val="clear" w:color="auto" w:fill="auto"/>
            <w:vAlign w:val="center"/>
            <w:hideMark/>
          </w:tcPr>
          <w:p w:rsidRPr="00B85C63" w:rsidR="00B85C63" w:rsidP="00B85C63" w:rsidRDefault="00B85C63" w14:paraId="431333F1" w14:textId="77777777">
            <w:r w:rsidRPr="00B85C63">
              <w:t>0.005 [-0.029, 0.039]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52BC82F6" w14:textId="77777777">
            <w:r w:rsidRPr="00B85C63">
              <w:t>0.779 </w:t>
            </w:r>
          </w:p>
        </w:tc>
        <w:tc>
          <w:tcPr>
            <w:tcW w:w="2085" w:type="dxa"/>
            <w:tcBorders>
              <w:top w:val="nil"/>
              <w:left w:val="nil"/>
              <w:bottom w:val="single" w:color="auto" w:sz="6" w:space="0"/>
              <w:right w:val="nil"/>
            </w:tcBorders>
            <w:shd w:val="clear" w:color="auto" w:fill="auto"/>
            <w:vAlign w:val="center"/>
            <w:hideMark/>
          </w:tcPr>
          <w:p w:rsidRPr="00B85C63" w:rsidR="00B85C63" w:rsidP="00B85C63" w:rsidRDefault="00B85C63" w14:paraId="24F8EC1D" w14:textId="77777777">
            <w:r w:rsidRPr="00B85C63">
              <w:t>0.062 [0.014, 0.109]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7C86D8B7" w14:textId="77777777">
            <w:r w:rsidRPr="00B85C63">
              <w:t>0.011 </w:t>
            </w:r>
          </w:p>
        </w:tc>
      </w:tr>
      <w:tr w:rsidRPr="00B85C63" w:rsidR="00B85C63" w:rsidTr="5A27ADEE" w14:paraId="14A964E3" w14:textId="77777777">
        <w:trPr>
          <w:trHeight w:val="300"/>
        </w:trPr>
        <w:tc>
          <w:tcPr>
            <w:tcW w:w="1950" w:type="dxa"/>
            <w:tcBorders>
              <w:top w:val="nil"/>
              <w:left w:val="nil"/>
              <w:bottom w:val="single" w:color="auto" w:sz="6" w:space="0"/>
              <w:right w:val="nil"/>
            </w:tcBorders>
            <w:shd w:val="clear" w:color="auto" w:fill="auto"/>
            <w:vAlign w:val="center"/>
            <w:hideMark/>
          </w:tcPr>
          <w:p w:rsidRPr="00B85C63" w:rsidR="00B85C63" w:rsidP="00B85C63" w:rsidRDefault="00B85C63" w14:paraId="75E50BEB" w14:textId="77777777">
            <w:r w:rsidRPr="00B85C63">
              <w:rPr>
                <w:lang w:val="de-DE"/>
              </w:rPr>
              <w:t>+ </w:t>
            </w:r>
            <w:proofErr w:type="spellStart"/>
            <w:r w:rsidRPr="00B85C63">
              <w:rPr>
                <w:lang w:val="de-DE"/>
              </w:rPr>
              <w:t>trust</w:t>
            </w:r>
            <w:proofErr w:type="spellEnd"/>
            <w:r w:rsidRPr="00B85C63">
              <w:rPr>
                <w:lang w:val="de-DE"/>
              </w:rPr>
              <w:t>/</w:t>
            </w:r>
            <w:proofErr w:type="spellStart"/>
            <w:r w:rsidRPr="00B85C63">
              <w:rPr>
                <w:lang w:val="de-DE"/>
              </w:rPr>
              <w:t>service</w:t>
            </w:r>
            <w:proofErr w:type="spellEnd"/>
            <w:r w:rsidRPr="00B85C63">
              <w:t> </w:t>
            </w:r>
          </w:p>
        </w:tc>
        <w:tc>
          <w:tcPr>
            <w:tcW w:w="780" w:type="dxa"/>
            <w:tcBorders>
              <w:top w:val="nil"/>
              <w:left w:val="nil"/>
              <w:bottom w:val="single" w:color="auto" w:sz="6" w:space="0"/>
              <w:right w:val="nil"/>
            </w:tcBorders>
            <w:shd w:val="clear" w:color="auto" w:fill="auto"/>
            <w:vAlign w:val="center"/>
            <w:hideMark/>
          </w:tcPr>
          <w:p w:rsidRPr="00B85C63" w:rsidR="00B85C63" w:rsidP="00B85C63" w:rsidRDefault="00B85C63" w14:paraId="6F0738BE" w14:textId="77777777">
            <w:r w:rsidRPr="00B85C63">
              <w:t>6,504 </w:t>
            </w:r>
          </w:p>
        </w:tc>
        <w:tc>
          <w:tcPr>
            <w:tcW w:w="960" w:type="dxa"/>
            <w:tcBorders>
              <w:top w:val="nil"/>
              <w:left w:val="nil"/>
              <w:bottom w:val="single" w:color="auto" w:sz="6" w:space="0"/>
              <w:right w:val="nil"/>
            </w:tcBorders>
            <w:shd w:val="clear" w:color="auto" w:fill="auto"/>
            <w:vAlign w:val="center"/>
            <w:hideMark/>
          </w:tcPr>
          <w:p w:rsidRPr="00B85C63" w:rsidR="00B85C63" w:rsidP="00B85C63" w:rsidRDefault="00B85C63" w14:paraId="0318D354" w14:textId="77777777">
            <w:r w:rsidRPr="00B85C63">
              <w:t>123 </w:t>
            </w:r>
          </w:p>
        </w:tc>
        <w:tc>
          <w:tcPr>
            <w:tcW w:w="2100" w:type="dxa"/>
            <w:tcBorders>
              <w:top w:val="nil"/>
              <w:left w:val="nil"/>
              <w:bottom w:val="single" w:color="auto" w:sz="6" w:space="0"/>
              <w:right w:val="nil"/>
            </w:tcBorders>
            <w:shd w:val="clear" w:color="auto" w:fill="auto"/>
            <w:vAlign w:val="center"/>
            <w:hideMark/>
          </w:tcPr>
          <w:p w:rsidRPr="00B85C63" w:rsidR="00B85C63" w:rsidP="00B85C63" w:rsidRDefault="00B85C63" w14:paraId="6A6FEC32" w14:textId="77777777">
            <w:r w:rsidRPr="00B85C63">
              <w:t>-0.010 [-0.045, 0.026]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62C51A39" w14:textId="77777777">
            <w:r w:rsidRPr="00B85C63">
              <w:t>0.601 </w:t>
            </w:r>
          </w:p>
        </w:tc>
        <w:tc>
          <w:tcPr>
            <w:tcW w:w="2085" w:type="dxa"/>
            <w:tcBorders>
              <w:top w:val="nil"/>
              <w:left w:val="nil"/>
              <w:bottom w:val="single" w:color="auto" w:sz="6" w:space="0"/>
              <w:right w:val="nil"/>
            </w:tcBorders>
            <w:shd w:val="clear" w:color="auto" w:fill="auto"/>
            <w:vAlign w:val="center"/>
            <w:hideMark/>
          </w:tcPr>
          <w:p w:rsidRPr="00B85C63" w:rsidR="00B85C63" w:rsidP="00B85C63" w:rsidRDefault="00B85C63" w14:paraId="3E8BE84E" w14:textId="77777777">
            <w:r w:rsidRPr="00B85C63">
              <w:t>-0.032 [-0.073, 0.009] </w:t>
            </w:r>
          </w:p>
        </w:tc>
        <w:tc>
          <w:tcPr>
            <w:tcW w:w="855" w:type="dxa"/>
            <w:tcBorders>
              <w:top w:val="nil"/>
              <w:left w:val="nil"/>
              <w:bottom w:val="single" w:color="auto" w:sz="6" w:space="0"/>
              <w:right w:val="nil"/>
            </w:tcBorders>
            <w:shd w:val="clear" w:color="auto" w:fill="auto"/>
            <w:vAlign w:val="center"/>
            <w:hideMark/>
          </w:tcPr>
          <w:p w:rsidRPr="00B85C63" w:rsidR="00B85C63" w:rsidP="00B85C63" w:rsidRDefault="00B85C63" w14:paraId="185BCBE2" w14:textId="77777777">
            <w:r w:rsidRPr="00B85C63">
              <w:t>0.131 </w:t>
            </w:r>
          </w:p>
        </w:tc>
      </w:tr>
      <w:tr w:rsidRPr="00B85C63" w:rsidR="00B85C63" w:rsidTr="5A27ADEE" w14:paraId="024E94B8" w14:textId="77777777">
        <w:trPr>
          <w:trHeight w:val="300"/>
        </w:trPr>
        <w:tc>
          <w:tcPr>
            <w:tcW w:w="1950" w:type="dxa"/>
            <w:tcBorders>
              <w:top w:val="nil"/>
              <w:left w:val="nil"/>
              <w:bottom w:val="single" w:color="auto" w:sz="12" w:space="0"/>
              <w:right w:val="nil"/>
            </w:tcBorders>
            <w:shd w:val="clear" w:color="auto" w:fill="auto"/>
            <w:vAlign w:val="center"/>
            <w:hideMark/>
          </w:tcPr>
          <w:p w:rsidRPr="00B85C63" w:rsidR="00B85C63" w:rsidP="00B85C63" w:rsidRDefault="00B85C63" w14:paraId="41900C64" w14:textId="77777777">
            <w:proofErr w:type="spellStart"/>
            <w:r w:rsidRPr="00B85C63">
              <w:rPr>
                <w:b/>
                <w:bCs/>
                <w:lang w:val="de-DE"/>
              </w:rPr>
              <w:t>Full</w:t>
            </w:r>
            <w:proofErr w:type="spellEnd"/>
            <w:r w:rsidRPr="00B85C63">
              <w:rPr>
                <w:b/>
                <w:bCs/>
                <w:lang w:val="de-DE"/>
              </w:rPr>
              <w:t> </w:t>
            </w:r>
            <w:proofErr w:type="spellStart"/>
            <w:r w:rsidRPr="00B85C63">
              <w:rPr>
                <w:b/>
                <w:bCs/>
                <w:lang w:val="de-DE"/>
              </w:rPr>
              <w:t>model</w:t>
            </w:r>
            <w:proofErr w:type="spellEnd"/>
            <w:r w:rsidRPr="00B85C63">
              <w:t> </w:t>
            </w:r>
          </w:p>
        </w:tc>
        <w:tc>
          <w:tcPr>
            <w:tcW w:w="780" w:type="dxa"/>
            <w:tcBorders>
              <w:top w:val="nil"/>
              <w:left w:val="nil"/>
              <w:bottom w:val="single" w:color="auto" w:sz="12" w:space="0"/>
              <w:right w:val="nil"/>
            </w:tcBorders>
            <w:shd w:val="clear" w:color="auto" w:fill="auto"/>
            <w:vAlign w:val="center"/>
            <w:hideMark/>
          </w:tcPr>
          <w:p w:rsidRPr="00B85C63" w:rsidR="00B85C63" w:rsidP="00B85C63" w:rsidRDefault="00B85C63" w14:paraId="4E382D72" w14:textId="77777777">
            <w:r w:rsidRPr="00B85C63">
              <w:rPr>
                <w:b/>
                <w:bCs/>
              </w:rPr>
              <w:t>6,420</w:t>
            </w:r>
            <w:r w:rsidRPr="00B85C63">
              <w:t> </w:t>
            </w:r>
          </w:p>
        </w:tc>
        <w:tc>
          <w:tcPr>
            <w:tcW w:w="960" w:type="dxa"/>
            <w:tcBorders>
              <w:top w:val="nil"/>
              <w:left w:val="nil"/>
              <w:bottom w:val="single" w:color="auto" w:sz="12" w:space="0"/>
              <w:right w:val="nil"/>
            </w:tcBorders>
            <w:shd w:val="clear" w:color="auto" w:fill="auto"/>
            <w:vAlign w:val="center"/>
            <w:hideMark/>
          </w:tcPr>
          <w:p w:rsidRPr="00B85C63" w:rsidR="00B85C63" w:rsidP="00B85C63" w:rsidRDefault="00B85C63" w14:paraId="5C345570" w14:textId="77777777">
            <w:r w:rsidRPr="00B85C63">
              <w:rPr>
                <w:b/>
                <w:bCs/>
              </w:rPr>
              <w:t>123</w:t>
            </w:r>
            <w:r w:rsidRPr="00B85C63">
              <w:t> </w:t>
            </w:r>
          </w:p>
        </w:tc>
        <w:tc>
          <w:tcPr>
            <w:tcW w:w="2100" w:type="dxa"/>
            <w:tcBorders>
              <w:top w:val="nil"/>
              <w:left w:val="nil"/>
              <w:bottom w:val="single" w:color="auto" w:sz="12" w:space="0"/>
              <w:right w:val="nil"/>
            </w:tcBorders>
            <w:shd w:val="clear" w:color="auto" w:fill="auto"/>
            <w:vAlign w:val="center"/>
            <w:hideMark/>
          </w:tcPr>
          <w:p w:rsidRPr="00B85C63" w:rsidR="00B85C63" w:rsidP="00B85C63" w:rsidRDefault="00B85C63" w14:paraId="5EBEA086" w14:textId="77777777">
            <w:r w:rsidRPr="00B85C63">
              <w:rPr>
                <w:b/>
                <w:bCs/>
              </w:rPr>
              <w:t>-0.010 [-0.046, 0.025]</w:t>
            </w:r>
            <w:r w:rsidRPr="00B85C63">
              <w:t> </w:t>
            </w:r>
          </w:p>
        </w:tc>
        <w:tc>
          <w:tcPr>
            <w:tcW w:w="855" w:type="dxa"/>
            <w:tcBorders>
              <w:top w:val="nil"/>
              <w:left w:val="nil"/>
              <w:bottom w:val="single" w:color="auto" w:sz="12" w:space="0"/>
              <w:right w:val="nil"/>
            </w:tcBorders>
            <w:shd w:val="clear" w:color="auto" w:fill="auto"/>
            <w:vAlign w:val="center"/>
            <w:hideMark/>
          </w:tcPr>
          <w:p w:rsidRPr="00B85C63" w:rsidR="00B85C63" w:rsidP="00B85C63" w:rsidRDefault="00B85C63" w14:paraId="522111AA" w14:textId="77777777">
            <w:r w:rsidRPr="00B85C63">
              <w:rPr>
                <w:b/>
                <w:bCs/>
              </w:rPr>
              <w:t>0.571</w:t>
            </w:r>
            <w:r w:rsidRPr="00B85C63">
              <w:t> </w:t>
            </w:r>
          </w:p>
        </w:tc>
        <w:tc>
          <w:tcPr>
            <w:tcW w:w="2085" w:type="dxa"/>
            <w:tcBorders>
              <w:top w:val="nil"/>
              <w:left w:val="nil"/>
              <w:bottom w:val="single" w:color="auto" w:sz="12" w:space="0"/>
              <w:right w:val="nil"/>
            </w:tcBorders>
            <w:shd w:val="clear" w:color="auto" w:fill="auto"/>
            <w:vAlign w:val="center"/>
            <w:hideMark/>
          </w:tcPr>
          <w:p w:rsidRPr="00B85C63" w:rsidR="00B85C63" w:rsidP="00B85C63" w:rsidRDefault="00B85C63" w14:paraId="59AF908E" w14:textId="77777777">
            <w:r w:rsidRPr="00B85C63">
              <w:rPr>
                <w:b/>
                <w:bCs/>
              </w:rPr>
              <w:t>-0.031 [-0.072, 0.009]</w:t>
            </w:r>
            <w:r w:rsidRPr="00B85C63">
              <w:t> </w:t>
            </w:r>
          </w:p>
        </w:tc>
        <w:tc>
          <w:tcPr>
            <w:tcW w:w="855" w:type="dxa"/>
            <w:tcBorders>
              <w:top w:val="nil"/>
              <w:left w:val="nil"/>
              <w:bottom w:val="single" w:color="auto" w:sz="12" w:space="0"/>
              <w:right w:val="nil"/>
            </w:tcBorders>
            <w:shd w:val="clear" w:color="auto" w:fill="auto"/>
            <w:vAlign w:val="center"/>
            <w:hideMark/>
          </w:tcPr>
          <w:p w:rsidRPr="00B85C63" w:rsidR="00B85C63" w:rsidP="00B85C63" w:rsidRDefault="00B85C63" w14:paraId="3F4983B5" w14:textId="77777777">
            <w:r w:rsidRPr="00B85C63">
              <w:rPr>
                <w:b/>
                <w:bCs/>
              </w:rPr>
              <w:t>0.128</w:t>
            </w:r>
            <w:r w:rsidRPr="00B85C63">
              <w:t> </w:t>
            </w:r>
          </w:p>
        </w:tc>
      </w:tr>
      <w:tr w:rsidRPr="00B85C63" w:rsidR="00B85C63" w:rsidTr="5A27ADEE" w14:paraId="30CD0C35" w14:textId="77777777">
        <w:trPr>
          <w:trHeight w:val="300"/>
        </w:trPr>
        <w:tc>
          <w:tcPr>
            <w:tcW w:w="9630" w:type="dxa"/>
            <w:gridSpan w:val="7"/>
            <w:tcBorders>
              <w:top w:val="nil"/>
              <w:left w:val="nil"/>
              <w:bottom w:val="nil"/>
              <w:right w:val="nil"/>
            </w:tcBorders>
            <w:shd w:val="clear" w:color="auto" w:fill="auto"/>
            <w:vAlign w:val="center"/>
            <w:hideMark/>
          </w:tcPr>
          <w:p w:rsidRPr="00B85C63" w:rsidR="00B85C63" w:rsidP="00B85C63" w:rsidRDefault="00B85C63" w14:paraId="1BAC01C8" w14:textId="77777777">
            <w:r w:rsidRPr="00B85C63">
              <w:t>Note: Entries are standardized OLS coefficients with 95% confidence intervals in brackets. Standard errors are clustered by NUTS2 region. Models use unweighted data. EQI refers to the European Quality of Government Index public-service quality measure. </w:t>
            </w:r>
          </w:p>
        </w:tc>
      </w:tr>
    </w:tbl>
    <w:p w:rsidRPr="00B85C63" w:rsidR="00B85C63" w:rsidP="5A27ADEE" w:rsidRDefault="1BEC005C" w14:paraId="5FEC1DD5" w14:textId="55C6ED66">
      <w:r>
        <w:t> </w:t>
      </w:r>
    </w:p>
    <w:p w:rsidR="3C84498A" w:rsidP="5A27ADEE" w:rsidRDefault="3C84498A" w14:paraId="273619CF" w14:textId="54CF274C">
      <w:pPr>
        <w:pStyle w:val="berschrift2"/>
      </w:pPr>
      <w:r>
        <w:t xml:space="preserve">Binging the </w:t>
      </w:r>
      <w:r w:rsidR="7928E9FD">
        <w:t>micro-, meso and macro l</w:t>
      </w:r>
      <w:r>
        <w:t xml:space="preserve">evels together: country, region and individual mechanisms </w:t>
      </w:r>
    </w:p>
    <w:p w:rsidR="20E58DFE" w:rsidP="5A27ADEE" w:rsidRDefault="20E58DFE" w14:paraId="4C1C45F3" w14:textId="437F44EE">
      <w:r>
        <w:t xml:space="preserve">The theoretical framework starts from a simple idea: political solidarity is an individual attitude, but it is formed in broader country and regional contexts. The results therefore have to be read across levels: macro-level country differences, meso-level regional conditions, and micro-level individual mechanisms. This cross-level reading is useful, but it also has an important limit. The country comparison contains seven national cases, or eight if East and West Germany are treated separately. This is enough for a descriptive comparison. It allows us to ask whether the country ordering </w:t>
      </w:r>
      <w:r>
        <w:t xml:space="preserve">fits the theoretical expectations about welfare regimes and governance contexts. It is not enough, however, to estimate macro-level effects with credible statistical leverage. This is a known limitation in country-level and multilevel comparative designs with few country units (Bryan and Jenkins 2016). The macro-level comparison in Figure </w:t>
      </w:r>
      <w:r w:rsidR="75E56867">
        <w:t xml:space="preserve">6 </w:t>
      </w:r>
      <w:r>
        <w:t>should therefore be read as a descriptive benchmark: it asks whether the country ordering is consistent with welfare-regime theory, not whether welfare regimes have a statistically identified effect on political solidarity.</w:t>
      </w:r>
    </w:p>
    <w:p w:rsidR="20E58DFE" w:rsidP="5A27ADEE" w:rsidRDefault="20E58DFE" w14:paraId="2F20DD36" w14:textId="735DC5B5">
      <w:r>
        <w:t xml:space="preserve"> Read descriptively, the country pattern broadly fits the theory: mean solidarity differs across welfare-state contexts in the expected direction. To group the countries, we draw on the comparative welfare-regime literature: Esping-Andersen’s distinction between social-democratic and conservative welfare regimes provides the classic starting point, while Ferrera’s Southern model and Fenger’s post-communist extension justify treating the Mediterranean and Central-Eastern European cases as distinct regime contexts (Esping-Andersen 1990; Ferrera 1996; Fenger 2007). Mean general political solidarity, measured here by the territorial solidarity index, ranges from 3.05 in Croatia to 3.69 in Sweden. Sweden, the only social-democratic case in the sample, has the highest mean. Spain and Italy, the two Mediterranean cases, also sit relatively high in the country ordering, with an average of 3.47. The conservative and post-communist cases are lower and more mixed: Germany and France average 3.13 across the conservative pair, while Poland and Croatia average 3.14 across the post-communist pair. This pattern should not be read as a formal regime test. With so few cases, welfare institutions cannot be separated from fiscal capacity, corruption control, political histories, and other national differences. Still, it provides a useful baseline for the rest of the results. Political solidarity is not distributed evenly across national settings, and the ordering is broadly consistent with the idea that welfare-state contexts shape how citizens judge redistribution for others.</w:t>
      </w:r>
    </w:p>
    <w:p w:rsidR="5A27ADEE" w:rsidRDefault="5A27ADEE" w14:paraId="4011192A" w14:textId="190C9CA4"/>
    <w:p w:rsidR="20E58DFE" w:rsidP="5A27ADEE" w:rsidRDefault="20E58DFE" w14:paraId="2B0D118C" w14:textId="4A897646">
      <w:pPr>
        <w:rPr>
          <w:rFonts w:eastAsia="Book Antiqua" w:cs="Book Antiqua"/>
          <w:color w:val="auto"/>
          <w:sz w:val="22"/>
          <w:szCs w:val="22"/>
        </w:rPr>
      </w:pPr>
      <w:r>
        <w:rPr>
          <w:noProof/>
        </w:rPr>
        <w:drawing>
          <wp:inline distT="0" distB="0" distL="0" distR="0" wp14:anchorId="2B405B4B" wp14:editId="1270246C">
            <wp:extent cx="5724525" cy="4086225"/>
            <wp:effectExtent l="0" t="0" r="0" b="0"/>
            <wp:docPr id="921475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5084" name="Picture 921475084"/>
                    <pic:cNvPicPr/>
                  </pic:nvPicPr>
                  <pic:blipFill>
                    <a:blip r:embed="rId25">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commentRangeStart w:id="6"/>
      <w:r w:rsidRPr="5A27ADEE">
        <w:rPr>
          <w:rFonts w:eastAsia="Book Antiqua" w:cs="Book Antiqua"/>
          <w:color w:val="auto"/>
          <w:sz w:val="22"/>
          <w:szCs w:val="22"/>
        </w:rPr>
        <w:t xml:space="preserve">Figure </w:t>
      </w:r>
      <w:r w:rsidRPr="5A27ADEE" w:rsidR="55988083">
        <w:rPr>
          <w:rFonts w:eastAsia="Book Antiqua" w:cs="Book Antiqua"/>
          <w:color w:val="auto"/>
          <w:sz w:val="22"/>
          <w:szCs w:val="22"/>
        </w:rPr>
        <w:t>6</w:t>
      </w:r>
      <w:r w:rsidRPr="5A27ADEE">
        <w:rPr>
          <w:rFonts w:eastAsia="Book Antiqua" w:cs="Book Antiqua"/>
          <w:color w:val="auto"/>
          <w:sz w:val="22"/>
          <w:szCs w:val="22"/>
        </w:rPr>
        <w:t xml:space="preserve">: Country means for general political solidarity by welfare-regime context. </w:t>
      </w:r>
      <w:commentRangeEnd w:id="6"/>
      <w:r>
        <w:commentReference w:id="6"/>
      </w:r>
    </w:p>
    <w:p w:rsidR="20E58DFE" w:rsidP="5A27ADEE" w:rsidRDefault="20E58DFE" w14:paraId="79F5FAE0" w14:textId="3DB658D0">
      <w:r w:rsidRPr="5A27ADEE">
        <w:rPr>
          <w:rFonts w:eastAsia="Book Antiqua" w:cs="Book Antiqua"/>
          <w:color w:val="auto"/>
          <w:sz w:val="22"/>
          <w:szCs w:val="22"/>
        </w:rPr>
        <w:t>The plotted measure is the territorial solidarity index. The figure is descriptive and should not be read as a macro-level test of welfare-regime effects.</w:t>
      </w:r>
    </w:p>
    <w:p w:rsidR="5A27ADEE" w:rsidRDefault="5A27ADEE" w14:paraId="153DBDF2" w14:textId="78CFB017"/>
    <w:p w:rsidR="20E58DFE" w:rsidRDefault="20E58DFE" w14:paraId="6482419B" w14:textId="5DA1DA1F">
      <w:r>
        <w:t xml:space="preserve">Table </w:t>
      </w:r>
      <w:r w:rsidR="665A297D">
        <w:t xml:space="preserve">4 </w:t>
      </w:r>
      <w:r>
        <w:t>gives the same comparison in more detail. It places the solidarity means alongside welfare-regime classification, corruption control, perceived governance, institutional trust, service evaluations, and the external EQI service-quality indicator. The purpose is not to test regime effects, but to show what kinds of country contexts accompany the observed solidarity levels.</w:t>
      </w:r>
    </w:p>
    <w:p w:rsidR="5A27ADEE" w:rsidRDefault="5A27ADEE" w14:paraId="6B9EB88D" w14:textId="2C4D7D96">
      <w:r>
        <w:br w:type="page"/>
      </w:r>
    </w:p>
    <w:p w:rsidR="5A27ADEE" w:rsidP="5A27ADEE" w:rsidRDefault="5A27ADEE" w14:paraId="2107778E" w14:textId="25343D84"/>
    <w:p w:rsidR="07229E74" w:rsidP="5A27ADEE" w:rsidRDefault="07229E74" w14:paraId="2E7F7FB1" w14:textId="1BED56D3">
      <w:pPr>
        <w:spacing w:line="276" w:lineRule="auto"/>
      </w:pPr>
      <w:r w:rsidRPr="5A27ADEE">
        <w:rPr>
          <w:rFonts w:ascii="Arial" w:hAnsi="Arial" w:eastAsia="Arial" w:cs="Arial"/>
          <w:color w:val="747A7F"/>
          <w:sz w:val="18"/>
          <w:szCs w:val="18"/>
          <w:lang w:val="en"/>
        </w:rPr>
        <w:t xml:space="preserve">Table </w:t>
      </w:r>
      <w:r w:rsidRPr="5A27ADEE" w:rsidR="0538CC17">
        <w:rPr>
          <w:rFonts w:ascii="Arial" w:hAnsi="Arial" w:eastAsia="Arial" w:cs="Arial"/>
          <w:color w:val="747A7F"/>
          <w:sz w:val="18"/>
          <w:szCs w:val="18"/>
          <w:lang w:val="en"/>
        </w:rPr>
        <w:t>4</w:t>
      </w:r>
      <w:r w:rsidRPr="5A27ADEE">
        <w:rPr>
          <w:rFonts w:ascii="Arial" w:hAnsi="Arial" w:eastAsia="Arial" w:cs="Arial"/>
          <w:color w:val="747A7F"/>
          <w:sz w:val="18"/>
          <w:szCs w:val="18"/>
          <w:lang w:val="en"/>
        </w:rPr>
        <w:t>: Country means and contextual indicators.</w:t>
      </w:r>
    </w:p>
    <w:tbl>
      <w:tblPr>
        <w:tblW w:w="0" w:type="auto"/>
        <w:tblLook w:val="0600" w:firstRow="0" w:lastRow="0" w:firstColumn="0" w:lastColumn="0" w:noHBand="1" w:noVBand="1"/>
      </w:tblPr>
      <w:tblGrid>
        <w:gridCol w:w="1032"/>
        <w:gridCol w:w="1513"/>
        <w:gridCol w:w="1065"/>
        <w:gridCol w:w="999"/>
        <w:gridCol w:w="1144"/>
        <w:gridCol w:w="1192"/>
        <w:gridCol w:w="1132"/>
        <w:gridCol w:w="949"/>
      </w:tblGrid>
      <w:tr w:rsidR="5A27ADEE" w:rsidTr="5A27ADEE" w14:paraId="737E2117" w14:textId="77777777">
        <w:trPr>
          <w:trHeight w:val="1650"/>
        </w:trPr>
        <w:tc>
          <w:tcPr>
            <w:tcW w:w="939"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60FCCF3A" w14:textId="4731E418">
            <w:pPr>
              <w:spacing w:after="0" w:line="276" w:lineRule="auto"/>
              <w:rPr>
                <w:rFonts w:eastAsia="Book Antiqua" w:cs="Book Antiqua"/>
                <w:b/>
                <w:bCs/>
                <w:color w:val="373A3C"/>
                <w:sz w:val="16"/>
                <w:szCs w:val="16"/>
                <w:lang w:val="en"/>
              </w:rPr>
            </w:pPr>
            <w:r w:rsidRPr="5A27ADEE">
              <w:rPr>
                <w:rFonts w:eastAsia="Book Antiqua" w:cs="Book Antiqua"/>
                <w:b/>
                <w:bCs/>
                <w:color w:val="373A3C"/>
                <w:sz w:val="16"/>
                <w:szCs w:val="16"/>
                <w:lang w:val="en"/>
              </w:rPr>
              <w:t>Country</w:t>
            </w:r>
          </w:p>
        </w:tc>
        <w:tc>
          <w:tcPr>
            <w:tcW w:w="1345"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7A5E2F74" w14:textId="347EB39F">
            <w:pPr>
              <w:spacing w:after="0" w:line="276" w:lineRule="auto"/>
              <w:rPr>
                <w:rFonts w:eastAsia="Book Antiqua" w:cs="Book Antiqua"/>
                <w:b/>
                <w:bCs/>
                <w:color w:val="373A3C"/>
                <w:sz w:val="16"/>
                <w:szCs w:val="16"/>
                <w:lang w:val="en"/>
              </w:rPr>
            </w:pPr>
            <w:r w:rsidRPr="5A27ADEE">
              <w:rPr>
                <w:rFonts w:eastAsia="Book Antiqua" w:cs="Book Antiqua"/>
                <w:b/>
                <w:bCs/>
                <w:color w:val="373A3C"/>
                <w:sz w:val="16"/>
                <w:szCs w:val="16"/>
                <w:lang w:val="en"/>
              </w:rPr>
              <w:t>Welfare regime</w:t>
            </w:r>
          </w:p>
        </w:tc>
        <w:tc>
          <w:tcPr>
            <w:tcW w:w="1110"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59472C0D" w14:textId="7F61DEAB">
            <w:pPr>
              <w:spacing w:after="0" w:line="276" w:lineRule="auto"/>
              <w:rPr>
                <w:rFonts w:eastAsia="Book Antiqua" w:cs="Book Antiqua"/>
                <w:b/>
                <w:bCs/>
                <w:color w:val="373A3C"/>
                <w:sz w:val="16"/>
                <w:szCs w:val="16"/>
                <w:lang w:val="en"/>
              </w:rPr>
            </w:pPr>
            <w:r w:rsidRPr="5A27ADEE">
              <w:rPr>
                <w:rFonts w:eastAsia="Book Antiqua" w:cs="Book Antiqua"/>
                <w:b/>
                <w:bCs/>
                <w:color w:val="373A3C"/>
                <w:sz w:val="16"/>
                <w:szCs w:val="16"/>
                <w:lang w:val="en"/>
              </w:rPr>
              <w:t>Control of corruption</w:t>
            </w:r>
          </w:p>
        </w:tc>
        <w:tc>
          <w:tcPr>
            <w:tcW w:w="1045" w:type="dxa"/>
            <w:tcBorders>
              <w:top w:val="nil"/>
              <w:left w:val="nil"/>
              <w:bottom w:val="single" w:color="9B9D9E" w:sz="8" w:space="0"/>
              <w:right w:val="nil"/>
            </w:tcBorders>
            <w:tcMar>
              <w:top w:w="100" w:type="dxa"/>
              <w:left w:w="100" w:type="dxa"/>
              <w:bottom w:w="100" w:type="dxa"/>
              <w:right w:w="100" w:type="dxa"/>
            </w:tcMar>
          </w:tcPr>
          <w:p w:rsidR="51251DA6" w:rsidP="5A27ADEE" w:rsidRDefault="51251DA6" w14:paraId="619DFBA4" w14:textId="53BC9646">
            <w:pPr>
              <w:spacing w:after="0" w:line="276" w:lineRule="auto"/>
              <w:jc w:val="right"/>
              <w:rPr>
                <w:rFonts w:eastAsia="Book Antiqua" w:cs="Book Antiqua"/>
                <w:b/>
                <w:bCs/>
                <w:color w:val="373A3C"/>
                <w:sz w:val="16"/>
                <w:szCs w:val="16"/>
                <w:lang w:val="en"/>
              </w:rPr>
            </w:pPr>
            <w:r w:rsidRPr="5A27ADEE">
              <w:rPr>
                <w:rFonts w:eastAsia="Book Antiqua" w:cs="Book Antiqua"/>
                <w:b/>
                <w:bCs/>
                <w:color w:val="373A3C"/>
                <w:sz w:val="16"/>
                <w:szCs w:val="16"/>
                <w:lang w:val="en"/>
              </w:rPr>
              <w:t>General political solidarity</w:t>
            </w:r>
          </w:p>
        </w:tc>
        <w:tc>
          <w:tcPr>
            <w:tcW w:w="1195"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5D606184" w14:textId="6E7EB8C2">
            <w:pPr>
              <w:spacing w:after="0" w:line="276" w:lineRule="auto"/>
              <w:jc w:val="right"/>
              <w:rPr>
                <w:rFonts w:eastAsia="Book Antiqua" w:cs="Book Antiqua"/>
                <w:b/>
                <w:bCs/>
                <w:color w:val="373A3C"/>
                <w:sz w:val="16"/>
                <w:szCs w:val="16"/>
                <w:lang w:val="en"/>
              </w:rPr>
            </w:pPr>
            <w:r w:rsidRPr="5A27ADEE">
              <w:rPr>
                <w:rFonts w:eastAsia="Book Antiqua" w:cs="Book Antiqua"/>
                <w:b/>
                <w:bCs/>
                <w:color w:val="373A3C"/>
                <w:sz w:val="16"/>
                <w:szCs w:val="16"/>
                <w:lang w:val="en"/>
              </w:rPr>
              <w:t>Perceived governance</w:t>
            </w:r>
          </w:p>
        </w:tc>
        <w:tc>
          <w:tcPr>
            <w:tcW w:w="1228"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2F893308" w14:textId="22FE3F15">
            <w:pPr>
              <w:spacing w:after="0" w:line="276" w:lineRule="auto"/>
              <w:jc w:val="right"/>
              <w:rPr>
                <w:rFonts w:eastAsia="Book Antiqua" w:cs="Book Antiqua"/>
                <w:b/>
                <w:bCs/>
                <w:color w:val="373A3C"/>
                <w:sz w:val="16"/>
                <w:szCs w:val="16"/>
                <w:lang w:val="en"/>
              </w:rPr>
            </w:pPr>
            <w:r w:rsidRPr="5A27ADEE">
              <w:rPr>
                <w:rFonts w:eastAsia="Book Antiqua" w:cs="Book Antiqua"/>
                <w:b/>
                <w:bCs/>
                <w:color w:val="373A3C"/>
                <w:sz w:val="16"/>
                <w:szCs w:val="16"/>
                <w:lang w:val="en"/>
              </w:rPr>
              <w:t>Institutional trust</w:t>
            </w:r>
          </w:p>
        </w:tc>
        <w:tc>
          <w:tcPr>
            <w:tcW w:w="1173"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259D3A46" w14:textId="3D4AD19D">
            <w:pPr>
              <w:spacing w:after="0" w:line="276" w:lineRule="auto"/>
              <w:jc w:val="right"/>
              <w:rPr>
                <w:rFonts w:eastAsia="Book Antiqua" w:cs="Book Antiqua"/>
                <w:b/>
                <w:bCs/>
                <w:color w:val="373A3C"/>
                <w:sz w:val="16"/>
                <w:szCs w:val="16"/>
                <w:lang w:val="en"/>
              </w:rPr>
            </w:pPr>
            <w:r w:rsidRPr="5A27ADEE">
              <w:rPr>
                <w:rFonts w:eastAsia="Book Antiqua" w:cs="Book Antiqua"/>
                <w:b/>
                <w:bCs/>
                <w:color w:val="373A3C"/>
                <w:sz w:val="16"/>
                <w:szCs w:val="16"/>
                <w:lang w:val="en"/>
              </w:rPr>
              <w:t>Service evaluations</w:t>
            </w:r>
          </w:p>
        </w:tc>
        <w:tc>
          <w:tcPr>
            <w:tcW w:w="993" w:type="dxa"/>
            <w:tcBorders>
              <w:top w:val="nil"/>
              <w:left w:val="nil"/>
              <w:bottom w:val="single" w:color="9B9D9E" w:sz="8" w:space="0"/>
              <w:right w:val="nil"/>
            </w:tcBorders>
            <w:tcMar>
              <w:top w:w="100" w:type="dxa"/>
              <w:left w:w="100" w:type="dxa"/>
              <w:bottom w:w="100" w:type="dxa"/>
              <w:right w:w="100" w:type="dxa"/>
            </w:tcMar>
          </w:tcPr>
          <w:p w:rsidR="5A27ADEE" w:rsidP="5A27ADEE" w:rsidRDefault="5A27ADEE" w14:paraId="326F8D93" w14:textId="52DDE542">
            <w:pPr>
              <w:spacing w:after="0" w:line="276" w:lineRule="auto"/>
              <w:jc w:val="right"/>
              <w:rPr>
                <w:rFonts w:eastAsia="Book Antiqua" w:cs="Book Antiqua"/>
                <w:b/>
                <w:bCs/>
                <w:color w:val="373A3C"/>
                <w:sz w:val="16"/>
                <w:szCs w:val="16"/>
                <w:lang w:val="en"/>
              </w:rPr>
            </w:pPr>
            <w:r w:rsidRPr="5A27ADEE">
              <w:rPr>
                <w:rFonts w:eastAsia="Book Antiqua" w:cs="Book Antiqua"/>
                <w:b/>
                <w:bCs/>
                <w:color w:val="373A3C"/>
                <w:sz w:val="16"/>
                <w:szCs w:val="16"/>
                <w:lang w:val="en"/>
              </w:rPr>
              <w:t>Country-mean EQI service quality</w:t>
            </w:r>
          </w:p>
        </w:tc>
      </w:tr>
      <w:tr w:rsidR="5A27ADEE" w:rsidTr="00D70AD6" w14:paraId="1368C429" w14:textId="77777777">
        <w:trPr>
          <w:trHeight w:val="513"/>
        </w:trPr>
        <w:tc>
          <w:tcPr>
            <w:tcW w:w="939"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0530A685" w14:textId="1240F05F">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Sweden</w:t>
            </w:r>
          </w:p>
        </w:tc>
        <w:tc>
          <w:tcPr>
            <w:tcW w:w="1345"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5D06006" w14:textId="427384D9">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Social-democratic</w:t>
            </w:r>
          </w:p>
        </w:tc>
        <w:tc>
          <w:tcPr>
            <w:tcW w:w="1110"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0D9B001F" w14:textId="0C18544A">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High</w:t>
            </w:r>
          </w:p>
        </w:tc>
        <w:tc>
          <w:tcPr>
            <w:tcW w:w="1045"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55133A1" w14:textId="7CF75EEA">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3.687</w:t>
            </w:r>
          </w:p>
        </w:tc>
        <w:tc>
          <w:tcPr>
            <w:tcW w:w="1195"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0306167" w14:textId="07181A94">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0.563</w:t>
            </w:r>
          </w:p>
        </w:tc>
        <w:tc>
          <w:tcPr>
            <w:tcW w:w="1228"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3332832" w14:textId="2D65646B">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0.557</w:t>
            </w:r>
          </w:p>
        </w:tc>
        <w:tc>
          <w:tcPr>
            <w:tcW w:w="1173"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98FA1F0" w14:textId="4914D860">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0.569</w:t>
            </w:r>
          </w:p>
        </w:tc>
        <w:tc>
          <w:tcPr>
            <w:tcW w:w="993" w:type="dxa"/>
            <w:tcBorders>
              <w:top w:val="single" w:color="9B9D9E"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99CB48B" w14:textId="769D6AA2">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1.254</w:t>
            </w:r>
          </w:p>
        </w:tc>
      </w:tr>
      <w:tr w:rsidR="5A27ADEE" w:rsidTr="00D70AD6" w14:paraId="4B3847F7" w14:textId="77777777">
        <w:trPr>
          <w:trHeight w:val="425"/>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C7F5D8D" w14:textId="56C2DB3E">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Spain</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B3133E6" w14:textId="5A2890C8">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Mediterranean</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246AC33" w14:textId="2D869B9C">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Middle</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95EDAE4" w14:textId="747BCD1A">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3.543</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283056C" w14:textId="66B0D6F6">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0.429</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75F2733" w14:textId="2D7C9D96">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0.402</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C8407ED" w14:textId="7D9BC263">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0.455</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52E4AF7" w14:textId="13B8D8B3">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0.152</w:t>
            </w:r>
          </w:p>
        </w:tc>
      </w:tr>
      <w:tr w:rsidR="5A27ADEE" w:rsidTr="00D70AD6" w14:paraId="161AF6B5" w14:textId="77777777">
        <w:trPr>
          <w:trHeight w:val="348"/>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640F3C7" w14:textId="15C5B30E">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Italy</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900CA0E" w14:textId="78727C36">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Mediterranean</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D96CD8D" w14:textId="0670A8D0">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Middle</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F6DF23B" w14:textId="53F763DB">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3.394</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D5F37DA" w14:textId="5560F094">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0.424</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9B266A5" w14:textId="3F002260">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0.428</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B1260B3" w14:textId="7695C5BD">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0.419</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359846CB" w14:textId="36893C6B">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-0.704</w:t>
            </w:r>
          </w:p>
        </w:tc>
      </w:tr>
      <w:tr w:rsidR="5A27ADEE" w:rsidTr="00D70AD6" w14:paraId="169702B9" w14:textId="77777777">
        <w:trPr>
          <w:trHeight w:val="484"/>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02A3A84C" w14:textId="47B51BA2">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Poland</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3C67BC65" w14:textId="022B6EFE">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Post-Communist</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76F1D9B" w14:textId="774630A6">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Middle</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055CCDD" w14:textId="4F51D9B9">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3.231</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4BAA6B6" w14:textId="4AAB017A">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0.457</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D8139E3" w14:textId="732791F5">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0.429</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462989B" w14:textId="73B3E32C">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0.485</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A41294A" w14:textId="5F48262D">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-0.932</w:t>
            </w:r>
          </w:p>
        </w:tc>
      </w:tr>
      <w:tr w:rsidR="5A27ADEE" w:rsidTr="00D70AD6" w14:paraId="66C07C4D" w14:textId="77777777">
        <w:trPr>
          <w:trHeight w:val="397"/>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A511D30" w14:textId="2E6D2669">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Germany</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9AC23BE" w14:textId="58FB1D81">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Conservative</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FDB8138" w14:textId="4272E0C7">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High</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184D9E7" w14:textId="069D91B5">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3.202</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6682D85" w14:textId="294931C0">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0.496</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79CDF3D" w14:textId="5D22D729">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0.489</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3E17427B" w14:textId="52B692BC">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0.502</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26D5A46" w14:textId="0A258B4B">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0.786</w:t>
            </w:r>
          </w:p>
        </w:tc>
      </w:tr>
      <w:tr w:rsidR="5A27ADEE" w:rsidTr="00D70AD6" w14:paraId="00EBED24" w14:textId="77777777">
        <w:trPr>
          <w:trHeight w:val="349"/>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5C9B367" w14:textId="33E83E33">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France</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320414B" w14:textId="67316DBC">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Conservative</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E53D536" w14:textId="7FC321E0">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Middle</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F55E5FD" w14:textId="4E02DF47">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3.055</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6D444EE0" w14:textId="11D6B291">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0.426</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DC082E5" w14:textId="0737C07B">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0.378</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D2C0AF2" w14:textId="62EBDCCF">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0.472</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5BBD3C48" w14:textId="77C6A905">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0.126</w:t>
            </w:r>
          </w:p>
        </w:tc>
      </w:tr>
      <w:tr w:rsidR="5A27ADEE" w:rsidTr="00D70AD6" w14:paraId="4486E3AF" w14:textId="77777777">
        <w:trPr>
          <w:trHeight w:val="357"/>
        </w:trPr>
        <w:tc>
          <w:tcPr>
            <w:tcW w:w="939"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337D05D0" w14:textId="026C90C0">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Croatia</w:t>
            </w:r>
          </w:p>
        </w:tc>
        <w:tc>
          <w:tcPr>
            <w:tcW w:w="13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11CF987" w14:textId="16B853EF">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Post-Communist</w:t>
            </w:r>
          </w:p>
        </w:tc>
        <w:tc>
          <w:tcPr>
            <w:tcW w:w="1110"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B23706B" w14:textId="71F5D3D0">
            <w:pPr>
              <w:spacing w:after="0" w:line="276" w:lineRule="auto"/>
              <w:rPr>
                <w:rFonts w:eastAsia="Book Antiqua" w:cs="Book Antiqua"/>
                <w:color w:val="373A3C"/>
                <w:sz w:val="20"/>
                <w:szCs w:val="20"/>
                <w:lang w:val="en"/>
              </w:rPr>
            </w:pPr>
            <w:r w:rsidRPr="00D70AD6">
              <w:rPr>
                <w:rFonts w:eastAsia="Book Antiqua" w:cs="Book Antiqua"/>
                <w:color w:val="373A3C"/>
                <w:sz w:val="20"/>
                <w:szCs w:val="20"/>
                <w:lang w:val="en"/>
              </w:rPr>
              <w:t>Low</w:t>
            </w:r>
          </w:p>
        </w:tc>
        <w:tc>
          <w:tcPr>
            <w:tcW w:w="104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29D0FB59" w14:textId="2C037CC9">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3.049</w:t>
            </w:r>
          </w:p>
        </w:tc>
        <w:tc>
          <w:tcPr>
            <w:tcW w:w="1195"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4E5C5426" w14:textId="6AF06A18">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0.370</w:t>
            </w:r>
          </w:p>
        </w:tc>
        <w:tc>
          <w:tcPr>
            <w:tcW w:w="1228"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785DD991" w14:textId="0A34A18A">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0.318</w:t>
            </w:r>
          </w:p>
        </w:tc>
        <w:tc>
          <w:tcPr>
            <w:tcW w:w="117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12E4C5E8" w14:textId="687A631D">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0.421</w:t>
            </w:r>
          </w:p>
        </w:tc>
        <w:tc>
          <w:tcPr>
            <w:tcW w:w="993" w:type="dxa"/>
            <w:tcBorders>
              <w:top w:val="single" w:color="D7D8D8" w:sz="8" w:space="0"/>
              <w:left w:val="nil"/>
              <w:bottom w:val="single" w:color="D7D8D8" w:sz="8" w:space="0"/>
              <w:right w:val="nil"/>
            </w:tcBorders>
            <w:tcMar>
              <w:top w:w="100" w:type="dxa"/>
              <w:left w:w="100" w:type="dxa"/>
              <w:bottom w:w="100" w:type="dxa"/>
              <w:right w:w="100" w:type="dxa"/>
            </w:tcMar>
          </w:tcPr>
          <w:p w:rsidRPr="00D70AD6" w:rsidR="5A27ADEE" w:rsidP="5A27ADEE" w:rsidRDefault="5A27ADEE" w14:paraId="0B495289" w14:textId="30D24C11">
            <w:pPr>
              <w:spacing w:after="0" w:line="276" w:lineRule="auto"/>
              <w:jc w:val="right"/>
              <w:rPr>
                <w:rFonts w:eastAsia="Book Antiqua" w:cs="Book Antiqua"/>
                <w:color w:val="373A3C"/>
                <w:sz w:val="20"/>
                <w:szCs w:val="20"/>
                <w:lang w:val="en"/>
              </w:rPr>
            </w:pPr>
            <w:r w:rsidRPr="00D70AD6">
              <w:rPr>
                <w:rFonts w:eastAsia="Book Antiqua" w:cs="Book Antiqua"/>
                <w:color w:val="373A3C"/>
                <w:sz w:val="20"/>
                <w:szCs w:val="20"/>
                <w:lang w:val="en"/>
              </w:rPr>
              <w:t>-1.287</w:t>
            </w:r>
          </w:p>
        </w:tc>
      </w:tr>
    </w:tbl>
    <w:p w:rsidR="5A27ADEE" w:rsidP="5A27ADEE" w:rsidRDefault="5A27ADEE" w14:paraId="2C51C858" w14:textId="06052587">
      <w:pPr>
        <w:spacing w:line="276" w:lineRule="auto"/>
        <w:rPr>
          <w:rFonts w:ascii="Arial" w:hAnsi="Arial" w:eastAsia="Arial" w:cs="Arial"/>
          <w:sz w:val="18"/>
          <w:szCs w:val="18"/>
          <w:lang w:val="en"/>
        </w:rPr>
      </w:pPr>
    </w:p>
    <w:p w:rsidR="5A27ADEE" w:rsidRDefault="5A27ADEE" w14:paraId="31B70313" w14:textId="4CAB404B"/>
    <w:p w:rsidR="20E58DFE" w:rsidRDefault="20E58DFE" w14:paraId="47D6936E" w14:textId="148ACA8A">
      <w:r>
        <w:t>The meso-level evidence qualifies this baseline. The regional models ask a narrower question. Do respondents living in higher-quality NUTS2 regions, or in regions that are richer relative to their own country, report higher political solidarity once individual predictors and country context are taken into account? The regional indicators draw on the European Quality of Government Index, which captures subnational variation in corruption, impartiality, and public-service quality (Charron, Dijkstra, and Lapuente 2014). The models do not show robust direct regional associations. Both estimates are small and statistically uncertain. The estimate for regional public-service quality is beta = -0.01, 95% CI [-0.046, 0.025], p = 0.571. The estimate for relative regional income is beta = 0.014, 95% CI [-0.01, 0.038], p = 0.257. These estimates do not mean that regional context is irrelevant. Rather, they suggest that the available regional indicators do not explain much additional variation once individual attitudes, legitimacy beliefs, social norms, and controls are included. One plausible interpretation is that regional and country contexts matter partly by shaping the perceptions through which citizens judge redistribution, institutions, and other citizens (Svallfors 2013). A second, more methodological possibility is that the linked regional indicators are too coarse, or the within-country variation too noisy, to detect direct regional differences in this design.</w:t>
      </w:r>
    </w:p>
    <w:p w:rsidR="20E58DFE" w:rsidP="5A27ADEE" w:rsidRDefault="20E58DFE" w14:paraId="0F3622FB" w14:textId="6E373578">
      <w:r>
        <w:t xml:space="preserve"> The clearest empirical pattern appears at the individual level. In the full model, solidarity is most consistently associated with ideology, social trust, institutional trust, service evaluations, contribution norms, perceived capacity, and need or risk. This should not be read as a purely individual-level explanation. Instead, it clarifies where the present data have the most leverage. Country contexts provide different descriptive baselines, and regional context remains theoretically relevant, but the strongest survey evidence points to the perceptions and orientations through which citizens evaluate the solidarity system. In substantive terms, citizens are more willing to support redistribution for others when the social and institutional environment appears credible: when others are expected to contribute, institutions are trusted, and public services are seen as fair and effective.</w:t>
      </w:r>
    </w:p>
    <w:p w:rsidR="20E58DFE" w:rsidP="5A27ADEE" w:rsidRDefault="20E58DFE" w14:paraId="5AA4CDF9" w14:textId="6997980A">
      <w:r>
        <w:t xml:space="preserve"> Figure </w:t>
      </w:r>
      <w:r w:rsidR="520B8D34">
        <w:t xml:space="preserve">7 </w:t>
      </w:r>
      <w:r>
        <w:t xml:space="preserve">summarizes this interpretation across the three levels. The macro layer refers to country context, the meso layer to regional context, and the micro layer to individual attitudes, social norms, and perceptions of state legitimacy. The overall conclusion is cautious but still substantive: political solidarity is shaped by institutional contexts, but in these </w:t>
      </w:r>
      <w:proofErr w:type="gramStart"/>
      <w:r>
        <w:t>data</w:t>
      </w:r>
      <w:proofErr w:type="gramEnd"/>
      <w:r>
        <w:t xml:space="preserve"> it is most clearly observed through individual trust, perceived legitimacy, and evaluations of system performance.</w:t>
      </w:r>
    </w:p>
    <w:p w:rsidR="5A27ADEE" w:rsidRDefault="5A27ADEE" w14:paraId="7F84614E" w14:textId="0585B37D"/>
    <w:p w:rsidR="24A9C0B2" w:rsidP="5A27ADEE" w:rsidRDefault="24A9C0B2" w14:paraId="11E708E6" w14:textId="1391C325">
      <w:r>
        <w:rPr>
          <w:noProof/>
        </w:rPr>
        <w:drawing>
          <wp:inline distT="0" distB="0" distL="0" distR="0" wp14:anchorId="6C79D0A3" wp14:editId="7296BBFF">
            <wp:extent cx="5724525" cy="4086225"/>
            <wp:effectExtent l="0" t="0" r="0" b="0"/>
            <wp:docPr id="1039160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0990" name="Picture 1039160990"/>
                    <pic:cNvPicPr/>
                  </pic:nvPicPr>
                  <pic:blipFill>
                    <a:blip r:embed="rId26">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r w:rsidRPr="5A27ADEE" w:rsidR="20E58DFE">
        <w:rPr>
          <w:rFonts w:ascii="Source Sans Pro" w:hAnsi="Source Sans Pro" w:eastAsia="Source Sans Pro" w:cs="Source Sans Pro"/>
          <w:color w:val="747A7F"/>
          <w:sz w:val="22"/>
          <w:szCs w:val="22"/>
        </w:rPr>
        <w:t xml:space="preserve">Figure </w:t>
      </w:r>
      <w:r w:rsidRPr="5A27ADEE" w:rsidR="3D04D9A6">
        <w:rPr>
          <w:rFonts w:ascii="Source Sans Pro" w:hAnsi="Source Sans Pro" w:eastAsia="Source Sans Pro" w:cs="Source Sans Pro"/>
          <w:color w:val="747A7F"/>
          <w:sz w:val="22"/>
          <w:szCs w:val="22"/>
        </w:rPr>
        <w:t>7</w:t>
      </w:r>
      <w:r w:rsidRPr="5A27ADEE" w:rsidR="20E58DFE">
        <w:rPr>
          <w:rFonts w:ascii="Source Sans Pro" w:hAnsi="Source Sans Pro" w:eastAsia="Source Sans Pro" w:cs="Source Sans Pro"/>
          <w:color w:val="747A7F"/>
          <w:sz w:val="22"/>
          <w:szCs w:val="22"/>
        </w:rPr>
        <w:t>: Summary of the evidence across macro, meso, and micro levels.</w:t>
      </w:r>
    </w:p>
    <w:p w:rsidR="00B85C63" w:rsidP="008E7563" w:rsidRDefault="00B85C63" w14:paraId="2E977B90" w14:textId="03AA3B0D">
      <w:pPr>
        <w:pStyle w:val="berschrift1"/>
      </w:pPr>
      <w:r w:rsidRPr="00B85C63">
        <w:t> </w:t>
      </w:r>
      <w:r w:rsidR="008E7563">
        <w:t>Our Contributions</w:t>
      </w:r>
    </w:p>
    <w:p w:rsidRPr="00B85C63" w:rsidR="005E4B8F" w:rsidP="005E4B8F" w:rsidRDefault="005E4B8F" w14:paraId="55D0B01F" w14:textId="22866E70">
      <w:r>
        <w:t>We asked</w:t>
      </w:r>
      <w:r w:rsidRPr="00B85C63">
        <w:t xml:space="preserve"> what drives citizens’ willingness to support costly public redistribution for others. The results point to a relatively clear pattern. Political solidarity in this seven-country sample is strongly structured by ideology and by perceptions of trust, institutional legitimacy, and public-service performance. By contrast, </w:t>
      </w:r>
      <w:r w:rsidR="004037AE">
        <w:t>o</w:t>
      </w:r>
      <w:r w:rsidRPr="00B85C63">
        <w:t>bjective resources, need, and regional position matter less consistently than whether respondents see other people, institutions, and public services as trustworthy and fair. </w:t>
      </w:r>
    </w:p>
    <w:p w:rsidRPr="00B85C63" w:rsidR="005E4B8F" w:rsidP="005E4B8F" w:rsidRDefault="005E4B8F" w14:paraId="4B6671BF" w14:textId="478BA4F3">
      <w:r w:rsidRPr="00B85C63">
        <w:t xml:space="preserve"> The strongest individual-level divide is ideological. Respondents on the right are less </w:t>
      </w:r>
      <w:r w:rsidR="001318C5">
        <w:t>politically solidary</w:t>
      </w:r>
      <w:r w:rsidRPr="00B85C63">
        <w:t xml:space="preserve"> and draw a sharper distinction between conventionally deserving groups and migrants. This is not surprising, but it is substantively important. Political solidarity is not merely a response to one’s own economic position or exposure to risk. It is also embedded in broader political orientations about redistribution, deservingness, and the proper scope of collective responsibility. </w:t>
      </w:r>
    </w:p>
    <w:p w:rsidRPr="00B85C63" w:rsidR="005E4B8F" w:rsidP="005E4B8F" w:rsidRDefault="005E4B8F" w14:paraId="342692BD" w14:textId="77777777">
      <w:r w:rsidRPr="00B85C63">
        <w:t>At the same time, the material foundations of solidarity are more complicated than a simple net-contributor model would suggest. We do not find strong evidence that respondents with greater socioeconomic resources are consistently less solidaristic once attitudes and perceptions are taken into account. Perceived capacity to contribute is positively associated with solidarity, and objective need or risk also shows some positive association. This suggests that solidarity may be strongest not simply among those who expect to benefit, nor simply among those who can afford to pay, but among respondents who combine a sense of capacity with a sense that collective protection is meaningful. </w:t>
      </w:r>
    </w:p>
    <w:p w:rsidRPr="00B85C63" w:rsidR="005E4B8F" w:rsidP="005E4B8F" w:rsidRDefault="005E4B8F" w14:paraId="46D83B25" w14:textId="77777777">
      <w:r w:rsidRPr="00B85C63">
        <w:t>The clearest substantive pattern concerns trust and legitimacy. Respondents who trust other people, trust institutions, and evaluate public services positively are more willing to support redistribution for others. This supports the central argument of the paper: political solidarity depends not only on distributive position, but also on whether citizens believe that the solidarity system works. People appear more willing to support collective redistribution when they think others contribute fairly, institutions are reliable, and public services deliver. In this sense, solidarity is not only a moral preference or a material calculation. It is also a judgement about the credibility of the system through which redistribution is </w:t>
      </w:r>
      <w:proofErr w:type="spellStart"/>
      <w:r w:rsidRPr="00B85C63">
        <w:t>organised</w:t>
      </w:r>
      <w:proofErr w:type="spellEnd"/>
      <w:r w:rsidRPr="00B85C63">
        <w:t>. </w:t>
      </w:r>
    </w:p>
    <w:p w:rsidRPr="00B85C63" w:rsidR="005E4B8F" w:rsidP="005E4B8F" w:rsidRDefault="005E4B8F" w14:paraId="7061D627" w14:textId="0762F736">
      <w:r>
        <w:t xml:space="preserve">The regional-context results qualify this argument. We do not find robust direct associations between regional public-service quality, relative regional income, and </w:t>
      </w:r>
      <w:r w:rsidR="001318C5">
        <w:t>general political solidary</w:t>
      </w:r>
      <w:r>
        <w:t xml:space="preserve"> once individual-level perceptions are included. One interpretation is that context matters mainly through citizens’ perceptions: better-performing institutions may shape solidarity by building trust and improving evaluations of public services. Another interpretation is more cautious: the available regional indicators may be too coarse, or the within-country variation too limited, to detect direct contextual effects in this design. The present analysis therefore supports the importance of perceived institutional performance more clearly than it supports a direct regional-context effect. </w:t>
      </w:r>
    </w:p>
    <w:p w:rsidRPr="00B85C63" w:rsidR="005E4B8F" w:rsidP="005E4B8F" w:rsidRDefault="005E4B8F" w14:paraId="74617C98" w14:textId="77777777">
      <w:r w:rsidRPr="00B85C63">
        <w:t>Several limitations should be kept in mind. The analysis is cross-sectional, so the estimates should be interpreted as associations rather than causal effects. Trust, service evaluations, and solidarity may partly reflect common underlying dispositions, and the direction of causality cannot be established here. Some preregistered measures were only partially available in the final survey file, which narrows the empirical coverage of the corresponding hypotheses. Finally, although the survey allows comparison across seven country cases, it does not cover all welfare-regime types or all forms of European regional inequality. </w:t>
      </w:r>
    </w:p>
    <w:p w:rsidR="006D559E" w:rsidP="00B85C63" w:rsidRDefault="005E4B8F" w14:paraId="6EE88450" w14:textId="59EFC935">
      <w:pPr>
        <w:sectPr w:rsidR="006D559E">
          <w:headerReference w:type="even" r:id="rId27"/>
          <w:headerReference w:type="default" r:id="rId28"/>
          <w:footerReference w:type="even" r:id="rId29"/>
          <w:footerReference w:type="default" r:id="rId30"/>
          <w:headerReference w:type="first" r:id="rId31"/>
          <w:footerReference w:type="first" r:id="rId32"/>
          <w:pgSz w:w="11906" w:h="16838" w:orient="portrait"/>
          <w:pgMar w:top="1440" w:right="1440" w:bottom="1440" w:left="1440" w:header="720" w:footer="720" w:gutter="0"/>
          <w:lnNumType w:countBy="1" w:restart="continuous"/>
          <w:pgNumType w:start="1"/>
          <w:cols w:space="720"/>
        </w:sectPr>
      </w:pPr>
      <w:r w:rsidRPr="00B85C63">
        <w:t>Despite these limitations, the results suggest a clear implication. Political solidarity is unlikely to be sustained by material interest alone. Citizens’ willingness to support redistribution for others appears to depend heavily on whether they regard the social and institutional environment as trustworthy, fair, and effective. In contemporary Europe, where welfare states face demographic, fiscal, and political pressure, maintaining solidarity may therefore require more than persuading citizens about need. It may also require preserving confidence that institutions can </w:t>
      </w:r>
      <w:proofErr w:type="spellStart"/>
      <w:r w:rsidRPr="00B85C63">
        <w:t>organise</w:t>
      </w:r>
      <w:proofErr w:type="spellEnd"/>
      <w:r w:rsidRPr="00B85C63">
        <w:t> redistribution fairly and that others are contributing as well. </w:t>
      </w:r>
    </w:p>
    <w:p w:rsidRPr="00B85C63" w:rsidR="00B85C63" w:rsidP="00B85C63" w:rsidRDefault="00B85C63" w14:paraId="046C0780" w14:textId="001CE0CB">
      <w:r w:rsidRPr="00B85C63">
        <w:t> </w:t>
      </w:r>
    </w:p>
    <w:p w:rsidRPr="00B85C63" w:rsidR="00B85C63" w:rsidP="008E7563" w:rsidRDefault="00B85C63" w14:paraId="3F687837" w14:textId="77777777">
      <w:pPr>
        <w:pStyle w:val="berschrift1"/>
      </w:pPr>
      <w:r w:rsidRPr="00B85C63">
        <w:t>Appendix </w:t>
      </w:r>
    </w:p>
    <w:p w:rsidR="005F53A3" w:rsidP="00B85C63" w:rsidRDefault="2AE23C55" w14:paraId="27F74848" w14:textId="7B41B06E">
      <w:r>
        <w:t>Table A.1:</w:t>
      </w:r>
      <w:r w:rsidR="1C5BF7D9">
        <w:t xml:space="preserve"> </w:t>
      </w:r>
      <w:proofErr w:type="spellStart"/>
      <w:r w:rsidR="1C5BF7D9">
        <w:t>Operationalisation</w:t>
      </w:r>
      <w:proofErr w:type="spellEnd"/>
      <w:r w:rsidR="00AD507F">
        <w:t xml:space="preserve"> of concepts</w:t>
      </w:r>
    </w:p>
    <w:p w:rsidR="005F53A3" w:rsidP="005F53A3" w:rsidRDefault="005F53A3" w14:paraId="67712C2C" w14:textId="77777777">
      <w:commentRangeStart w:id="7"/>
      <w:r w:rsidRPr="71879F32">
        <w:t xml:space="preserve">Micro level: questionnaire-based </w:t>
      </w:r>
      <w:proofErr w:type="spellStart"/>
      <w:r w:rsidRPr="71879F32">
        <w:t>operationalisation</w:t>
      </w:r>
      <w:proofErr w:type="spellEnd"/>
      <w:commentRangeEnd w:id="7"/>
      <w:r>
        <w:rPr>
          <w:rStyle w:val="Kommentarzeichen"/>
        </w:rPr>
        <w:commentReference w:id="7"/>
      </w:r>
    </w:p>
    <w:tbl>
      <w:tblPr>
        <w:tblStyle w:val="Tabellenraster"/>
        <w:tblW w:w="16008" w:type="dxa"/>
        <w:tblLook w:val="04A0" w:firstRow="1" w:lastRow="0" w:firstColumn="1" w:lastColumn="0" w:noHBand="0" w:noVBand="1"/>
      </w:tblPr>
      <w:tblGrid>
        <w:gridCol w:w="1550"/>
        <w:gridCol w:w="2350"/>
        <w:gridCol w:w="5871"/>
        <w:gridCol w:w="6237"/>
      </w:tblGrid>
      <w:tr w:rsidR="005F53A3" w:rsidTr="003C57B7" w14:paraId="57519A29" w14:textId="77777777">
        <w:trPr>
          <w:trHeight w:val="300"/>
        </w:trPr>
        <w:tc>
          <w:tcPr>
            <w:tcW w:w="1550"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7BB8923C" w14:textId="04884C43">
            <w:r>
              <w:t xml:space="preserve">Bucket </w:t>
            </w:r>
          </w:p>
        </w:tc>
        <w:tc>
          <w:tcPr>
            <w:tcW w:w="2350"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72CF0A78" w14:textId="77777777">
            <w:r w:rsidRPr="71879F32">
              <w:t>Concept</w:t>
            </w:r>
          </w:p>
        </w:tc>
        <w:tc>
          <w:tcPr>
            <w:tcW w:w="5871"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0BD19568" w14:textId="77777777">
            <w:r w:rsidRPr="71879F32">
              <w:t>Questionnaire items (IDs and brief wording)</w:t>
            </w:r>
          </w:p>
        </w:tc>
        <w:tc>
          <w:tcPr>
            <w:tcW w:w="6237"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025D7B58" w14:textId="77777777">
            <w:r w:rsidRPr="71879F32">
              <w:t xml:space="preserve">Suggested </w:t>
            </w:r>
            <w:proofErr w:type="spellStart"/>
            <w:r w:rsidRPr="71879F32">
              <w:t>operationalisation</w:t>
            </w:r>
            <w:proofErr w:type="spellEnd"/>
            <w:r w:rsidRPr="71879F32">
              <w:t xml:space="preserve"> (variables, coding, notes)</w:t>
            </w:r>
          </w:p>
        </w:tc>
      </w:tr>
      <w:tr w:rsidR="005F53A3" w:rsidTr="003C57B7" w14:paraId="4FFF623D"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09403C4" w14:textId="77777777">
            <w:r w:rsidRPr="71879F32">
              <w:t>Outcome</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961641F" w14:textId="77777777">
            <w:r w:rsidRPr="71879F32">
              <w:t>Political solidarity (willingness to support welfare for others)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84AE516" w14:textId="77777777">
            <w:r w:rsidRPr="71879F32">
              <w:t>plsol1: Willingness to pay for public redistribution</w:t>
            </w:r>
          </w:p>
          <w:p w:rsidR="005F53A3" w:rsidP="00EE6503" w:rsidRDefault="005F53A3" w14:paraId="5C433F27" w14:textId="77777777">
            <w:r w:rsidRPr="71879F32">
              <w:t>Rows: my village, town or city.; {Country}.; other EU countries who do not live in {Country}.</w:t>
            </w:r>
            <w:r>
              <w:br/>
            </w:r>
            <w:r w:rsidRPr="71879F32">
              <w:t xml:space="preserve"> </w:t>
            </w:r>
            <w:r>
              <w:br/>
            </w:r>
            <w:r w:rsidRPr="71879F32">
              <w:t xml:space="preserve">plsol2: Willingness to pay for target groups  </w:t>
            </w:r>
          </w:p>
          <w:p w:rsidR="005F53A3" w:rsidP="00EE6503" w:rsidRDefault="005F53A3" w14:paraId="1ADAA3EC" w14:textId="77777777">
            <w:r w:rsidRPr="71879F32">
              <w:t>Rows: children.; older people.; the poor.; people from other EU countries who live in [country].; people from countries outside the EU who live in [country].</w:t>
            </w:r>
            <w:r>
              <w:br/>
            </w:r>
            <w:r w:rsidRPr="71879F32">
              <w:t xml:space="preserve"> </w:t>
            </w:r>
            <w:r>
              <w:br/>
            </w:r>
            <w:proofErr w:type="spellStart"/>
            <w:r w:rsidRPr="71879F32">
              <w:t>scgv</w:t>
            </w:r>
            <w:proofErr w:type="spellEnd"/>
            <w:r w:rsidRPr="71879F32">
              <w:t xml:space="preserve">: Governmental Scope: Standard of Living </w:t>
            </w:r>
          </w:p>
          <w:p w:rsidR="005F53A3" w:rsidP="00EE6503" w:rsidRDefault="005F53A3" w14:paraId="50CF45A9" w14:textId="77777777">
            <w:r w:rsidRPr="71879F32">
              <w:t xml:space="preserve">Rows: older </w:t>
            </w:r>
            <w:proofErr w:type="gramStart"/>
            <w:r w:rsidRPr="71879F32">
              <w:t>people?;</w:t>
            </w:r>
            <w:proofErr w:type="gramEnd"/>
            <w:r w:rsidRPr="71879F32">
              <w:t xml:space="preserve"> children?; the poor?; people from other EU countries who live in [country]?; people from countries outside the EU who live in [country]?</w:t>
            </w:r>
            <w:r>
              <w:br/>
            </w:r>
            <w:r w:rsidRPr="71879F32">
              <w:t xml:space="preserve"> </w:t>
            </w:r>
            <w:r>
              <w:br/>
            </w:r>
            <w:proofErr w:type="spellStart"/>
            <w:r w:rsidRPr="71879F32">
              <w:t>plsolfund</w:t>
            </w:r>
            <w:proofErr w:type="spellEnd"/>
            <w:r w:rsidRPr="71879F32">
              <w:t xml:space="preserve">: Preferred payment for public redistribution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AB055B0" w14:textId="0B27E5AC">
            <w:r w:rsidRPr="5402846C">
              <w:t>Primary DV from willingness-to-pay/support statements.</w:t>
            </w:r>
            <w:r>
              <w:br/>
            </w:r>
            <w:r w:rsidRPr="5402846C">
              <w:t xml:space="preserve"> Build: </w:t>
            </w:r>
            <w:r w:rsidRPr="00956A1C" w:rsidR="00AD507F">
              <w:t xml:space="preserve">general political </w:t>
            </w:r>
            <w:r w:rsidRPr="00956A1C">
              <w:t>solidarity, (</w:t>
            </w:r>
            <w:r w:rsidRPr="00956A1C">
              <w:br/>
            </w:r>
            <w:r w:rsidRPr="00956A1C">
              <w:t xml:space="preserve"> Variables: </w:t>
            </w:r>
            <w:proofErr w:type="spellStart"/>
            <w:r w:rsidRPr="00956A1C">
              <w:t>sol_territ_index</w:t>
            </w:r>
            <w:proofErr w:type="spellEnd"/>
            <w:r w:rsidRPr="00956A1C">
              <w:t xml:space="preserve"> (mean plsol1); </w:t>
            </w:r>
            <w:proofErr w:type="spellStart"/>
            <w:r w:rsidRPr="00956A1C">
              <w:t>sol_group_overall</w:t>
            </w:r>
            <w:proofErr w:type="spellEnd"/>
            <w:r w:rsidRPr="00956A1C">
              <w:t xml:space="preserve"> (mean</w:t>
            </w:r>
            <w:r w:rsidRPr="5402846C">
              <w:t xml:space="preserve"> plsol2);</w:t>
            </w:r>
            <w:r>
              <w:br/>
            </w:r>
            <w:r w:rsidRPr="5402846C">
              <w:t xml:space="preserve"> </w:t>
            </w:r>
            <w:proofErr w:type="spellStart"/>
            <w:r w:rsidRPr="5402846C">
              <w:t>sol_group_deserving</w:t>
            </w:r>
            <w:proofErr w:type="spellEnd"/>
            <w:r w:rsidRPr="5402846C">
              <w:t xml:space="preserve"> (children/older/poor); </w:t>
            </w:r>
            <w:proofErr w:type="spellStart"/>
            <w:r w:rsidRPr="5402846C">
              <w:t>sol_group_migrants</w:t>
            </w:r>
            <w:proofErr w:type="spellEnd"/>
            <w:r w:rsidRPr="5402846C">
              <w:t xml:space="preserve"> (EU-in-country, </w:t>
            </w:r>
            <w:proofErr w:type="spellStart"/>
            <w:r w:rsidRPr="5402846C">
              <w:t>nonEU</w:t>
            </w:r>
            <w:proofErr w:type="spellEnd"/>
            <w:r w:rsidRPr="5402846C">
              <w:t>-in-country);</w:t>
            </w:r>
            <w:r>
              <w:br/>
            </w:r>
            <w:r w:rsidRPr="5402846C">
              <w:t xml:space="preserve"> </w:t>
            </w:r>
            <w:proofErr w:type="spellStart"/>
            <w:r w:rsidRPr="5402846C">
              <w:t>welfare_chauvinism</w:t>
            </w:r>
            <w:proofErr w:type="spellEnd"/>
            <w:r w:rsidRPr="5402846C">
              <w:t xml:space="preserve"> = deserving minus migrants.</w:t>
            </w:r>
            <w:r>
              <w:br/>
            </w:r>
            <w:r w:rsidRPr="5402846C">
              <w:t xml:space="preserve"> Responsibility analogues: resp_* from </w:t>
            </w:r>
            <w:proofErr w:type="spellStart"/>
            <w:r w:rsidRPr="5402846C">
              <w:t>scgv</w:t>
            </w:r>
            <w:proofErr w:type="spellEnd"/>
            <w:r w:rsidRPr="5402846C">
              <w:t>.</w:t>
            </w:r>
            <w:r>
              <w:br/>
            </w:r>
            <w:r w:rsidRPr="5402846C">
              <w:t xml:space="preserve"> </w:t>
            </w:r>
            <w:proofErr w:type="spellStart"/>
            <w:r w:rsidRPr="5402846C">
              <w:t>plsolfund</w:t>
            </w:r>
            <w:proofErr w:type="spellEnd"/>
            <w:r w:rsidRPr="5402846C">
              <w:t xml:space="preserve"> is conditional.</w:t>
            </w:r>
          </w:p>
          <w:p w:rsidR="005F53A3" w:rsidP="00EE6503" w:rsidRDefault="005F53A3" w14:paraId="19D40CFE" w14:textId="77777777"/>
          <w:p w:rsidR="005F53A3" w:rsidP="00EE6503" w:rsidRDefault="005F53A3" w14:paraId="77032DC2" w14:textId="77777777">
            <w:r w:rsidRPr="34C8BE06">
              <w:t>Interacting plsol1 &amp; pslos2?</w:t>
            </w:r>
          </w:p>
        </w:tc>
      </w:tr>
      <w:tr w:rsidR="005F53A3" w:rsidTr="003C57B7" w14:paraId="42765640"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3689441" w14:textId="77777777">
            <w:r w:rsidRPr="71879F32">
              <w:t xml:space="preserve">A. Individual </w:t>
            </w:r>
            <w:r w:rsidRPr="71879F32">
              <w:t>foundations (H1)</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E0C5024" w14:textId="77777777">
            <w:r w:rsidRPr="71879F32">
              <w:t>Economic ideology and egalitarian values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96B3658" w14:textId="77777777">
            <w:proofErr w:type="spellStart"/>
            <w:r w:rsidRPr="71879F32">
              <w:t>leftright</w:t>
            </w:r>
            <w:proofErr w:type="spellEnd"/>
            <w:r w:rsidRPr="71879F32">
              <w:t xml:space="preserve">: Left-right self-placement </w:t>
            </w:r>
            <w:r>
              <w:br/>
            </w:r>
            <w:r>
              <w:br/>
            </w:r>
            <w:r w:rsidRPr="71879F32">
              <w:t xml:space="preserve">pol: Political orientation  </w:t>
            </w:r>
            <w:r>
              <w:br/>
            </w:r>
            <w:r w:rsidRPr="71879F32">
              <w:t xml:space="preserve"> Rows: a. The government should take measures to reduce differences in income levels.; b. The less the government intervenes in the economy, the better it is for [country].; c. Gay men and lesbians should be free to live their own lives as they wish.; d. A woman should be prepared to cut down on her paid work for the sake of her family.</w:t>
            </w:r>
            <w:r>
              <w:br/>
            </w:r>
            <w:r w:rsidRPr="71879F32">
              <w:t xml:space="preserve"> </w:t>
            </w:r>
            <w:r>
              <w:br/>
            </w:r>
            <w:proofErr w:type="spellStart"/>
            <w:r w:rsidRPr="71879F32">
              <w:t>taxwelf</w:t>
            </w:r>
            <w:proofErr w:type="spellEnd"/>
            <w:r w:rsidRPr="71879F32">
              <w:t xml:space="preserve">: Trade-off: Tax and welfare state  </w:t>
            </w:r>
            <w:r>
              <w:br/>
            </w:r>
            <w:r w:rsidRPr="71879F32">
              <w:t xml:space="preserve"> </w:t>
            </w:r>
            <w:r>
              <w:br/>
            </w:r>
            <w:proofErr w:type="spellStart"/>
            <w:r w:rsidRPr="71879F32">
              <w:t>soligame</w:t>
            </w:r>
            <w:proofErr w:type="spellEnd"/>
            <w:r w:rsidRPr="71879F32">
              <w:t xml:space="preserve">: Solidarity game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1108977" w14:textId="77777777">
            <w:r w:rsidRPr="71879F32">
              <w:t>Use left-right self-placement plus the political orientation grid.</w:t>
            </w:r>
            <w:r>
              <w:br/>
            </w:r>
            <w:r w:rsidRPr="71879F32">
              <w:t xml:space="preserve"> Keep economic and cultural dimensions separate.</w:t>
            </w:r>
            <w:r>
              <w:br/>
            </w:r>
            <w:r w:rsidRPr="71879F32">
              <w:t xml:space="preserve"> Variables: </w:t>
            </w:r>
            <w:proofErr w:type="spellStart"/>
            <w:r w:rsidRPr="71879F32">
              <w:t>econ_left_index</w:t>
            </w:r>
            <w:proofErr w:type="spellEnd"/>
            <w:r w:rsidRPr="71879F32">
              <w:t xml:space="preserve"> from pol rows a and b plus </w:t>
            </w:r>
            <w:proofErr w:type="spellStart"/>
            <w:r w:rsidRPr="71879F32">
              <w:t>taxwelf</w:t>
            </w:r>
            <w:proofErr w:type="spellEnd"/>
            <w:r w:rsidRPr="71879F32">
              <w:t xml:space="preserve"> (align direction so higher = more pro-redistribution);</w:t>
            </w:r>
            <w:r>
              <w:br/>
            </w:r>
            <w:r w:rsidRPr="71879F32">
              <w:t xml:space="preserve"> </w:t>
            </w:r>
            <w:proofErr w:type="spellStart"/>
            <w:r w:rsidRPr="71879F32">
              <w:t>left_right</w:t>
            </w:r>
            <w:proofErr w:type="spellEnd"/>
            <w:r w:rsidRPr="71879F32">
              <w:t xml:space="preserve"> = </w:t>
            </w:r>
            <w:proofErr w:type="spellStart"/>
            <w:r w:rsidRPr="71879F32">
              <w:t>leftright</w:t>
            </w:r>
            <w:proofErr w:type="spellEnd"/>
            <w:r w:rsidRPr="71879F32">
              <w:t xml:space="preserve">; </w:t>
            </w:r>
            <w:proofErr w:type="spellStart"/>
            <w:r w:rsidRPr="71879F32">
              <w:t>solidarity_behavior</w:t>
            </w:r>
            <w:proofErr w:type="spellEnd"/>
            <w:r w:rsidRPr="71879F32">
              <w:t xml:space="preserve"> = </w:t>
            </w:r>
            <w:proofErr w:type="spellStart"/>
            <w:r w:rsidRPr="71879F32">
              <w:t>soligame</w:t>
            </w:r>
            <w:proofErr w:type="spellEnd"/>
            <w:r w:rsidRPr="71879F32">
              <w:t xml:space="preserve"> (0 to 100).</w:t>
            </w:r>
          </w:p>
        </w:tc>
      </w:tr>
      <w:tr w:rsidR="005F53A3" w:rsidTr="003C57B7" w14:paraId="0F571477"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0D79BAF" w14:textId="77777777">
            <w:r w:rsidRPr="71879F32">
              <w:t>A. Individual foundations (H2)</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A7C5885" w14:textId="77777777">
            <w:r w:rsidRPr="71879F32">
              <w:t>Objective resources (income) and subjective status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F5CDF41" w14:textId="77777777">
            <w:proofErr w:type="spellStart"/>
            <w:r w:rsidRPr="71879F32">
              <w:t>hincome</w:t>
            </w:r>
            <w:proofErr w:type="spellEnd"/>
            <w:r w:rsidRPr="71879F32">
              <w:t xml:space="preserve">: Household income  </w:t>
            </w:r>
            <w:r>
              <w:br/>
            </w:r>
            <w:r w:rsidRPr="71879F32">
              <w:t xml:space="preserve"> </w:t>
            </w:r>
            <w:proofErr w:type="spellStart"/>
            <w:r w:rsidRPr="71879F32">
              <w:t>hhsize</w:t>
            </w:r>
            <w:proofErr w:type="spellEnd"/>
            <w:r w:rsidRPr="71879F32">
              <w:t xml:space="preserve">: Household size </w:t>
            </w:r>
            <w:r>
              <w:br/>
            </w:r>
            <w:proofErr w:type="spellStart"/>
            <w:r w:rsidRPr="71879F32">
              <w:t>hincshare</w:t>
            </w:r>
            <w:proofErr w:type="spellEnd"/>
            <w:r w:rsidRPr="71879F32">
              <w:t xml:space="preserve">: Share of household income  </w:t>
            </w:r>
            <w:r>
              <w:br/>
            </w:r>
            <w:r w:rsidRPr="71879F32">
              <w:t xml:space="preserve"> </w:t>
            </w:r>
            <w:proofErr w:type="spellStart"/>
            <w:r w:rsidRPr="71879F32">
              <w:t>slfstatus</w:t>
            </w:r>
            <w:proofErr w:type="spellEnd"/>
            <w:r w:rsidRPr="71879F32">
              <w:t xml:space="preserve">: Self-placement: status ladder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8ED7AAE" w14:textId="77777777"/>
          <w:p w:rsidR="005F53A3" w:rsidP="00EE6503" w:rsidRDefault="005F53A3" w14:paraId="49885CA5" w14:textId="77777777">
            <w:r w:rsidRPr="71879F32">
              <w:t>Probably: Equivalize income by household size.</w:t>
            </w:r>
            <w:r>
              <w:br/>
            </w:r>
            <w:r w:rsidRPr="71879F32">
              <w:t xml:space="preserve"> Variables: </w:t>
            </w:r>
            <w:proofErr w:type="spellStart"/>
            <w:r w:rsidRPr="71879F32">
              <w:t>income_equiv</w:t>
            </w:r>
            <w:proofErr w:type="spellEnd"/>
            <w:r w:rsidRPr="71879F32">
              <w:t xml:space="preserve"> = </w:t>
            </w:r>
            <w:proofErr w:type="spellStart"/>
            <w:r w:rsidRPr="71879F32">
              <w:t>income_decile</w:t>
            </w:r>
            <w:proofErr w:type="spellEnd"/>
            <w:r w:rsidRPr="71879F32">
              <w:t xml:space="preserve"> / sqrt(</w:t>
            </w:r>
            <w:proofErr w:type="spellStart"/>
            <w:r w:rsidRPr="71879F32">
              <w:t>hhsize</w:t>
            </w:r>
            <w:proofErr w:type="spellEnd"/>
            <w:r w:rsidRPr="71879F32">
              <w:t xml:space="preserve">); </w:t>
            </w:r>
            <w:proofErr w:type="spellStart"/>
            <w:r w:rsidRPr="71879F32">
              <w:t>subjective_status</w:t>
            </w:r>
            <w:proofErr w:type="spellEnd"/>
            <w:r w:rsidRPr="71879F32">
              <w:t xml:space="preserve"> = </w:t>
            </w:r>
            <w:proofErr w:type="spellStart"/>
            <w:r w:rsidRPr="71879F32">
              <w:t>slfstatus</w:t>
            </w:r>
            <w:proofErr w:type="spellEnd"/>
            <w:r w:rsidRPr="71879F32">
              <w:t>.</w:t>
            </w:r>
          </w:p>
        </w:tc>
      </w:tr>
      <w:tr w:rsidR="005F53A3" w:rsidTr="003C57B7" w14:paraId="24EDC357"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AB8C9A3" w14:textId="77777777">
            <w:r w:rsidRPr="71879F32">
              <w:t>A. Individual foundations (H2, ambiguous, see comments at the end of hypotheses section)</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E1C32BB" w14:textId="77777777">
            <w:r w:rsidRPr="71879F32">
              <w:t xml:space="preserve">Education  </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AD2F278" w14:textId="77777777">
            <w:proofErr w:type="spellStart"/>
            <w:r w:rsidRPr="71879F32">
              <w:t>eduyrs</w:t>
            </w:r>
            <w:proofErr w:type="spellEnd"/>
            <w:r w:rsidRPr="71879F32">
              <w:t xml:space="preserve">: Education years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9ACCAD2" w14:textId="77777777">
            <w:r w:rsidRPr="71879F32">
              <w:t>Education can lower solidarity if it proxies income and insider position,</w:t>
            </w:r>
            <w:r>
              <w:br/>
            </w:r>
            <w:r w:rsidRPr="71879F32">
              <w:t xml:space="preserve"> but can raise solidarity via universalist values, trust, and broader identities.</w:t>
            </w:r>
            <w:r>
              <w:br/>
            </w:r>
            <w:r w:rsidRPr="71879F32">
              <w:t xml:space="preserve"> Treat sign as empirical. Variable: </w:t>
            </w:r>
            <w:proofErr w:type="spellStart"/>
            <w:r w:rsidRPr="71879F32">
              <w:t>education_years</w:t>
            </w:r>
            <w:proofErr w:type="spellEnd"/>
            <w:r w:rsidRPr="71879F32">
              <w:t xml:space="preserve"> = </w:t>
            </w:r>
            <w:proofErr w:type="spellStart"/>
            <w:r w:rsidRPr="71879F32">
              <w:t>eduyrs</w:t>
            </w:r>
            <w:proofErr w:type="spellEnd"/>
            <w:r w:rsidRPr="71879F32">
              <w:t xml:space="preserve"> (test linear and threshold forms).</w:t>
            </w:r>
          </w:p>
        </w:tc>
      </w:tr>
      <w:tr w:rsidR="005F53A3" w:rsidTr="003C57B7" w14:paraId="56390190"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06BAD68" w14:textId="77777777">
            <w:r w:rsidRPr="71879F32">
              <w:t xml:space="preserve">A. Individual foundations </w:t>
            </w:r>
            <w:r w:rsidRPr="71879F32">
              <w:t>(H2/H3, ambiguous)</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DE84F97" w14:textId="77777777">
            <w:proofErr w:type="spellStart"/>
            <w:r w:rsidRPr="71879F32">
              <w:t>Labour</w:t>
            </w:r>
            <w:proofErr w:type="spellEnd"/>
            <w:r w:rsidRPr="71879F32">
              <w:t xml:space="preserve"> market position and </w:t>
            </w:r>
            <w:r w:rsidRPr="71879F32">
              <w:t>occupational status proxy</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4422168" w14:textId="77777777">
            <w:proofErr w:type="spellStart"/>
            <w:r w:rsidRPr="71879F32">
              <w:t>EmploymentStatusKP</w:t>
            </w:r>
            <w:proofErr w:type="spellEnd"/>
            <w:r w:rsidRPr="71879F32">
              <w:t xml:space="preserve">: Economic activity: </w:t>
            </w:r>
            <w:proofErr w:type="gramStart"/>
            <w:r w:rsidRPr="71879F32">
              <w:t xml:space="preserve">type  </w:t>
            </w:r>
            <w:proofErr w:type="spellStart"/>
            <w:r w:rsidRPr="71879F32">
              <w:t>econhour</w:t>
            </w:r>
            <w:proofErr w:type="spellEnd"/>
            <w:proofErr w:type="gramEnd"/>
            <w:r w:rsidRPr="71879F32">
              <w:t xml:space="preserve">: Economic activity: hours of paid work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8086C8B" w14:textId="77777777">
            <w:r w:rsidRPr="71879F32">
              <w:t xml:space="preserve">Instrument measures </w:t>
            </w:r>
            <w:proofErr w:type="spellStart"/>
            <w:r w:rsidRPr="71879F32">
              <w:t>labour</w:t>
            </w:r>
            <w:proofErr w:type="spellEnd"/>
            <w:r w:rsidRPr="71879F32">
              <w:t xml:space="preserve"> force status (not occupational prestige).</w:t>
            </w:r>
            <w:r>
              <w:br/>
            </w:r>
            <w:r w:rsidRPr="71879F32">
              <w:t xml:space="preserve"> Use as proxy for status and risk exposure; </w:t>
            </w:r>
            <w:r>
              <w:br/>
            </w:r>
            <w:r w:rsidRPr="71879F32">
              <w:t xml:space="preserve">Variables: employed, unemployed (active/passive), outside </w:t>
            </w:r>
            <w:proofErr w:type="spellStart"/>
            <w:r w:rsidRPr="71879F32">
              <w:t>labour</w:t>
            </w:r>
            <w:proofErr w:type="spellEnd"/>
            <w:r w:rsidRPr="71879F32">
              <w:t xml:space="preserve"> force (retired, disabled, care), </w:t>
            </w:r>
            <w:proofErr w:type="spellStart"/>
            <w:r w:rsidRPr="71879F32">
              <w:t>work_hours</w:t>
            </w:r>
            <w:proofErr w:type="spellEnd"/>
            <w:r w:rsidRPr="71879F32">
              <w:t xml:space="preserve"> (if employed).</w:t>
            </w:r>
          </w:p>
        </w:tc>
      </w:tr>
      <w:tr w:rsidR="005F53A3" w:rsidTr="003C57B7" w14:paraId="446D139E"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3FDCED2" w14:textId="77777777">
            <w:r w:rsidRPr="71879F32">
              <w:t>A. Individual foundations (H3)</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AF44281" w14:textId="77777777">
            <w:r w:rsidRPr="71879F32">
              <w:t>Objective need and benefit receipt</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7A81E24" w14:textId="77777777">
            <w:proofErr w:type="spellStart"/>
            <w:r w:rsidRPr="71879F32">
              <w:t>pubpay</w:t>
            </w:r>
            <w:proofErr w:type="spellEnd"/>
            <w:r w:rsidRPr="71879F32">
              <w:t xml:space="preserve">: Receiving public payments  </w:t>
            </w:r>
            <w:r>
              <w:br/>
            </w:r>
            <w:r w:rsidRPr="71879F32">
              <w:t xml:space="preserve"> Rows: 1 Retirement pension; 2 Child, family or care allowance/benefit; 3 Unemployment benefit; 4 Disability benefit/pension; 5 Housing, rent or heating benefit; 6 Social assistance or minimum income benefit</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799054B" w14:textId="77777777">
            <w:r w:rsidRPr="71879F32">
              <w:t>Use benefit receipt as objective need/exposure.</w:t>
            </w:r>
            <w:r>
              <w:br/>
            </w:r>
            <w:r w:rsidRPr="71879F32">
              <w:t xml:space="preserve"> Variables: </w:t>
            </w:r>
            <w:proofErr w:type="spellStart"/>
            <w:r w:rsidRPr="71879F32">
              <w:t>benefit_any</w:t>
            </w:r>
            <w:proofErr w:type="spellEnd"/>
            <w:r w:rsidRPr="71879F32">
              <w:t xml:space="preserve">; </w:t>
            </w:r>
            <w:proofErr w:type="spellStart"/>
            <w:r w:rsidRPr="71879F32">
              <w:t>benefit_count</w:t>
            </w:r>
            <w:proofErr w:type="spellEnd"/>
            <w:r w:rsidRPr="71879F32">
              <w:t xml:space="preserve">; </w:t>
            </w:r>
            <w:proofErr w:type="spellStart"/>
            <w:r w:rsidRPr="71879F32">
              <w:t>benefit_type</w:t>
            </w:r>
            <w:proofErr w:type="spellEnd"/>
            <w:r w:rsidRPr="71879F32">
              <w:t xml:space="preserve"> dummies (pension, child/care, unemployment, disability, social assistance, housing).</w:t>
            </w:r>
          </w:p>
        </w:tc>
      </w:tr>
      <w:tr w:rsidR="005F53A3" w:rsidTr="003C57B7" w14:paraId="55A8D203"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7967A87" w14:textId="77777777">
            <w:r w:rsidRPr="71879F32">
              <w:t>A. Individual foundations (H3)</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2E7569F" w14:textId="77777777">
            <w:r w:rsidRPr="71879F32">
              <w:t>Perceived personal risk and future need</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FF2F9D7" w14:textId="77777777">
            <w:proofErr w:type="spellStart"/>
            <w:r w:rsidRPr="71879F32">
              <w:t>prsk</w:t>
            </w:r>
            <w:proofErr w:type="spellEnd"/>
            <w:r w:rsidRPr="71879F32">
              <w:t xml:space="preserve">: Personal risk assessment  </w:t>
            </w:r>
            <w:r>
              <w:br/>
            </w:r>
            <w:r w:rsidRPr="71879F32">
              <w:t xml:space="preserve"> Rows: 1 not have enough money for everyday goods in your </w:t>
            </w:r>
            <w:proofErr w:type="gramStart"/>
            <w:r w:rsidRPr="71879F32">
              <w:t>household?;</w:t>
            </w:r>
            <w:proofErr w:type="gramEnd"/>
            <w:r w:rsidRPr="71879F32">
              <w:t xml:space="preserve"> 2 be out of work and be looking for new work for at least 4 weeks?; 3 be unfit for work or your usual daily activities for at least 4 weeks?; 4 have less time for your job or your usual daily activities than you would wish because you have to take care of a family member or relative?</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7676C0B" w14:textId="77777777">
            <w:r w:rsidRPr="71879F32">
              <w:t>Perceived likelihood of adverse events in next 6 months.</w:t>
            </w:r>
            <w:r>
              <w:br/>
            </w:r>
            <w:r w:rsidRPr="71879F32">
              <w:t xml:space="preserve"> Variables: </w:t>
            </w:r>
            <w:proofErr w:type="spellStart"/>
            <w:r w:rsidRPr="71879F32">
              <w:t>risk_index</w:t>
            </w:r>
            <w:proofErr w:type="spellEnd"/>
            <w:r w:rsidRPr="71879F32">
              <w:t xml:space="preserve">; </w:t>
            </w:r>
            <w:proofErr w:type="spellStart"/>
            <w:r w:rsidRPr="71879F32">
              <w:t>risk_econ</w:t>
            </w:r>
            <w:proofErr w:type="spellEnd"/>
            <w:r w:rsidRPr="71879F32">
              <w:t xml:space="preserve"> (money + unemployment); </w:t>
            </w:r>
            <w:proofErr w:type="spellStart"/>
            <w:r w:rsidRPr="71879F32">
              <w:t>risk_health_care</w:t>
            </w:r>
            <w:proofErr w:type="spellEnd"/>
            <w:r w:rsidRPr="71879F32">
              <w:t xml:space="preserve"> (health limitation + care obligation).</w:t>
            </w:r>
          </w:p>
        </w:tc>
      </w:tr>
      <w:tr w:rsidR="005F53A3" w:rsidTr="003C57B7" w14:paraId="6371FEA9"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88DAC35" w14:textId="77777777">
            <w:r w:rsidRPr="71879F32">
              <w:t>A. Individual foundations (H2b/H3c)</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E145567" w14:textId="77777777">
            <w:r w:rsidRPr="71879F32">
              <w:t>Perceived household economy and financial resilience</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D1D3CB0" w14:textId="77777777">
            <w:r w:rsidRPr="71879F32">
              <w:t xml:space="preserve">eco: Current economic assessment: national economy </w:t>
            </w:r>
            <w:r>
              <w:br/>
            </w:r>
            <w:r w:rsidRPr="71879F32">
              <w:t xml:space="preserve">Rows: The situation of the [country adjective] economy; The financial situation of your household; </w:t>
            </w:r>
          </w:p>
          <w:p w:rsidR="005F53A3" w:rsidP="00EE6503" w:rsidRDefault="005F53A3" w14:paraId="15AE17E9" w14:textId="77777777"/>
          <w:p w:rsidR="005F53A3" w:rsidP="00EE6503" w:rsidRDefault="005F53A3" w14:paraId="52D815BE" w14:textId="77777777"/>
          <w:p w:rsidR="005F53A3" w:rsidP="00EE6503" w:rsidRDefault="005F53A3" w14:paraId="46C6FA88" w14:textId="77777777">
            <w:proofErr w:type="spellStart"/>
            <w:r w:rsidRPr="71879F32">
              <w:t>fresil</w:t>
            </w:r>
            <w:proofErr w:type="spellEnd"/>
            <w:r w:rsidRPr="71879F32">
              <w:t xml:space="preserve">: Financial resilience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A860B72" w14:textId="77777777">
            <w:r w:rsidRPr="71879F32">
              <w:t>Perceived capacity and scarcity.</w:t>
            </w:r>
            <w:r>
              <w:br/>
            </w:r>
            <w:r w:rsidRPr="71879F32">
              <w:t xml:space="preserve"> Use for heterogeneity tests of the alternative mechanism where acute strain may reduce solidarity.</w:t>
            </w:r>
            <w:r>
              <w:br/>
            </w:r>
            <w:r w:rsidRPr="71879F32">
              <w:t xml:space="preserve"> Variables: </w:t>
            </w:r>
            <w:proofErr w:type="spellStart"/>
            <w:r w:rsidRPr="71879F32">
              <w:t>econ_eval_household</w:t>
            </w:r>
            <w:proofErr w:type="spellEnd"/>
            <w:r w:rsidRPr="71879F32">
              <w:t xml:space="preserve"> (eco household item); </w:t>
            </w:r>
            <w:proofErr w:type="spellStart"/>
            <w:r w:rsidRPr="71879F32">
              <w:t>financial_resilience</w:t>
            </w:r>
            <w:proofErr w:type="spellEnd"/>
            <w:r w:rsidRPr="71879F32">
              <w:t xml:space="preserve"> = </w:t>
            </w:r>
            <w:proofErr w:type="spellStart"/>
            <w:r w:rsidRPr="71879F32">
              <w:t>fresil</w:t>
            </w:r>
            <w:proofErr w:type="spellEnd"/>
            <w:r w:rsidRPr="71879F32">
              <w:t>.</w:t>
            </w:r>
          </w:p>
        </w:tc>
      </w:tr>
      <w:tr w:rsidR="005F53A3" w:rsidTr="003C57B7" w14:paraId="79767FB0"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74388F7" w14:textId="77777777">
            <w:r w:rsidRPr="71879F32">
              <w:t>B. Social norms and legitimacy (H4)</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4EA30F6" w14:textId="77777777">
            <w:r w:rsidRPr="71879F32">
              <w:t>Perceived willingness of others to contribute and norm climate</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7654747" w14:textId="77777777">
            <w:proofErr w:type="spellStart"/>
            <w:r w:rsidRPr="71879F32">
              <w:t>rednrmdsc</w:t>
            </w:r>
            <w:proofErr w:type="spellEnd"/>
            <w:r w:rsidRPr="71879F32">
              <w:t xml:space="preserve">: Redistribution norm: descriptive [ </w:t>
            </w:r>
            <w:r>
              <w:br/>
            </w:r>
            <w:proofErr w:type="spellStart"/>
            <w:r w:rsidRPr="71879F32">
              <w:t>rednrminj</w:t>
            </w:r>
            <w:proofErr w:type="spellEnd"/>
            <w:r w:rsidRPr="71879F32">
              <w:t xml:space="preserve">: Redistribution norm: </w:t>
            </w:r>
            <w:proofErr w:type="spellStart"/>
            <w:r w:rsidRPr="71879F32">
              <w:t>injuctive</w:t>
            </w:r>
            <w:proofErr w:type="spellEnd"/>
            <w:r w:rsidRPr="71879F32">
              <w:t xml:space="preserve"> [ </w:t>
            </w:r>
            <w:r>
              <w:br/>
            </w:r>
            <w:proofErr w:type="spellStart"/>
            <w:r w:rsidRPr="71879F32">
              <w:t>sochelp</w:t>
            </w:r>
            <w:proofErr w:type="spellEnd"/>
            <w:r w:rsidRPr="71879F32">
              <w:t xml:space="preserve">: Helping norm: descriptive norm: Subjective social norm [Rows: Cheating on tax if someone has </w:t>
            </w:r>
            <w:r w:rsidRPr="71879F32">
              <w:t>the chance; Claiming state benefits which someone is not entitled to</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36C3693" w14:textId="77777777">
            <w:r w:rsidRPr="71879F32">
              <w:t>Combine descriptive and injunctive norms plus tolerance of cheating (tax and benefit abuse).</w:t>
            </w:r>
            <w:r>
              <w:br/>
            </w:r>
            <w:r w:rsidRPr="71879F32">
              <w:t xml:space="preserve"> Variables: </w:t>
            </w:r>
            <w:proofErr w:type="spellStart"/>
            <w:r w:rsidRPr="71879F32">
              <w:t>norms_prosolidarity</w:t>
            </w:r>
            <w:proofErr w:type="spellEnd"/>
            <w:r w:rsidRPr="71879F32">
              <w:t xml:space="preserve"> = </w:t>
            </w:r>
            <w:proofErr w:type="gramStart"/>
            <w:r w:rsidRPr="71879F32">
              <w:t>mean(</w:t>
            </w:r>
            <w:proofErr w:type="spellStart"/>
            <w:proofErr w:type="gramEnd"/>
            <w:r w:rsidRPr="71879F32">
              <w:t>rednrmdsc</w:t>
            </w:r>
            <w:proofErr w:type="spellEnd"/>
            <w:r w:rsidRPr="71879F32">
              <w:t xml:space="preserve">, </w:t>
            </w:r>
            <w:proofErr w:type="spellStart"/>
            <w:r w:rsidRPr="71879F32">
              <w:t>rednrminj</w:t>
            </w:r>
            <w:proofErr w:type="spellEnd"/>
            <w:r w:rsidRPr="71879F32">
              <w:t xml:space="preserve">, </w:t>
            </w:r>
            <w:proofErr w:type="spellStart"/>
            <w:r w:rsidRPr="71879F32">
              <w:t>sochelp</w:t>
            </w:r>
            <w:proofErr w:type="spellEnd"/>
            <w:r w:rsidRPr="71879F32">
              <w:t>);</w:t>
            </w:r>
            <w:r>
              <w:br/>
            </w:r>
            <w:r w:rsidRPr="71879F32">
              <w:t xml:space="preserve"> </w:t>
            </w:r>
            <w:proofErr w:type="spellStart"/>
            <w:r w:rsidRPr="71879F32">
              <w:t>cheating_tolerance</w:t>
            </w:r>
            <w:proofErr w:type="spellEnd"/>
            <w:r w:rsidRPr="71879F32">
              <w:t xml:space="preserve"> = mean(norm items, reverse so higher means stronger norm compliance).</w:t>
            </w:r>
          </w:p>
        </w:tc>
      </w:tr>
      <w:tr w:rsidR="005F53A3" w:rsidTr="003C57B7" w14:paraId="420ADAD8"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20D7E6B" w14:textId="77777777">
            <w:r w:rsidRPr="71879F32">
              <w:t>B. Social norms and legitimacy (H5a)</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AB7B5E5" w14:textId="77777777">
            <w:proofErr w:type="spellStart"/>
            <w:r w:rsidRPr="71879F32">
              <w:t>Generalised</w:t>
            </w:r>
            <w:proofErr w:type="spellEnd"/>
            <w:r w:rsidRPr="71879F32">
              <w:t xml:space="preserve"> social trust and fairness expectations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4CA0908" w14:textId="77777777">
            <w:proofErr w:type="spellStart"/>
            <w:r w:rsidRPr="71879F32">
              <w:t>soctrst</w:t>
            </w:r>
            <w:proofErr w:type="spellEnd"/>
            <w:r w:rsidRPr="71879F32">
              <w:t xml:space="preserve">: social trust and helping norm: </w:t>
            </w:r>
            <w:proofErr w:type="spellStart"/>
            <w:r w:rsidRPr="71879F32">
              <w:t>injuctive</w:t>
            </w:r>
            <w:proofErr w:type="spellEnd"/>
            <w:r w:rsidRPr="71879F32">
              <w:t xml:space="preserve">  </w:t>
            </w:r>
            <w:r>
              <w:br/>
            </w:r>
            <w:r w:rsidRPr="71879F32">
              <w:t xml:space="preserve"> </w:t>
            </w:r>
            <w:r>
              <w:br/>
            </w:r>
            <w:proofErr w:type="spellStart"/>
            <w:r w:rsidRPr="71879F32">
              <w:t>percfair</w:t>
            </w:r>
            <w:proofErr w:type="spellEnd"/>
            <w:r w:rsidRPr="71879F32">
              <w:t xml:space="preserve">: Perceived fairness  </w:t>
            </w:r>
            <w:r>
              <w:br/>
            </w:r>
            <w:r w:rsidRPr="71879F32">
              <w:t xml:space="preserve"> </w:t>
            </w:r>
            <w:r>
              <w:br/>
            </w:r>
            <w:proofErr w:type="spellStart"/>
            <w:r w:rsidRPr="71879F32">
              <w:t>perchelp</w:t>
            </w:r>
            <w:proofErr w:type="spellEnd"/>
            <w:r w:rsidRPr="71879F32">
              <w:t xml:space="preserve">: Perceived helpfulness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5C92E87" w14:textId="77777777">
            <w:r w:rsidRPr="71879F32">
              <w:t xml:space="preserve">Variable: </w:t>
            </w:r>
            <w:proofErr w:type="spellStart"/>
            <w:r w:rsidRPr="71879F32">
              <w:t>social_trust_index</w:t>
            </w:r>
            <w:proofErr w:type="spellEnd"/>
            <w:r w:rsidRPr="71879F32">
              <w:t xml:space="preserve"> = </w:t>
            </w:r>
            <w:proofErr w:type="gramStart"/>
            <w:r w:rsidRPr="71879F32">
              <w:t>mean(</w:t>
            </w:r>
            <w:proofErr w:type="spellStart"/>
            <w:proofErr w:type="gramEnd"/>
            <w:r w:rsidRPr="71879F32">
              <w:t>soctrst</w:t>
            </w:r>
            <w:proofErr w:type="spellEnd"/>
            <w:r w:rsidRPr="71879F32">
              <w:t xml:space="preserve">, </w:t>
            </w:r>
            <w:proofErr w:type="spellStart"/>
            <w:r w:rsidRPr="71879F32">
              <w:t>percfair</w:t>
            </w:r>
            <w:proofErr w:type="spellEnd"/>
            <w:r w:rsidRPr="71879F32">
              <w:t xml:space="preserve">, </w:t>
            </w:r>
            <w:proofErr w:type="spellStart"/>
            <w:r w:rsidRPr="71879F32">
              <w:t>perchelp</w:t>
            </w:r>
            <w:proofErr w:type="spellEnd"/>
            <w:r w:rsidRPr="71879F32">
              <w:t>).</w:t>
            </w:r>
          </w:p>
        </w:tc>
      </w:tr>
      <w:tr w:rsidR="005F53A3" w:rsidTr="003C57B7" w14:paraId="73096B4D"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57A563A" w14:textId="77777777">
            <w:r w:rsidRPr="71879F32">
              <w:t>B. Social norms and legitimacy (H5b)</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14ACD08" w14:textId="77777777">
            <w:r w:rsidRPr="71879F32">
              <w:t>Institutional trust and democratic satisfaction</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DA87D35" w14:textId="77777777">
            <w:proofErr w:type="spellStart"/>
            <w:r w:rsidRPr="71879F32">
              <w:t>trst</w:t>
            </w:r>
            <w:proofErr w:type="spellEnd"/>
            <w:r w:rsidRPr="71879F32">
              <w:t xml:space="preserve">: Political </w:t>
            </w:r>
            <w:proofErr w:type="gramStart"/>
            <w:r w:rsidRPr="71879F32">
              <w:t>trust  Rows</w:t>
            </w:r>
            <w:proofErr w:type="gramEnd"/>
            <w:r w:rsidRPr="71879F32">
              <w:t>: [country]’s parliament?; the armed forces?; the legal system?; politicians?; political parties?; public authorities in your village, town or city?; ...</w:t>
            </w:r>
            <w:r>
              <w:br/>
            </w:r>
            <w:r w:rsidRPr="71879F32">
              <w:t xml:space="preserve"> </w:t>
            </w:r>
            <w:r>
              <w:br/>
            </w:r>
            <w:proofErr w:type="spellStart"/>
            <w:r w:rsidRPr="71879F32">
              <w:t>satdem</w:t>
            </w:r>
            <w:proofErr w:type="spellEnd"/>
            <w:r w:rsidRPr="71879F32">
              <w:t xml:space="preserve">: Satisfaction with democracy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3D810CD" w14:textId="77777777">
            <w:r w:rsidRPr="71879F32">
              <w:t xml:space="preserve">Variables: </w:t>
            </w:r>
            <w:proofErr w:type="spellStart"/>
            <w:r w:rsidRPr="71879F32">
              <w:t>inst_trust_index</w:t>
            </w:r>
            <w:proofErr w:type="spellEnd"/>
            <w:r w:rsidRPr="71879F32">
              <w:t xml:space="preserve"> = </w:t>
            </w:r>
            <w:proofErr w:type="gramStart"/>
            <w:r w:rsidRPr="71879F32">
              <w:t>mean(</w:t>
            </w:r>
            <w:proofErr w:type="spellStart"/>
            <w:proofErr w:type="gramEnd"/>
            <w:r w:rsidRPr="71879F32">
              <w:t>trst</w:t>
            </w:r>
            <w:proofErr w:type="spellEnd"/>
            <w:r w:rsidRPr="71879F32">
              <w:t xml:space="preserve"> items); </w:t>
            </w:r>
            <w:proofErr w:type="spellStart"/>
            <w:r w:rsidRPr="71879F32">
              <w:t>satisfaction_democracy</w:t>
            </w:r>
            <w:proofErr w:type="spellEnd"/>
            <w:r w:rsidRPr="71879F32">
              <w:t xml:space="preserve"> = </w:t>
            </w:r>
            <w:proofErr w:type="spellStart"/>
            <w:r w:rsidRPr="71879F32">
              <w:t>satdem</w:t>
            </w:r>
            <w:proofErr w:type="spellEnd"/>
            <w:r w:rsidRPr="71879F32">
              <w:t>.</w:t>
            </w:r>
          </w:p>
        </w:tc>
      </w:tr>
      <w:tr w:rsidR="005F53A3" w:rsidTr="003C57B7" w14:paraId="5A26B63F"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B665937" w14:textId="77777777">
            <w:r w:rsidRPr="71879F32">
              <w:t>B. Social norms and legitimacy (H5c)</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07970B8" w14:textId="77777777">
            <w:r w:rsidRPr="71879F32">
              <w:t>Public service satisfaction and perceived relative performance</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DE5FF3D" w14:textId="77777777">
            <w:proofErr w:type="spellStart"/>
            <w:r w:rsidRPr="71879F32">
              <w:t>pssatgen</w:t>
            </w:r>
            <w:proofErr w:type="spellEnd"/>
            <w:r w:rsidRPr="71879F32">
              <w:t xml:space="preserve">: Public service: overall satisfaction  </w:t>
            </w:r>
            <w:r>
              <w:br/>
            </w:r>
            <w:r w:rsidRPr="71879F32">
              <w:t xml:space="preserve"> </w:t>
            </w:r>
            <w:proofErr w:type="spellStart"/>
            <w:r w:rsidRPr="71879F32">
              <w:t>pssatloc</w:t>
            </w:r>
            <w:proofErr w:type="spellEnd"/>
            <w:r w:rsidRPr="71879F32">
              <w:t xml:space="preserve">: Public service: relative satisfaction in local area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B7D8A12" w14:textId="77777777">
            <w:r w:rsidRPr="71879F32">
              <w:t xml:space="preserve">Variables: </w:t>
            </w:r>
            <w:proofErr w:type="spellStart"/>
            <w:r w:rsidRPr="71879F32">
              <w:t>service_satisfaction</w:t>
            </w:r>
            <w:proofErr w:type="spellEnd"/>
            <w:r w:rsidRPr="71879F32">
              <w:t xml:space="preserve"> = </w:t>
            </w:r>
            <w:proofErr w:type="spellStart"/>
            <w:r w:rsidRPr="71879F32">
              <w:t>pssatgen</w:t>
            </w:r>
            <w:proofErr w:type="spellEnd"/>
            <w:r w:rsidRPr="71879F32">
              <w:t xml:space="preserve">; </w:t>
            </w:r>
            <w:proofErr w:type="spellStart"/>
            <w:r w:rsidRPr="71879F32">
              <w:t>service_relative_local</w:t>
            </w:r>
            <w:proofErr w:type="spellEnd"/>
            <w:r w:rsidRPr="71879F32">
              <w:t xml:space="preserve"> = </w:t>
            </w:r>
            <w:proofErr w:type="spellStart"/>
            <w:r w:rsidRPr="71879F32">
              <w:t>pssatloc</w:t>
            </w:r>
            <w:proofErr w:type="spellEnd"/>
            <w:r w:rsidRPr="71879F32">
              <w:t>.</w:t>
            </w:r>
          </w:p>
        </w:tc>
      </w:tr>
      <w:tr w:rsidR="005F53A3" w:rsidTr="003C57B7" w14:paraId="141A11FC"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A2A6355" w14:textId="77777777">
            <w:r w:rsidRPr="71879F32">
              <w:t>B. Social norms and legitimacy (H5c, mechanism)</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731828D" w14:textId="77777777">
            <w:r w:rsidRPr="71879F32">
              <w:t>Perceived public service quality across domains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16A50C8" w14:textId="77777777">
            <w:proofErr w:type="spellStart"/>
            <w:r w:rsidRPr="71879F32">
              <w:t>psq</w:t>
            </w:r>
            <w:proofErr w:type="spellEnd"/>
            <w:r w:rsidRPr="71879F32">
              <w:t xml:space="preserve">: Quality public sector  </w:t>
            </w:r>
            <w:r>
              <w:br/>
            </w:r>
            <w:r w:rsidRPr="71879F32">
              <w:t xml:space="preserve"> Rows: Public health care; Schools; Tax authority; e.   Public transport; Benefits and employment services; Public administration in my village, town or city</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6AA08A3" w14:textId="77777777">
            <w:r w:rsidRPr="71879F32">
              <w:t xml:space="preserve">Variables: </w:t>
            </w:r>
            <w:proofErr w:type="spellStart"/>
            <w:r w:rsidRPr="71879F32">
              <w:t>ps_quality_index</w:t>
            </w:r>
            <w:proofErr w:type="spellEnd"/>
            <w:r w:rsidRPr="71879F32">
              <w:t xml:space="preserve"> = </w:t>
            </w:r>
            <w:proofErr w:type="gramStart"/>
            <w:r w:rsidRPr="71879F32">
              <w:t>mean(</w:t>
            </w:r>
            <w:proofErr w:type="spellStart"/>
            <w:proofErr w:type="gramEnd"/>
            <w:r w:rsidRPr="71879F32">
              <w:t>psq</w:t>
            </w:r>
            <w:proofErr w:type="spellEnd"/>
            <w:r w:rsidRPr="71879F32">
              <w:t xml:space="preserve"> rows);</w:t>
            </w:r>
            <w:r>
              <w:br/>
            </w:r>
            <w:r w:rsidRPr="71879F32">
              <w:t xml:space="preserve"> optional domain sub-indices (social: healthcare + schools; administrative: tax + benefits + local admin; transport separate).</w:t>
            </w:r>
          </w:p>
        </w:tc>
      </w:tr>
      <w:tr w:rsidR="005F53A3" w:rsidTr="003C57B7" w14:paraId="02AE6545"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730AFF0" w14:textId="77777777">
            <w:r w:rsidRPr="71879F32">
              <w:t>B. Social norms and legitimacy (H5c, mechanism)</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1DA574A" w14:textId="77777777">
            <w:r w:rsidRPr="71879F32">
              <w:t>Experience-based fairness and efficiency of services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0538834" w14:textId="77777777">
            <w:proofErr w:type="spellStart"/>
            <w:r w:rsidRPr="71879F32">
              <w:t>pse</w:t>
            </w:r>
            <w:proofErr w:type="spellEnd"/>
            <w:r w:rsidRPr="71879F32">
              <w:t xml:space="preserve">: Public </w:t>
            </w:r>
            <w:proofErr w:type="gramStart"/>
            <w:r w:rsidRPr="71879F32">
              <w:t>service  Rows</w:t>
            </w:r>
            <w:proofErr w:type="gramEnd"/>
            <w:r w:rsidRPr="71879F32">
              <w:t xml:space="preserve">: When I use public services in [country], I am treated fairly and with respect.; Public services in [country] use resources efficiently and are well-run.; If I need help from a public service in [country], I can expect to receive it promptly.; </w:t>
            </w:r>
            <w:r w:rsidRPr="71879F32">
              <w:t>Public officials in [country] act in the public interest, and do not abuse their position for personal gain.</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F9CEFF5" w14:textId="77777777">
            <w:r w:rsidRPr="71879F32">
              <w:t xml:space="preserve">Variable: </w:t>
            </w:r>
            <w:proofErr w:type="spellStart"/>
            <w:r w:rsidRPr="71879F32">
              <w:t>ps_process_index</w:t>
            </w:r>
            <w:proofErr w:type="spellEnd"/>
            <w:r w:rsidRPr="71879F32">
              <w:t xml:space="preserve"> = </w:t>
            </w:r>
            <w:proofErr w:type="gramStart"/>
            <w:r w:rsidRPr="71879F32">
              <w:t>mean(</w:t>
            </w:r>
            <w:proofErr w:type="spellStart"/>
            <w:proofErr w:type="gramEnd"/>
            <w:r w:rsidRPr="71879F32">
              <w:t>pse</w:t>
            </w:r>
            <w:proofErr w:type="spellEnd"/>
            <w:r w:rsidRPr="71879F32">
              <w:t xml:space="preserve"> items).</w:t>
            </w:r>
          </w:p>
        </w:tc>
      </w:tr>
      <w:tr w:rsidR="005F53A3" w:rsidTr="003C57B7" w14:paraId="2B3F6186"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76FC4AE" w14:textId="77777777">
            <w:r w:rsidRPr="71879F32">
              <w:t>C. Boundaries of solidarity</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5D94565" w14:textId="77777777">
            <w:r w:rsidRPr="71879F32">
              <w:t>Deservingness criteria and conditional solidarity</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B47F9C0" w14:textId="77777777">
            <w:proofErr w:type="spellStart"/>
            <w:r w:rsidRPr="71879F32">
              <w:t>dsvr</w:t>
            </w:r>
            <w:proofErr w:type="spellEnd"/>
            <w:r w:rsidRPr="71879F32">
              <w:t xml:space="preserve">: Deservingness  </w:t>
            </w:r>
            <w:r>
              <w:br/>
            </w:r>
            <w:r w:rsidRPr="71879F32">
              <w:t xml:space="preserve"> Rows: People who are poor because of bad choices they made should be denied social benefits and services.; People who receive social benefits and services should be content instead of complaining.; It is not fair that people receive social benefits or services to which they have not contributed.; When granting social benefits and services, people like me should get more priority.; Social benefits and services should only be available to those who truly </w:t>
            </w:r>
            <w:proofErr w:type="gramStart"/>
            <w:r w:rsidRPr="71879F32">
              <w:t>live in</w:t>
            </w:r>
            <w:proofErr w:type="gramEnd"/>
            <w:r w:rsidRPr="71879F32">
              <w:t xml:space="preserve"> poverty.</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3450E39" w14:textId="77777777">
            <w:r w:rsidRPr="71879F32">
              <w:t xml:space="preserve">Variable: </w:t>
            </w:r>
            <w:proofErr w:type="spellStart"/>
            <w:r w:rsidRPr="71879F32">
              <w:t>deservingness_restrictive</w:t>
            </w:r>
            <w:proofErr w:type="spellEnd"/>
            <w:r w:rsidRPr="71879F32">
              <w:t xml:space="preserve"> (code so higher means more restrictive).</w:t>
            </w:r>
            <w:r>
              <w:br/>
            </w:r>
            <w:r w:rsidRPr="71879F32">
              <w:t xml:space="preserve"> Use to explain group-specific solidarity and welfare chauvinism.</w:t>
            </w:r>
          </w:p>
        </w:tc>
      </w:tr>
      <w:tr w:rsidR="005F53A3" w:rsidTr="003C57B7" w14:paraId="66E1AD9A"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98D09BA" w14:textId="77777777">
            <w:r w:rsidRPr="71879F32">
              <w:t>C. Boundaries of solidarity</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2BAF950" w14:textId="77777777">
            <w:r w:rsidRPr="71879F32">
              <w:t>Immigration attitudes and correlates of welfare chauvinism</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9FB5C9D" w14:textId="77777777">
            <w:proofErr w:type="spellStart"/>
            <w:r w:rsidRPr="71879F32">
              <w:t>immiforc</w:t>
            </w:r>
            <w:proofErr w:type="spellEnd"/>
            <w:r w:rsidRPr="71879F32">
              <w:t xml:space="preserve">: Immigration: forced migrants  </w:t>
            </w:r>
            <w:r>
              <w:br/>
            </w:r>
            <w:r w:rsidRPr="71879F32">
              <w:t xml:space="preserve"> </w:t>
            </w:r>
            <w:r>
              <w:br/>
            </w:r>
            <w:proofErr w:type="spellStart"/>
            <w:r w:rsidRPr="71879F32">
              <w:t>immiecon</w:t>
            </w:r>
            <w:proofErr w:type="spellEnd"/>
            <w:r w:rsidRPr="71879F32">
              <w:t xml:space="preserve">: Immigration: economic migrants  </w:t>
            </w:r>
            <w:r>
              <w:br/>
            </w:r>
            <w:r w:rsidRPr="71879F32">
              <w:t xml:space="preserve"> </w:t>
            </w:r>
            <w:proofErr w:type="spellStart"/>
            <w:r w:rsidRPr="71879F32">
              <w:t>immicullife</w:t>
            </w:r>
            <w:proofErr w:type="spellEnd"/>
            <w:r w:rsidRPr="71879F32">
              <w:t xml:space="preserve">: Cultural Life enriched by immigration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B1CB1E7" w14:textId="77777777">
            <w:r w:rsidRPr="71879F32">
              <w:t xml:space="preserve">Variable: </w:t>
            </w:r>
            <w:proofErr w:type="spellStart"/>
            <w:r w:rsidRPr="71879F32">
              <w:t>immigration_openness</w:t>
            </w:r>
            <w:proofErr w:type="spellEnd"/>
            <w:r w:rsidRPr="71879F32">
              <w:t xml:space="preserve"> = combined index after aligning direction (higher means more positive).</w:t>
            </w:r>
          </w:p>
        </w:tc>
      </w:tr>
      <w:tr w:rsidR="005F53A3" w:rsidTr="003C57B7" w14:paraId="687B0677"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ACDE01B" w14:textId="77777777">
            <w:r w:rsidRPr="71879F32">
              <w:t>C. Boundaries of solidarity</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71B72FB" w14:textId="77777777">
            <w:r w:rsidRPr="71879F32">
              <w:t>Identity and in-group proximity; migration background</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316D4BD" w14:textId="77777777">
            <w:r w:rsidRPr="71879F32">
              <w:t xml:space="preserve">id: Identification  </w:t>
            </w:r>
          </w:p>
          <w:p w:rsidR="005F53A3" w:rsidP="00EE6503" w:rsidRDefault="005F53A3" w14:paraId="1DEC0A10" w14:textId="77777777">
            <w:r w:rsidRPr="71879F32">
              <w:t xml:space="preserve">Rows: 1 your village, town or </w:t>
            </w:r>
            <w:proofErr w:type="gramStart"/>
            <w:r w:rsidRPr="71879F32">
              <w:t>city?;</w:t>
            </w:r>
            <w:proofErr w:type="gramEnd"/>
            <w:r w:rsidRPr="71879F32">
              <w:t xml:space="preserve"> 2 {COUNTRY}?; 3 the European Union?; 4 the world as a whole?</w:t>
            </w:r>
            <w:r>
              <w:br/>
            </w:r>
            <w:r w:rsidRPr="71879F32">
              <w:t xml:space="preserve"> </w:t>
            </w:r>
            <w:r>
              <w:br/>
            </w:r>
            <w:proofErr w:type="spellStart"/>
            <w:r w:rsidRPr="71879F32">
              <w:t>idminor</w:t>
            </w:r>
            <w:proofErr w:type="spellEnd"/>
            <w:r w:rsidRPr="71879F32">
              <w:t xml:space="preserve">: Self-identification: minority group [ </w:t>
            </w:r>
            <w:r>
              <w:br/>
            </w:r>
            <w:proofErr w:type="spellStart"/>
            <w:r w:rsidRPr="71879F32">
              <w:t>citiz</w:t>
            </w:r>
            <w:proofErr w:type="spellEnd"/>
            <w:r w:rsidRPr="71879F32">
              <w:t xml:space="preserve">: Citizenship  </w:t>
            </w:r>
            <w:r>
              <w:br/>
            </w:r>
            <w:r w:rsidRPr="71879F32">
              <w:t xml:space="preserve"> </w:t>
            </w:r>
            <w:proofErr w:type="spellStart"/>
            <w:r w:rsidRPr="71879F32">
              <w:t>borncntry</w:t>
            </w:r>
            <w:proofErr w:type="spellEnd"/>
            <w:r w:rsidRPr="71879F32">
              <w:t xml:space="preserve">: Born in country  </w:t>
            </w:r>
            <w:r>
              <w:br/>
            </w:r>
            <w:r w:rsidRPr="71879F32">
              <w:t xml:space="preserve"> </w:t>
            </w:r>
            <w:r>
              <w:br/>
            </w:r>
            <w:proofErr w:type="spellStart"/>
            <w:r w:rsidRPr="71879F32">
              <w:t>yrinccntry</w:t>
            </w:r>
            <w:proofErr w:type="spellEnd"/>
            <w:r w:rsidRPr="71879F32">
              <w:t xml:space="preserve">: Year first living in country  </w:t>
            </w:r>
            <w:r>
              <w:br/>
            </w:r>
            <w:r w:rsidRPr="71879F32">
              <w:t xml:space="preserve"> </w:t>
            </w:r>
            <w:r>
              <w:br/>
            </w:r>
            <w:proofErr w:type="spellStart"/>
            <w:r w:rsidRPr="71879F32">
              <w:t>bornfath</w:t>
            </w:r>
            <w:proofErr w:type="spellEnd"/>
            <w:r w:rsidRPr="71879F32">
              <w:t xml:space="preserve">: Father born in country  </w:t>
            </w:r>
            <w:r>
              <w:br/>
            </w:r>
            <w:r w:rsidRPr="71879F32">
              <w:t xml:space="preserve"> </w:t>
            </w:r>
            <w:r>
              <w:br/>
            </w:r>
            <w:proofErr w:type="spellStart"/>
            <w:r w:rsidRPr="71879F32">
              <w:t>bornmoth</w:t>
            </w:r>
            <w:proofErr w:type="spellEnd"/>
            <w:r w:rsidRPr="71879F32">
              <w:t xml:space="preserve">: Mother born in country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34AD286" w14:textId="77777777">
            <w:r w:rsidRPr="71879F32">
              <w:t xml:space="preserve">Variables: </w:t>
            </w:r>
            <w:proofErr w:type="spellStart"/>
            <w:r w:rsidRPr="71879F32">
              <w:t>id_local</w:t>
            </w:r>
            <w:proofErr w:type="spellEnd"/>
            <w:r w:rsidRPr="71879F32">
              <w:t>/</w:t>
            </w:r>
            <w:proofErr w:type="spellStart"/>
            <w:r w:rsidRPr="71879F32">
              <w:t>id_national</w:t>
            </w:r>
            <w:proofErr w:type="spellEnd"/>
            <w:r w:rsidRPr="71879F32">
              <w:t>/</w:t>
            </w:r>
            <w:proofErr w:type="spellStart"/>
            <w:r w:rsidRPr="71879F32">
              <w:t>id_EU</w:t>
            </w:r>
            <w:proofErr w:type="spellEnd"/>
            <w:r w:rsidRPr="71879F32">
              <w:t>/</w:t>
            </w:r>
            <w:proofErr w:type="spellStart"/>
            <w:r w:rsidRPr="71879F32">
              <w:t>id_world</w:t>
            </w:r>
            <w:proofErr w:type="spellEnd"/>
            <w:r w:rsidRPr="71879F32">
              <w:t xml:space="preserve"> from id rows.</w:t>
            </w:r>
            <w:r>
              <w:br/>
            </w:r>
            <w:r w:rsidRPr="71879F32">
              <w:t xml:space="preserve"> Migration background dummies from </w:t>
            </w:r>
            <w:proofErr w:type="spellStart"/>
            <w:r w:rsidRPr="71879F32">
              <w:t>borncntry</w:t>
            </w:r>
            <w:proofErr w:type="spellEnd"/>
            <w:r w:rsidRPr="71879F32">
              <w:t>/</w:t>
            </w:r>
            <w:proofErr w:type="spellStart"/>
            <w:r w:rsidRPr="71879F32">
              <w:t>bornfath</w:t>
            </w:r>
            <w:proofErr w:type="spellEnd"/>
            <w:r w:rsidRPr="71879F32">
              <w:t>/</w:t>
            </w:r>
            <w:proofErr w:type="spellStart"/>
            <w:r w:rsidRPr="71879F32">
              <w:t>bornmoth</w:t>
            </w:r>
            <w:proofErr w:type="spellEnd"/>
            <w:r w:rsidRPr="71879F32">
              <w:t xml:space="preserve">; </w:t>
            </w:r>
            <w:proofErr w:type="spellStart"/>
            <w:r w:rsidRPr="71879F32">
              <w:t>minority_self_id</w:t>
            </w:r>
            <w:proofErr w:type="spellEnd"/>
            <w:r w:rsidRPr="71879F32">
              <w:t xml:space="preserve"> from </w:t>
            </w:r>
            <w:proofErr w:type="spellStart"/>
            <w:r w:rsidRPr="71879F32">
              <w:t>idminor</w:t>
            </w:r>
            <w:proofErr w:type="spellEnd"/>
            <w:r w:rsidRPr="71879F32">
              <w:t>.</w:t>
            </w:r>
          </w:p>
        </w:tc>
      </w:tr>
      <w:tr w:rsidR="005F53A3" w:rsidTr="003C57B7" w14:paraId="4E048CE1"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2B3EE61" w14:textId="77777777">
            <w:r w:rsidRPr="71879F32">
              <w:t>C. Boundaries of solidarity</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BCCE657" w14:textId="77777777">
            <w:r w:rsidRPr="71879F32">
              <w:t>Social networks and contact (ethnic, political, class, age)</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EAD6F0C" w14:textId="77777777">
            <w:proofErr w:type="spellStart"/>
            <w:r w:rsidRPr="71879F32">
              <w:t>frndinch</w:t>
            </w:r>
            <w:proofErr w:type="spellEnd"/>
            <w:r w:rsidRPr="71879F32">
              <w:t xml:space="preserve">: Friends networks: rich </w:t>
            </w:r>
            <w:r>
              <w:br/>
            </w:r>
            <w:proofErr w:type="spellStart"/>
            <w:r w:rsidRPr="71879F32">
              <w:t>frndincl</w:t>
            </w:r>
            <w:proofErr w:type="spellEnd"/>
            <w:r w:rsidRPr="71879F32">
              <w:t xml:space="preserve">: Friends networks: poor </w:t>
            </w:r>
            <w:r>
              <w:br/>
            </w:r>
            <w:r>
              <w:br/>
            </w:r>
            <w:proofErr w:type="spellStart"/>
            <w:r w:rsidRPr="71879F32">
              <w:t>frndethn</w:t>
            </w:r>
            <w:proofErr w:type="spellEnd"/>
            <w:r w:rsidRPr="71879F32">
              <w:t xml:space="preserve">: Friends network: ethnicity </w:t>
            </w:r>
            <w:r>
              <w:br/>
            </w:r>
            <w:r>
              <w:br/>
            </w:r>
            <w:proofErr w:type="spellStart"/>
            <w:r w:rsidRPr="71879F32">
              <w:t>frndpol</w:t>
            </w:r>
            <w:proofErr w:type="spellEnd"/>
            <w:r w:rsidRPr="71879F32">
              <w:t xml:space="preserve">: Friends network: other politics </w:t>
            </w:r>
            <w:r>
              <w:br/>
            </w:r>
            <w:r>
              <w:br/>
            </w:r>
            <w:proofErr w:type="spellStart"/>
            <w:r w:rsidRPr="71879F32">
              <w:t>frndoldr</w:t>
            </w:r>
            <w:proofErr w:type="spellEnd"/>
            <w:r w:rsidRPr="71879F32">
              <w:t xml:space="preserve">: Friends networks: 10 years older </w:t>
            </w:r>
            <w:r>
              <w:br/>
            </w:r>
            <w:r>
              <w:br/>
            </w:r>
            <w:proofErr w:type="spellStart"/>
            <w:r w:rsidRPr="71879F32">
              <w:t>frndyngr</w:t>
            </w:r>
            <w:proofErr w:type="spellEnd"/>
            <w:r w:rsidRPr="71879F32">
              <w:t xml:space="preserve">: Friends networks: 10 years younger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E89F83A" w14:textId="77777777">
            <w:r w:rsidRPr="71879F32">
              <w:t>Use as moderators of otherness and norms.</w:t>
            </w:r>
            <w:r>
              <w:br/>
            </w:r>
            <w:r w:rsidRPr="71879F32">
              <w:t xml:space="preserve"> Variables: </w:t>
            </w:r>
            <w:proofErr w:type="spellStart"/>
            <w:r w:rsidRPr="71879F32">
              <w:t>contact_ethnic</w:t>
            </w:r>
            <w:proofErr w:type="spellEnd"/>
            <w:r w:rsidRPr="71879F32">
              <w:t xml:space="preserve">, </w:t>
            </w:r>
            <w:proofErr w:type="spellStart"/>
            <w:r w:rsidRPr="71879F32">
              <w:t>contact_political</w:t>
            </w:r>
            <w:proofErr w:type="spellEnd"/>
            <w:r w:rsidRPr="71879F32">
              <w:t xml:space="preserve">, </w:t>
            </w:r>
            <w:proofErr w:type="spellStart"/>
            <w:r w:rsidRPr="71879F32">
              <w:t>contact_class</w:t>
            </w:r>
            <w:proofErr w:type="spellEnd"/>
            <w:r w:rsidRPr="71879F32">
              <w:t xml:space="preserve">, </w:t>
            </w:r>
            <w:proofErr w:type="spellStart"/>
            <w:r w:rsidRPr="71879F32">
              <w:t>contact_age</w:t>
            </w:r>
            <w:proofErr w:type="spellEnd"/>
            <w:r w:rsidRPr="71879F32">
              <w:t>.</w:t>
            </w:r>
          </w:p>
        </w:tc>
      </w:tr>
      <w:tr w:rsidR="005F53A3" w:rsidTr="003C57B7" w14:paraId="3D3CCBF6"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F9D7C57" w14:textId="77777777">
            <w:r w:rsidRPr="71879F32">
              <w:t>Additional mechanism</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7B7DEF5" w14:textId="77777777">
            <w:r w:rsidRPr="71879F32">
              <w:t>Perceived tax burden and fairness of contributions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3F15689" w14:textId="77777777">
            <w:proofErr w:type="spellStart"/>
            <w:r w:rsidRPr="71879F32">
              <w:t>txbrd</w:t>
            </w:r>
            <w:proofErr w:type="spellEnd"/>
            <w:r w:rsidRPr="71879F32">
              <w:t xml:space="preserve">: Current Tax Assessment  </w:t>
            </w:r>
            <w:r>
              <w:br/>
            </w:r>
            <w:r w:rsidRPr="71879F32">
              <w:t xml:space="preserve"> Rows: For those with high incomes among the highest-earning quarter of people, taxes are …; For those with middle incomes, taxes are …; For those with low incomes among the lowest-earning quarter of people, taxes are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C91B796" w14:textId="77777777">
            <w:r w:rsidRPr="71879F32">
              <w:t xml:space="preserve">Variables: </w:t>
            </w:r>
            <w:proofErr w:type="spellStart"/>
            <w:r w:rsidRPr="71879F32">
              <w:t>perceived_progressivity</w:t>
            </w:r>
            <w:proofErr w:type="spellEnd"/>
            <w:r w:rsidRPr="71879F32">
              <w:t xml:space="preserve"> (contrast high vs low) and </w:t>
            </w:r>
            <w:proofErr w:type="spellStart"/>
            <w:r w:rsidRPr="71879F32">
              <w:t>tax_burden_index</w:t>
            </w:r>
            <w:proofErr w:type="spellEnd"/>
            <w:r w:rsidRPr="71879F32">
              <w:t>.</w:t>
            </w:r>
          </w:p>
        </w:tc>
      </w:tr>
      <w:tr w:rsidR="005F53A3" w:rsidTr="003C57B7" w14:paraId="36C085FF" w14:textId="77777777">
        <w:trPr>
          <w:trHeight w:val="300"/>
        </w:trPr>
        <w:tc>
          <w:tcPr>
            <w:tcW w:w="15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069675E" w14:textId="77777777">
            <w:r w:rsidRPr="71879F32">
              <w:t>Controls</w:t>
            </w:r>
          </w:p>
        </w:tc>
        <w:tc>
          <w:tcPr>
            <w:tcW w:w="2350"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6AF7A88" w14:textId="77777777">
            <w:r w:rsidRPr="71879F32">
              <w:t>Political engagement, wellbeing, household composition, contextual perceptions</w:t>
            </w:r>
          </w:p>
        </w:tc>
        <w:tc>
          <w:tcPr>
            <w:tcW w:w="587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4FC9723" w14:textId="77777777">
            <w:proofErr w:type="spellStart"/>
            <w:r w:rsidRPr="71879F32">
              <w:t>polint</w:t>
            </w:r>
            <w:proofErr w:type="spellEnd"/>
            <w:r w:rsidRPr="71879F32">
              <w:t xml:space="preserve">: Political interest </w:t>
            </w:r>
            <w:r>
              <w:br/>
            </w:r>
            <w:r>
              <w:br/>
            </w:r>
            <w:proofErr w:type="spellStart"/>
            <w:r w:rsidRPr="71879F32">
              <w:t>poldisfam</w:t>
            </w:r>
            <w:proofErr w:type="spellEnd"/>
            <w:r w:rsidRPr="71879F32">
              <w:t xml:space="preserve">: Political discussions: family and friends </w:t>
            </w:r>
            <w:r>
              <w:br/>
            </w:r>
            <w:r>
              <w:br/>
            </w:r>
            <w:proofErr w:type="spellStart"/>
            <w:r w:rsidRPr="71879F32">
              <w:t>poldiscol</w:t>
            </w:r>
            <w:proofErr w:type="spellEnd"/>
            <w:r w:rsidRPr="71879F32">
              <w:t xml:space="preserve">: Political discussions: work colleagues </w:t>
            </w:r>
            <w:r>
              <w:br/>
            </w:r>
            <w:r>
              <w:br/>
            </w:r>
            <w:proofErr w:type="spellStart"/>
            <w:r w:rsidRPr="71879F32">
              <w:t>votetrnt</w:t>
            </w:r>
            <w:proofErr w:type="spellEnd"/>
            <w:r w:rsidRPr="71879F32">
              <w:t xml:space="preserve">: Recalled turnout national parliamentary election </w:t>
            </w:r>
            <w:r>
              <w:br/>
            </w:r>
            <w:r>
              <w:br/>
            </w:r>
            <w:proofErr w:type="spellStart"/>
            <w:r w:rsidRPr="71879F32">
              <w:t>voteprspopen</w:t>
            </w:r>
            <w:proofErr w:type="spellEnd"/>
            <w:r w:rsidRPr="71879F32">
              <w:t>: Prospective vote choice: country of interview [Single Answer &amp; Open End]</w:t>
            </w:r>
            <w:r>
              <w:br/>
            </w:r>
            <w:r w:rsidRPr="71879F32">
              <w:t xml:space="preserve"> </w:t>
            </w:r>
            <w:r>
              <w:br/>
            </w:r>
            <w:proofErr w:type="spellStart"/>
            <w:r w:rsidRPr="71879F32">
              <w:t>lifesat</w:t>
            </w:r>
            <w:proofErr w:type="spellEnd"/>
            <w:r w:rsidRPr="71879F32">
              <w:t xml:space="preserve">: Life satisfaction </w:t>
            </w:r>
            <w:r>
              <w:br/>
            </w:r>
            <w:r>
              <w:br/>
            </w:r>
            <w:proofErr w:type="spellStart"/>
            <w:r w:rsidRPr="71879F32">
              <w:t>lnly</w:t>
            </w:r>
            <w:proofErr w:type="spellEnd"/>
            <w:r w:rsidRPr="71879F32">
              <w:t xml:space="preserve">: Loneliness </w:t>
            </w:r>
          </w:p>
          <w:p w:rsidR="005F53A3" w:rsidP="00EE6503" w:rsidRDefault="005F53A3" w14:paraId="793EEA7C" w14:textId="77777777">
            <w:r w:rsidRPr="34C8BE06">
              <w:t xml:space="preserve">Rows: 1 you lack </w:t>
            </w:r>
            <w:proofErr w:type="gramStart"/>
            <w:r w:rsidRPr="34C8BE06">
              <w:t>companionship?;</w:t>
            </w:r>
            <w:proofErr w:type="gramEnd"/>
            <w:r w:rsidRPr="34C8BE06">
              <w:t xml:space="preserve"> 2 left out?; 3 isolated from others?</w:t>
            </w:r>
            <w:r>
              <w:br/>
            </w:r>
            <w:r w:rsidRPr="34C8BE06">
              <w:t xml:space="preserve"> </w:t>
            </w:r>
            <w:r>
              <w:br/>
            </w:r>
            <w:r w:rsidRPr="34C8BE06">
              <w:t xml:space="preserve">partner: Partnership </w:t>
            </w:r>
            <w:r>
              <w:br/>
            </w:r>
            <w:r>
              <w:br/>
            </w:r>
            <w:proofErr w:type="spellStart"/>
            <w:r w:rsidRPr="34C8BE06">
              <w:t>livtogr</w:t>
            </w:r>
            <w:proofErr w:type="spellEnd"/>
            <w:r w:rsidRPr="34C8BE06">
              <w:t xml:space="preserve">: Living Together </w:t>
            </w:r>
            <w:r>
              <w:br/>
            </w:r>
            <w:r>
              <w:br/>
            </w:r>
            <w:r w:rsidRPr="34C8BE06">
              <w:t xml:space="preserve">Hhchldu18: Household number children aged &lt;18  </w:t>
            </w:r>
            <w:r>
              <w:br/>
            </w:r>
            <w:r w:rsidRPr="34C8BE06">
              <w:t xml:space="preserve"> </w:t>
            </w:r>
            <w:r>
              <w:br/>
            </w:r>
            <w:proofErr w:type="spellStart"/>
            <w:r w:rsidRPr="34C8BE06">
              <w:t>crisoc</w:t>
            </w:r>
            <w:proofErr w:type="spellEnd"/>
            <w:r w:rsidRPr="34C8BE06">
              <w:t xml:space="preserve">: Crisis perception of country's society </w:t>
            </w:r>
            <w:r>
              <w:br/>
            </w:r>
            <w:r>
              <w:br/>
            </w:r>
            <w:proofErr w:type="spellStart"/>
            <w:r w:rsidRPr="34C8BE06">
              <w:t>euintgr</w:t>
            </w:r>
            <w:proofErr w:type="spellEnd"/>
            <w:r w:rsidRPr="34C8BE06">
              <w:t xml:space="preserve">: European integration attitude </w:t>
            </w:r>
          </w:p>
          <w:p w:rsidR="005F53A3" w:rsidP="00EE6503" w:rsidRDefault="005F53A3" w14:paraId="7DB68FE7" w14:textId="77777777"/>
          <w:p w:rsidR="005F53A3" w:rsidP="00EE6503" w:rsidRDefault="005F53A3" w14:paraId="5FBB90AB" w14:textId="77777777">
            <w:r w:rsidRPr="34C8BE06">
              <w:t>Age: age</w:t>
            </w:r>
          </w:p>
          <w:p w:rsidR="005F53A3" w:rsidP="00EE6503" w:rsidRDefault="005F53A3" w14:paraId="39A9E4C9" w14:textId="77777777"/>
          <w:p w:rsidR="005F53A3" w:rsidP="00EE6503" w:rsidRDefault="005F53A3" w14:paraId="45BAC5BE" w14:textId="77777777">
            <w:proofErr w:type="spellStart"/>
            <w:r w:rsidRPr="34C8BE06">
              <w:t>Gndr</w:t>
            </w:r>
            <w:proofErr w:type="spellEnd"/>
            <w:r w:rsidRPr="34C8BE06">
              <w:t>: gender</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940D1E2" w14:textId="77777777">
            <w:r w:rsidRPr="71879F32">
              <w:t>Use as controls and for robustness/heterogeneity tests.</w:t>
            </w:r>
            <w:r>
              <w:br/>
            </w:r>
            <w:r w:rsidRPr="71879F32">
              <w:t xml:space="preserve"> </w:t>
            </w:r>
            <w:proofErr w:type="spellStart"/>
            <w:r w:rsidRPr="71879F32">
              <w:t>Discussion_frequency</w:t>
            </w:r>
            <w:proofErr w:type="spellEnd"/>
            <w:r w:rsidRPr="71879F32">
              <w:t xml:space="preserve"> = </w:t>
            </w:r>
            <w:proofErr w:type="gramStart"/>
            <w:r w:rsidRPr="71879F32">
              <w:t>mean(</w:t>
            </w:r>
            <w:proofErr w:type="spellStart"/>
            <w:proofErr w:type="gramEnd"/>
            <w:r w:rsidRPr="71879F32">
              <w:t>poldisfam</w:t>
            </w:r>
            <w:proofErr w:type="spellEnd"/>
            <w:r w:rsidRPr="71879F32">
              <w:t xml:space="preserve">, </w:t>
            </w:r>
            <w:proofErr w:type="spellStart"/>
            <w:r w:rsidRPr="71879F32">
              <w:t>poldiscol</w:t>
            </w:r>
            <w:proofErr w:type="spellEnd"/>
            <w:r w:rsidRPr="71879F32">
              <w:t>).</w:t>
            </w:r>
            <w:r>
              <w:br/>
            </w:r>
            <w:r w:rsidRPr="71879F32">
              <w:t xml:space="preserve"> </w:t>
            </w:r>
            <w:proofErr w:type="spellStart"/>
            <w:r w:rsidRPr="71879F32">
              <w:t>Loneliness_index</w:t>
            </w:r>
            <w:proofErr w:type="spellEnd"/>
            <w:r w:rsidRPr="71879F32">
              <w:t xml:space="preserve"> = mean(</w:t>
            </w:r>
            <w:proofErr w:type="spellStart"/>
            <w:r w:rsidRPr="71879F32">
              <w:t>lnly</w:t>
            </w:r>
            <w:proofErr w:type="spellEnd"/>
            <w:r w:rsidRPr="71879F32">
              <w:t xml:space="preserve"> rows).</w:t>
            </w:r>
            <w:r>
              <w:br/>
            </w:r>
            <w:r w:rsidRPr="71879F32">
              <w:t xml:space="preserve"> Perceived societal crisis (</w:t>
            </w:r>
            <w:proofErr w:type="spellStart"/>
            <w:r w:rsidRPr="71879F32">
              <w:t>crisoc</w:t>
            </w:r>
            <w:proofErr w:type="spellEnd"/>
            <w:r w:rsidRPr="71879F32">
              <w:t>) can help probe the strain mechanism.</w:t>
            </w:r>
          </w:p>
        </w:tc>
      </w:tr>
    </w:tbl>
    <w:p w:rsidR="005F53A3" w:rsidP="005F53A3" w:rsidRDefault="005F53A3" w14:paraId="12E158A3" w14:textId="77777777">
      <w:r w:rsidRPr="71879F32">
        <w:t xml:space="preserve"> </w:t>
      </w:r>
    </w:p>
    <w:p w:rsidR="005F53A3" w:rsidP="005F53A3" w:rsidRDefault="008A2781" w14:paraId="6A122640" w14:textId="425C9793">
      <w:r>
        <w:t xml:space="preserve">Table A. 2: </w:t>
      </w:r>
      <w:r w:rsidRPr="71879F32" w:rsidR="005F53A3">
        <w:t>Meso and macro level: external indicators (linked to micro perceptions)</w:t>
      </w:r>
    </w:p>
    <w:tbl>
      <w:tblPr>
        <w:tblStyle w:val="Tabellenraster"/>
        <w:tblW w:w="16008" w:type="dxa"/>
        <w:tblLook w:val="04A0" w:firstRow="1" w:lastRow="0" w:firstColumn="1" w:lastColumn="0" w:noHBand="0" w:noVBand="1"/>
      </w:tblPr>
      <w:tblGrid>
        <w:gridCol w:w="2253"/>
        <w:gridCol w:w="1851"/>
        <w:gridCol w:w="5667"/>
        <w:gridCol w:w="6237"/>
      </w:tblGrid>
      <w:tr w:rsidR="005F53A3" w:rsidTr="003C57B7" w14:paraId="43DA1AEF" w14:textId="77777777">
        <w:trPr>
          <w:trHeight w:val="300"/>
        </w:trPr>
        <w:tc>
          <w:tcPr>
            <w:tcW w:w="2253"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55525890" w14:textId="77777777">
            <w:r w:rsidRPr="71879F32">
              <w:t>Level</w:t>
            </w:r>
          </w:p>
        </w:tc>
        <w:tc>
          <w:tcPr>
            <w:tcW w:w="1851"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531C7B0E" w14:textId="77777777">
            <w:r w:rsidRPr="71879F32">
              <w:t>Concept</w:t>
            </w:r>
          </w:p>
        </w:tc>
        <w:tc>
          <w:tcPr>
            <w:tcW w:w="5667"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06A9B3C3" w14:textId="77777777">
            <w:r w:rsidRPr="71879F32">
              <w:t>External indicator (outside questionnaire)</w:t>
            </w:r>
          </w:p>
        </w:tc>
        <w:tc>
          <w:tcPr>
            <w:tcW w:w="6237" w:type="dxa"/>
            <w:tcBorders>
              <w:top w:val="single" w:color="auto" w:sz="8" w:space="0"/>
              <w:left w:val="single" w:color="auto" w:sz="8" w:space="0"/>
              <w:bottom w:val="single" w:color="auto" w:sz="8" w:space="0"/>
              <w:right w:val="single" w:color="auto" w:sz="8" w:space="0"/>
            </w:tcBorders>
            <w:shd w:val="clear" w:color="auto" w:fill="EDEDED"/>
            <w:tcMar>
              <w:left w:w="108" w:type="dxa"/>
              <w:right w:w="108" w:type="dxa"/>
            </w:tcMar>
          </w:tcPr>
          <w:p w:rsidR="005F53A3" w:rsidP="00EE6503" w:rsidRDefault="005F53A3" w14:paraId="3761F3FE" w14:textId="77777777">
            <w:r w:rsidRPr="71879F32">
              <w:t>Linked micro perception/mediator</w:t>
            </w:r>
          </w:p>
        </w:tc>
      </w:tr>
      <w:tr w:rsidR="005F53A3" w:rsidTr="003C57B7" w14:paraId="72E55C8B"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1481D7D" w14:textId="77777777">
            <w:r w:rsidRPr="71879F32">
              <w:t>Region (meso)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6A01601" w14:textId="77777777">
            <w:r w:rsidRPr="71879F32">
              <w:t xml:space="preserve">Quality of governance (impartiality, </w:t>
            </w:r>
            <w:r w:rsidRPr="71879F32">
              <w:t>quality, low corruption)</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6791D26" w14:textId="77777777">
            <w:proofErr w:type="spellStart"/>
            <w:r w:rsidRPr="71879F32">
              <w:t>QoG</w:t>
            </w:r>
            <w:proofErr w:type="spellEnd"/>
            <w:r w:rsidRPr="71879F32">
              <w:t xml:space="preserve"> EU Regional Dataset (NUTS2) pillars or aggregate; optional national WGI equivalents for robustness.</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F600D27" w14:textId="77777777">
            <w:proofErr w:type="spellStart"/>
            <w:r w:rsidRPr="71879F32">
              <w:t>pse</w:t>
            </w:r>
            <w:proofErr w:type="spellEnd"/>
            <w:r w:rsidRPr="71879F32">
              <w:t xml:space="preserve">, </w:t>
            </w:r>
            <w:proofErr w:type="spellStart"/>
            <w:r w:rsidRPr="71879F32">
              <w:t>psq</w:t>
            </w:r>
            <w:proofErr w:type="spellEnd"/>
            <w:r w:rsidRPr="71879F32">
              <w:t xml:space="preserve">, </w:t>
            </w:r>
            <w:proofErr w:type="spellStart"/>
            <w:r w:rsidRPr="71879F32">
              <w:t>pssatgen</w:t>
            </w:r>
            <w:proofErr w:type="spellEnd"/>
            <w:r w:rsidRPr="71879F32">
              <w:t xml:space="preserve">, </w:t>
            </w:r>
            <w:proofErr w:type="spellStart"/>
            <w:r w:rsidRPr="71879F32">
              <w:t>trst</w:t>
            </w:r>
            <w:proofErr w:type="spellEnd"/>
          </w:p>
        </w:tc>
      </w:tr>
      <w:tr w:rsidR="005F53A3" w:rsidTr="003C57B7" w14:paraId="61E55D1D"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41C365B" w14:textId="77777777">
            <w:r w:rsidRPr="71879F32">
              <w:t>Region (meso)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95E369F" w14:textId="77777777">
            <w:r w:rsidRPr="71879F32">
              <w:t>Regional prosperity and fiscal capacity</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E624B61" w14:textId="77777777">
            <w:r w:rsidRPr="71879F32">
              <w:t>Regional GDP per capita (PPS) and fiscal capacity proxies</w:t>
            </w:r>
            <w:r>
              <w:t>; OR Regional government revenue per capita; OR purchasing power standards per capita</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BF28501" w14:textId="77777777">
            <w:r w:rsidRPr="71879F32">
              <w:t xml:space="preserve">eco, </w:t>
            </w:r>
            <w:proofErr w:type="spellStart"/>
            <w:r w:rsidRPr="71879F32">
              <w:t>fresil</w:t>
            </w:r>
            <w:proofErr w:type="spellEnd"/>
            <w:r w:rsidRPr="71879F32">
              <w:t xml:space="preserve">, </w:t>
            </w:r>
            <w:proofErr w:type="spellStart"/>
            <w:r w:rsidRPr="71879F32">
              <w:t>txbrd</w:t>
            </w:r>
            <w:proofErr w:type="spellEnd"/>
          </w:p>
        </w:tc>
      </w:tr>
      <w:tr w:rsidR="005F53A3" w:rsidTr="003C57B7" w14:paraId="4325E045"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7321500" w14:textId="77777777">
            <w:r w:rsidRPr="71879F32">
              <w:t>Region (meso)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75C7752" w14:textId="77777777">
            <w:r w:rsidRPr="71879F32">
              <w:t xml:space="preserve">Regional unemployment and </w:t>
            </w:r>
            <w:proofErr w:type="spellStart"/>
            <w:r w:rsidRPr="71879F32">
              <w:t>labour</w:t>
            </w:r>
            <w:proofErr w:type="spellEnd"/>
            <w:r w:rsidRPr="71879F32">
              <w:t xml:space="preserve"> market risk</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15A41DB" w14:textId="77777777">
            <w:r w:rsidRPr="71879F32">
              <w:t xml:space="preserve">Regional unemployment rate;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0E9D49D3" w14:textId="77777777">
            <w:proofErr w:type="spellStart"/>
            <w:r w:rsidRPr="71879F32">
              <w:t>prsk</w:t>
            </w:r>
            <w:proofErr w:type="spellEnd"/>
            <w:r w:rsidRPr="71879F32">
              <w:t xml:space="preserve">, </w:t>
            </w:r>
            <w:proofErr w:type="spellStart"/>
            <w:r w:rsidRPr="71879F32">
              <w:t>EmploymentStatusKP</w:t>
            </w:r>
            <w:proofErr w:type="spellEnd"/>
          </w:p>
        </w:tc>
      </w:tr>
      <w:tr w:rsidR="005F53A3" w:rsidTr="003C57B7" w14:paraId="6B8A3D24"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F198EE2" w14:textId="77777777">
            <w:r w:rsidRPr="71879F32">
              <w:t>Region (meso)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28B4972" w14:textId="77777777">
            <w:r w:rsidRPr="71879F32">
              <w:t>Relative regional position within country</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48D6FFC" w14:textId="77777777">
            <w:r w:rsidRPr="71879F32">
              <w:t>Rank or z-score of regional indicators within country;</w:t>
            </w:r>
            <w:r>
              <w:t xml:space="preserve"> or: deviation from national </w:t>
            </w:r>
            <w:proofErr w:type="spellStart"/>
            <w:r>
              <w:t>GDPpC</w:t>
            </w:r>
            <w:proofErr w:type="spellEnd"/>
            <w:r w:rsidRPr="71879F32">
              <w:t xml:space="preserve"> </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10DDAA8" w14:textId="77777777">
            <w:proofErr w:type="spellStart"/>
            <w:r w:rsidRPr="71879F32">
              <w:t>pssatloc</w:t>
            </w:r>
            <w:proofErr w:type="spellEnd"/>
            <w:r w:rsidRPr="71879F32">
              <w:t>, id</w:t>
            </w:r>
          </w:p>
        </w:tc>
      </w:tr>
      <w:tr w:rsidR="005F53A3" w:rsidTr="003C57B7" w14:paraId="56B99566"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31586D50" w14:textId="77777777">
            <w:r w:rsidRPr="71879F32">
              <w:t>Country (macro)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8666ACF" w14:textId="77777777">
            <w:r w:rsidRPr="71879F32">
              <w:t>Welfare state universalism and regime type</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C1C4B61" w14:textId="77777777">
            <w:r w:rsidRPr="34C8BE06">
              <w:t>Regime typologies or quantitative universalism measures.</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484D3AE" w14:textId="77777777">
            <w:r w:rsidRPr="71879F32">
              <w:t xml:space="preserve">Cross-level interactions with income and risk; </w:t>
            </w:r>
            <w:proofErr w:type="spellStart"/>
            <w:r w:rsidRPr="71879F32">
              <w:t>taxwelf</w:t>
            </w:r>
            <w:proofErr w:type="spellEnd"/>
            <w:r w:rsidRPr="71879F32">
              <w:t xml:space="preserve"> as attitudinal context</w:t>
            </w:r>
          </w:p>
        </w:tc>
      </w:tr>
      <w:tr w:rsidR="005F53A3" w:rsidTr="003C57B7" w14:paraId="74EA455A"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28A54612" w14:textId="77777777">
            <w:r w:rsidRPr="71879F32">
              <w:t>Country (macro)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77DD61C" w14:textId="77777777">
            <w:r w:rsidRPr="71879F32">
              <w:t>Fiscal capacity</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618BEB81" w14:textId="77777777">
            <w:r w:rsidRPr="71879F32">
              <w:t>Government revenue per capita or revenue-to-GDP (Eurostat/OECD).</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FD68CF4" w14:textId="77777777">
            <w:r w:rsidRPr="71879F32">
              <w:t xml:space="preserve">eco, </w:t>
            </w:r>
            <w:proofErr w:type="spellStart"/>
            <w:r w:rsidRPr="71879F32">
              <w:t>txbrd</w:t>
            </w:r>
            <w:proofErr w:type="spellEnd"/>
            <w:r w:rsidRPr="71879F32">
              <w:t xml:space="preserve">; </w:t>
            </w:r>
            <w:proofErr w:type="spellStart"/>
            <w:r w:rsidRPr="71879F32">
              <w:t>fresil</w:t>
            </w:r>
            <w:proofErr w:type="spellEnd"/>
            <w:r w:rsidRPr="71879F32">
              <w:t xml:space="preserve"> and </w:t>
            </w:r>
            <w:proofErr w:type="spellStart"/>
            <w:r w:rsidRPr="71879F32">
              <w:t>slfstatus</w:t>
            </w:r>
            <w:proofErr w:type="spellEnd"/>
          </w:p>
        </w:tc>
      </w:tr>
      <w:tr w:rsidR="005F53A3" w:rsidTr="003C57B7" w14:paraId="0DE9ED7C" w14:textId="77777777">
        <w:trPr>
          <w:trHeight w:val="300"/>
        </w:trPr>
        <w:tc>
          <w:tcPr>
            <w:tcW w:w="2253"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5A73904B" w14:textId="77777777">
            <w:r w:rsidRPr="71879F32">
              <w:t>Country (macro)</w:t>
            </w:r>
          </w:p>
        </w:tc>
        <w:tc>
          <w:tcPr>
            <w:tcW w:w="1851"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1E737E2A" w14:textId="77777777">
            <w:r w:rsidRPr="71879F32">
              <w:t>Inter-regional inequality</w:t>
            </w:r>
          </w:p>
        </w:tc>
        <w:tc>
          <w:tcPr>
            <w:tcW w:w="566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4FBBE0D5" w14:textId="77777777">
            <w:r>
              <w:t>Variance</w:t>
            </w:r>
            <w:r w:rsidRPr="71879F32">
              <w:t xml:space="preserve"> of regional GDP per capita and unemployment within country (ratio or Gini).</w:t>
            </w:r>
          </w:p>
        </w:tc>
        <w:tc>
          <w:tcPr>
            <w:tcW w:w="6237" w:type="dxa"/>
            <w:tcBorders>
              <w:top w:val="single" w:color="auto" w:sz="8" w:space="0"/>
              <w:left w:val="single" w:color="auto" w:sz="8" w:space="0"/>
              <w:bottom w:val="single" w:color="auto" w:sz="8" w:space="0"/>
              <w:right w:val="single" w:color="auto" w:sz="8" w:space="0"/>
            </w:tcBorders>
            <w:tcMar>
              <w:left w:w="108" w:type="dxa"/>
              <w:right w:w="108" w:type="dxa"/>
            </w:tcMar>
          </w:tcPr>
          <w:p w:rsidR="005F53A3" w:rsidP="00EE6503" w:rsidRDefault="005F53A3" w14:paraId="75AD2178" w14:textId="77777777">
            <w:proofErr w:type="spellStart"/>
            <w:r w:rsidRPr="71879F32">
              <w:t>pssatloc</w:t>
            </w:r>
            <w:proofErr w:type="spellEnd"/>
            <w:r w:rsidRPr="71879F32">
              <w:t>; welfare chauvinism contrasts</w:t>
            </w:r>
          </w:p>
        </w:tc>
      </w:tr>
    </w:tbl>
    <w:p w:rsidR="005F53A3" w:rsidP="005F53A3" w:rsidRDefault="005F53A3" w14:paraId="62486F4F" w14:textId="77777777">
      <w:pPr>
        <w:rPr>
          <w:lang w:val="en-GB"/>
        </w:rPr>
      </w:pPr>
    </w:p>
    <w:p w:rsidR="005F53A3" w:rsidP="00B85C63" w:rsidRDefault="005F53A3" w14:paraId="6B1A5B1A" w14:textId="77777777"/>
    <w:p w:rsidR="005F53A3" w:rsidP="00B85C63" w:rsidRDefault="005F53A3" w14:paraId="4E9BC8F8" w14:textId="77777777"/>
    <w:p w:rsidR="00474690" w:rsidP="00B85C63" w:rsidRDefault="00474690" w14:paraId="161C634B" w14:textId="77777777">
      <w:pPr>
        <w:sectPr w:rsidR="00474690" w:rsidSect="004F4938">
          <w:pgSz w:w="16838" w:h="11906" w:orient="landscape"/>
          <w:pgMar w:top="720" w:right="720" w:bottom="720" w:left="720" w:header="720" w:footer="720" w:gutter="0"/>
          <w:lnNumType w:countBy="1" w:restart="continuous"/>
          <w:cols w:space="720"/>
          <w:docGrid w:linePitch="326"/>
        </w:sectPr>
      </w:pPr>
    </w:p>
    <w:p w:rsidRPr="00B85C63" w:rsidR="00B85C63" w:rsidP="00B85C63" w:rsidRDefault="00BB672E" w14:paraId="00C3A1B3" w14:textId="6CC92CA2">
      <w:r>
        <w:t>A</w:t>
      </w:r>
      <w:r w:rsidRPr="00B85C63" w:rsidR="00B85C63">
        <w:t>.4 Imputation Summary </w:t>
      </w:r>
    </w:p>
    <w:p w:rsidRPr="00B85C63" w:rsidR="00B85C63" w:rsidP="00B85C63" w:rsidRDefault="00B85C63" w14:paraId="6C1EFBDC" w14:textId="77777777">
      <w:r w:rsidRPr="00B85C63">
        <w:t>Income is the only variable with substantial missingness. Overall, 902 income values are imputed, corresponding to 11.2% of the sample. Other variables have minor missingness and are imputed using simple country-level mean or mode rules. </w:t>
      </w:r>
    </w:p>
    <w:p w:rsidRPr="00B85C63" w:rsidR="00B85C63" w:rsidP="00B85C63" w:rsidRDefault="00AD4084" w14:paraId="7BB10AB9" w14:textId="67E9E7B8">
      <w:pPr>
        <w:rPr>
          <w:i/>
          <w:iCs/>
        </w:rPr>
      </w:pPr>
      <w:r>
        <w:rPr>
          <w:i/>
          <w:iCs/>
        </w:rPr>
        <w:t xml:space="preserve">Table A.3: </w:t>
      </w:r>
      <w:r w:rsidRPr="00B85C63" w:rsidR="00B85C63">
        <w:rPr>
          <w:i/>
          <w:iCs/>
        </w:rPr>
        <w:t>Country-level summary of income imputation.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058"/>
        <w:gridCol w:w="1806"/>
        <w:gridCol w:w="2143"/>
        <w:gridCol w:w="2436"/>
        <w:gridCol w:w="1583"/>
      </w:tblGrid>
      <w:tr w:rsidRPr="00B85C63" w:rsidR="00B85C63" w:rsidTr="00B85C63" w14:paraId="5FF676F1" w14:textId="77777777">
        <w:trPr>
          <w:trHeight w:val="300"/>
        </w:trPr>
        <w:tc>
          <w:tcPr>
            <w:tcW w:w="945" w:type="dxa"/>
            <w:tcBorders>
              <w:top w:val="nil"/>
              <w:left w:val="nil"/>
              <w:bottom w:val="single" w:color="auto" w:sz="2" w:space="0"/>
              <w:right w:val="nil"/>
            </w:tcBorders>
            <w:shd w:val="clear" w:color="auto" w:fill="auto"/>
            <w:hideMark/>
          </w:tcPr>
          <w:p w:rsidRPr="00B85C63" w:rsidR="00B85C63" w:rsidP="00B85C63" w:rsidRDefault="00B85C63" w14:paraId="51F564D9" w14:textId="77777777">
            <w:r w:rsidRPr="00B85C63">
              <w:t>country </w:t>
            </w:r>
          </w:p>
        </w:tc>
        <w:tc>
          <w:tcPr>
            <w:tcW w:w="1890" w:type="dxa"/>
            <w:tcBorders>
              <w:top w:val="nil"/>
              <w:left w:val="nil"/>
              <w:bottom w:val="single" w:color="auto" w:sz="2" w:space="0"/>
              <w:right w:val="nil"/>
            </w:tcBorders>
            <w:shd w:val="clear" w:color="auto" w:fill="auto"/>
            <w:hideMark/>
          </w:tcPr>
          <w:p w:rsidRPr="00B85C63" w:rsidR="00B85C63" w:rsidP="00B85C63" w:rsidRDefault="00B85C63" w14:paraId="4E2ACC98" w14:textId="77777777">
            <w:r w:rsidRPr="00B85C63">
              <w:t>Observed income </w:t>
            </w:r>
          </w:p>
        </w:tc>
        <w:tc>
          <w:tcPr>
            <w:tcW w:w="2250" w:type="dxa"/>
            <w:tcBorders>
              <w:top w:val="nil"/>
              <w:left w:val="nil"/>
              <w:bottom w:val="single" w:color="auto" w:sz="2" w:space="0"/>
              <w:right w:val="nil"/>
            </w:tcBorders>
            <w:shd w:val="clear" w:color="auto" w:fill="auto"/>
            <w:hideMark/>
          </w:tcPr>
          <w:p w:rsidRPr="00B85C63" w:rsidR="00B85C63" w:rsidP="00B85C63" w:rsidRDefault="00B85C63" w14:paraId="5AF7D568" w14:textId="77777777">
            <w:r w:rsidRPr="00B85C63">
              <w:t>Regression imputed </w:t>
            </w:r>
          </w:p>
        </w:tc>
        <w:tc>
          <w:tcPr>
            <w:tcW w:w="2595" w:type="dxa"/>
            <w:tcBorders>
              <w:top w:val="nil"/>
              <w:left w:val="nil"/>
              <w:bottom w:val="single" w:color="auto" w:sz="2" w:space="0"/>
              <w:right w:val="nil"/>
            </w:tcBorders>
            <w:shd w:val="clear" w:color="auto" w:fill="auto"/>
            <w:hideMark/>
          </w:tcPr>
          <w:p w:rsidRPr="00B85C63" w:rsidR="00B85C63" w:rsidP="00B85C63" w:rsidRDefault="00B85C63" w14:paraId="70C2F016" w14:textId="77777777">
            <w:r w:rsidRPr="00B85C63">
              <w:t>Country-mean fallback </w:t>
            </w:r>
          </w:p>
        </w:tc>
        <w:tc>
          <w:tcPr>
            <w:tcW w:w="1650" w:type="dxa"/>
            <w:tcBorders>
              <w:top w:val="nil"/>
              <w:left w:val="nil"/>
              <w:bottom w:val="single" w:color="auto" w:sz="2" w:space="0"/>
              <w:right w:val="nil"/>
            </w:tcBorders>
            <w:shd w:val="clear" w:color="auto" w:fill="auto"/>
            <w:hideMark/>
          </w:tcPr>
          <w:p w:rsidRPr="00B85C63" w:rsidR="00B85C63" w:rsidP="00B85C63" w:rsidRDefault="00B85C63" w14:paraId="01817F1F" w14:textId="77777777">
            <w:r w:rsidRPr="00B85C63">
              <w:t>Total imputed </w:t>
            </w:r>
          </w:p>
        </w:tc>
      </w:tr>
      <w:tr w:rsidRPr="00B85C63" w:rsidR="00B85C63" w:rsidTr="00B85C63" w14:paraId="65905B59"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0D3DDB9D" w14:textId="77777777">
            <w:r w:rsidRPr="00B85C63">
              <w:t>Croatia </w:t>
            </w:r>
          </w:p>
        </w:tc>
        <w:tc>
          <w:tcPr>
            <w:tcW w:w="1890" w:type="dxa"/>
            <w:tcBorders>
              <w:top w:val="nil"/>
              <w:left w:val="nil"/>
              <w:bottom w:val="nil"/>
              <w:right w:val="nil"/>
            </w:tcBorders>
            <w:shd w:val="clear" w:color="auto" w:fill="auto"/>
            <w:hideMark/>
          </w:tcPr>
          <w:p w:rsidRPr="00B85C63" w:rsidR="00B85C63" w:rsidP="00B85C63" w:rsidRDefault="00B85C63" w14:paraId="191ECFBC" w14:textId="77777777">
            <w:r w:rsidRPr="00B85C63">
              <w:t>88.9 </w:t>
            </w:r>
          </w:p>
        </w:tc>
        <w:tc>
          <w:tcPr>
            <w:tcW w:w="2250" w:type="dxa"/>
            <w:tcBorders>
              <w:top w:val="nil"/>
              <w:left w:val="nil"/>
              <w:bottom w:val="nil"/>
              <w:right w:val="nil"/>
            </w:tcBorders>
            <w:shd w:val="clear" w:color="auto" w:fill="auto"/>
            <w:hideMark/>
          </w:tcPr>
          <w:p w:rsidRPr="00B85C63" w:rsidR="00B85C63" w:rsidP="00B85C63" w:rsidRDefault="00B85C63" w14:paraId="4E140D87" w14:textId="77777777">
            <w:r w:rsidRPr="00B85C63">
              <w:t>0.0 </w:t>
            </w:r>
          </w:p>
        </w:tc>
        <w:tc>
          <w:tcPr>
            <w:tcW w:w="2595" w:type="dxa"/>
            <w:tcBorders>
              <w:top w:val="nil"/>
              <w:left w:val="nil"/>
              <w:bottom w:val="nil"/>
              <w:right w:val="nil"/>
            </w:tcBorders>
            <w:shd w:val="clear" w:color="auto" w:fill="auto"/>
            <w:hideMark/>
          </w:tcPr>
          <w:p w:rsidRPr="00B85C63" w:rsidR="00B85C63" w:rsidP="00B85C63" w:rsidRDefault="00B85C63" w14:paraId="7257D0A7" w14:textId="77777777">
            <w:r w:rsidRPr="00B85C63">
              <w:t>11.1 </w:t>
            </w:r>
          </w:p>
        </w:tc>
        <w:tc>
          <w:tcPr>
            <w:tcW w:w="1650" w:type="dxa"/>
            <w:tcBorders>
              <w:top w:val="nil"/>
              <w:left w:val="nil"/>
              <w:bottom w:val="nil"/>
              <w:right w:val="nil"/>
            </w:tcBorders>
            <w:shd w:val="clear" w:color="auto" w:fill="auto"/>
            <w:hideMark/>
          </w:tcPr>
          <w:p w:rsidRPr="00B85C63" w:rsidR="00B85C63" w:rsidP="00B85C63" w:rsidRDefault="00B85C63" w14:paraId="2DEC83FD" w14:textId="77777777">
            <w:r w:rsidRPr="00B85C63">
              <w:t>11.1 </w:t>
            </w:r>
          </w:p>
        </w:tc>
      </w:tr>
      <w:tr w:rsidRPr="00B85C63" w:rsidR="00B85C63" w:rsidTr="00B85C63" w14:paraId="625A366F"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6E0D4862" w14:textId="77777777">
            <w:r w:rsidRPr="00B85C63">
              <w:t>France </w:t>
            </w:r>
          </w:p>
        </w:tc>
        <w:tc>
          <w:tcPr>
            <w:tcW w:w="1890" w:type="dxa"/>
            <w:tcBorders>
              <w:top w:val="nil"/>
              <w:left w:val="nil"/>
              <w:bottom w:val="nil"/>
              <w:right w:val="nil"/>
            </w:tcBorders>
            <w:shd w:val="clear" w:color="auto" w:fill="auto"/>
            <w:hideMark/>
          </w:tcPr>
          <w:p w:rsidRPr="00B85C63" w:rsidR="00B85C63" w:rsidP="00B85C63" w:rsidRDefault="00B85C63" w14:paraId="0E9EDCC1" w14:textId="77777777">
            <w:r w:rsidRPr="00B85C63">
              <w:t>90.9 </w:t>
            </w:r>
          </w:p>
        </w:tc>
        <w:tc>
          <w:tcPr>
            <w:tcW w:w="2250" w:type="dxa"/>
            <w:tcBorders>
              <w:top w:val="nil"/>
              <w:left w:val="nil"/>
              <w:bottom w:val="nil"/>
              <w:right w:val="nil"/>
            </w:tcBorders>
            <w:shd w:val="clear" w:color="auto" w:fill="auto"/>
            <w:hideMark/>
          </w:tcPr>
          <w:p w:rsidRPr="00B85C63" w:rsidR="00B85C63" w:rsidP="00B85C63" w:rsidRDefault="00B85C63" w14:paraId="7F87830B" w14:textId="77777777">
            <w:r w:rsidRPr="00B85C63">
              <w:t>4.0 </w:t>
            </w:r>
          </w:p>
        </w:tc>
        <w:tc>
          <w:tcPr>
            <w:tcW w:w="2595" w:type="dxa"/>
            <w:tcBorders>
              <w:top w:val="nil"/>
              <w:left w:val="nil"/>
              <w:bottom w:val="nil"/>
              <w:right w:val="nil"/>
            </w:tcBorders>
            <w:shd w:val="clear" w:color="auto" w:fill="auto"/>
            <w:hideMark/>
          </w:tcPr>
          <w:p w:rsidRPr="00B85C63" w:rsidR="00B85C63" w:rsidP="00B85C63" w:rsidRDefault="00B85C63" w14:paraId="0CBB4046" w14:textId="77777777">
            <w:r w:rsidRPr="00B85C63">
              <w:t>5.1 </w:t>
            </w:r>
          </w:p>
        </w:tc>
        <w:tc>
          <w:tcPr>
            <w:tcW w:w="1650" w:type="dxa"/>
            <w:tcBorders>
              <w:top w:val="nil"/>
              <w:left w:val="nil"/>
              <w:bottom w:val="nil"/>
              <w:right w:val="nil"/>
            </w:tcBorders>
            <w:shd w:val="clear" w:color="auto" w:fill="auto"/>
            <w:hideMark/>
          </w:tcPr>
          <w:p w:rsidRPr="00B85C63" w:rsidR="00B85C63" w:rsidP="00B85C63" w:rsidRDefault="00B85C63" w14:paraId="069D79E7" w14:textId="77777777">
            <w:r w:rsidRPr="00B85C63">
              <w:t>9.1 </w:t>
            </w:r>
          </w:p>
        </w:tc>
      </w:tr>
      <w:tr w:rsidRPr="00B85C63" w:rsidR="00B85C63" w:rsidTr="00B85C63" w14:paraId="3451811A"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39E71DE9" w14:textId="77777777">
            <w:r w:rsidRPr="00B85C63">
              <w:t>Germany </w:t>
            </w:r>
          </w:p>
        </w:tc>
        <w:tc>
          <w:tcPr>
            <w:tcW w:w="1890" w:type="dxa"/>
            <w:tcBorders>
              <w:top w:val="nil"/>
              <w:left w:val="nil"/>
              <w:bottom w:val="nil"/>
              <w:right w:val="nil"/>
            </w:tcBorders>
            <w:shd w:val="clear" w:color="auto" w:fill="auto"/>
            <w:hideMark/>
          </w:tcPr>
          <w:p w:rsidRPr="00B85C63" w:rsidR="00B85C63" w:rsidP="00B85C63" w:rsidRDefault="00B85C63" w14:paraId="72734876" w14:textId="77777777">
            <w:r w:rsidRPr="00B85C63">
              <w:t>88.6 </w:t>
            </w:r>
          </w:p>
        </w:tc>
        <w:tc>
          <w:tcPr>
            <w:tcW w:w="2250" w:type="dxa"/>
            <w:tcBorders>
              <w:top w:val="nil"/>
              <w:left w:val="nil"/>
              <w:bottom w:val="nil"/>
              <w:right w:val="nil"/>
            </w:tcBorders>
            <w:shd w:val="clear" w:color="auto" w:fill="auto"/>
            <w:hideMark/>
          </w:tcPr>
          <w:p w:rsidRPr="00B85C63" w:rsidR="00B85C63" w:rsidP="00B85C63" w:rsidRDefault="00B85C63" w14:paraId="4BAFC862" w14:textId="77777777">
            <w:r w:rsidRPr="00B85C63">
              <w:t>4.7 </w:t>
            </w:r>
          </w:p>
        </w:tc>
        <w:tc>
          <w:tcPr>
            <w:tcW w:w="2595" w:type="dxa"/>
            <w:tcBorders>
              <w:top w:val="nil"/>
              <w:left w:val="nil"/>
              <w:bottom w:val="nil"/>
              <w:right w:val="nil"/>
            </w:tcBorders>
            <w:shd w:val="clear" w:color="auto" w:fill="auto"/>
            <w:hideMark/>
          </w:tcPr>
          <w:p w:rsidRPr="00B85C63" w:rsidR="00B85C63" w:rsidP="00B85C63" w:rsidRDefault="00B85C63" w14:paraId="31A738A3" w14:textId="77777777">
            <w:r w:rsidRPr="00B85C63">
              <w:t>6.8 </w:t>
            </w:r>
          </w:p>
        </w:tc>
        <w:tc>
          <w:tcPr>
            <w:tcW w:w="1650" w:type="dxa"/>
            <w:tcBorders>
              <w:top w:val="nil"/>
              <w:left w:val="nil"/>
              <w:bottom w:val="nil"/>
              <w:right w:val="nil"/>
            </w:tcBorders>
            <w:shd w:val="clear" w:color="auto" w:fill="auto"/>
            <w:hideMark/>
          </w:tcPr>
          <w:p w:rsidRPr="00B85C63" w:rsidR="00B85C63" w:rsidP="00B85C63" w:rsidRDefault="00B85C63" w14:paraId="7734814E" w14:textId="77777777">
            <w:r w:rsidRPr="00B85C63">
              <w:t>11.4 </w:t>
            </w:r>
          </w:p>
        </w:tc>
      </w:tr>
      <w:tr w:rsidRPr="00B85C63" w:rsidR="00B85C63" w:rsidTr="00B85C63" w14:paraId="047363BC"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35D28E59" w14:textId="77777777">
            <w:r w:rsidRPr="00B85C63">
              <w:t>Italy </w:t>
            </w:r>
          </w:p>
        </w:tc>
        <w:tc>
          <w:tcPr>
            <w:tcW w:w="1890" w:type="dxa"/>
            <w:tcBorders>
              <w:top w:val="nil"/>
              <w:left w:val="nil"/>
              <w:bottom w:val="nil"/>
              <w:right w:val="nil"/>
            </w:tcBorders>
            <w:shd w:val="clear" w:color="auto" w:fill="auto"/>
            <w:hideMark/>
          </w:tcPr>
          <w:p w:rsidRPr="00B85C63" w:rsidR="00B85C63" w:rsidP="00B85C63" w:rsidRDefault="00B85C63" w14:paraId="69ABC63E" w14:textId="77777777">
            <w:r w:rsidRPr="00B85C63">
              <w:t>85.9 </w:t>
            </w:r>
          </w:p>
        </w:tc>
        <w:tc>
          <w:tcPr>
            <w:tcW w:w="2250" w:type="dxa"/>
            <w:tcBorders>
              <w:top w:val="nil"/>
              <w:left w:val="nil"/>
              <w:bottom w:val="nil"/>
              <w:right w:val="nil"/>
            </w:tcBorders>
            <w:shd w:val="clear" w:color="auto" w:fill="auto"/>
            <w:hideMark/>
          </w:tcPr>
          <w:p w:rsidRPr="00B85C63" w:rsidR="00B85C63" w:rsidP="00B85C63" w:rsidRDefault="00B85C63" w14:paraId="7DE13786" w14:textId="77777777">
            <w:r w:rsidRPr="00B85C63">
              <w:t>5.0 </w:t>
            </w:r>
          </w:p>
        </w:tc>
        <w:tc>
          <w:tcPr>
            <w:tcW w:w="2595" w:type="dxa"/>
            <w:tcBorders>
              <w:top w:val="nil"/>
              <w:left w:val="nil"/>
              <w:bottom w:val="nil"/>
              <w:right w:val="nil"/>
            </w:tcBorders>
            <w:shd w:val="clear" w:color="auto" w:fill="auto"/>
            <w:hideMark/>
          </w:tcPr>
          <w:p w:rsidRPr="00B85C63" w:rsidR="00B85C63" w:rsidP="00B85C63" w:rsidRDefault="00B85C63" w14:paraId="441C0B50" w14:textId="77777777">
            <w:r w:rsidRPr="00B85C63">
              <w:t>9.0 </w:t>
            </w:r>
          </w:p>
        </w:tc>
        <w:tc>
          <w:tcPr>
            <w:tcW w:w="1650" w:type="dxa"/>
            <w:tcBorders>
              <w:top w:val="nil"/>
              <w:left w:val="nil"/>
              <w:bottom w:val="nil"/>
              <w:right w:val="nil"/>
            </w:tcBorders>
            <w:shd w:val="clear" w:color="auto" w:fill="auto"/>
            <w:hideMark/>
          </w:tcPr>
          <w:p w:rsidRPr="00B85C63" w:rsidR="00B85C63" w:rsidP="00B85C63" w:rsidRDefault="00B85C63" w14:paraId="02EACAD1" w14:textId="77777777">
            <w:r w:rsidRPr="00B85C63">
              <w:t>14.1 </w:t>
            </w:r>
          </w:p>
        </w:tc>
      </w:tr>
      <w:tr w:rsidRPr="00B85C63" w:rsidR="00B85C63" w:rsidTr="00B85C63" w14:paraId="3D779705"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59C5D26E" w14:textId="77777777">
            <w:r w:rsidRPr="00B85C63">
              <w:t>Poland </w:t>
            </w:r>
          </w:p>
        </w:tc>
        <w:tc>
          <w:tcPr>
            <w:tcW w:w="1890" w:type="dxa"/>
            <w:tcBorders>
              <w:top w:val="nil"/>
              <w:left w:val="nil"/>
              <w:bottom w:val="nil"/>
              <w:right w:val="nil"/>
            </w:tcBorders>
            <w:shd w:val="clear" w:color="auto" w:fill="auto"/>
            <w:hideMark/>
          </w:tcPr>
          <w:p w:rsidRPr="00B85C63" w:rsidR="00B85C63" w:rsidP="00B85C63" w:rsidRDefault="00B85C63" w14:paraId="15269A19" w14:textId="77777777">
            <w:r w:rsidRPr="00B85C63">
              <w:t>85.8 </w:t>
            </w:r>
          </w:p>
        </w:tc>
        <w:tc>
          <w:tcPr>
            <w:tcW w:w="2250" w:type="dxa"/>
            <w:tcBorders>
              <w:top w:val="nil"/>
              <w:left w:val="nil"/>
              <w:bottom w:val="nil"/>
              <w:right w:val="nil"/>
            </w:tcBorders>
            <w:shd w:val="clear" w:color="auto" w:fill="auto"/>
            <w:hideMark/>
          </w:tcPr>
          <w:p w:rsidRPr="00B85C63" w:rsidR="00B85C63" w:rsidP="00B85C63" w:rsidRDefault="00B85C63" w14:paraId="04F27AF7" w14:textId="77777777">
            <w:r w:rsidRPr="00B85C63">
              <w:t>5.6 </w:t>
            </w:r>
          </w:p>
        </w:tc>
        <w:tc>
          <w:tcPr>
            <w:tcW w:w="2595" w:type="dxa"/>
            <w:tcBorders>
              <w:top w:val="nil"/>
              <w:left w:val="nil"/>
              <w:bottom w:val="nil"/>
              <w:right w:val="nil"/>
            </w:tcBorders>
            <w:shd w:val="clear" w:color="auto" w:fill="auto"/>
            <w:hideMark/>
          </w:tcPr>
          <w:p w:rsidRPr="00B85C63" w:rsidR="00B85C63" w:rsidP="00B85C63" w:rsidRDefault="00B85C63" w14:paraId="65640CF3" w14:textId="77777777">
            <w:r w:rsidRPr="00B85C63">
              <w:t>8.7 </w:t>
            </w:r>
          </w:p>
        </w:tc>
        <w:tc>
          <w:tcPr>
            <w:tcW w:w="1650" w:type="dxa"/>
            <w:tcBorders>
              <w:top w:val="nil"/>
              <w:left w:val="nil"/>
              <w:bottom w:val="nil"/>
              <w:right w:val="nil"/>
            </w:tcBorders>
            <w:shd w:val="clear" w:color="auto" w:fill="auto"/>
            <w:hideMark/>
          </w:tcPr>
          <w:p w:rsidRPr="00B85C63" w:rsidR="00B85C63" w:rsidP="00B85C63" w:rsidRDefault="00B85C63" w14:paraId="4A51C176" w14:textId="77777777">
            <w:r w:rsidRPr="00B85C63">
              <w:t>14.2 </w:t>
            </w:r>
          </w:p>
        </w:tc>
      </w:tr>
      <w:tr w:rsidRPr="00B85C63" w:rsidR="00B85C63" w:rsidTr="00B85C63" w14:paraId="7A4B28A5"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2FE97BC6" w14:textId="77777777">
            <w:r w:rsidRPr="00B85C63">
              <w:t>Spain </w:t>
            </w:r>
          </w:p>
        </w:tc>
        <w:tc>
          <w:tcPr>
            <w:tcW w:w="1890" w:type="dxa"/>
            <w:tcBorders>
              <w:top w:val="nil"/>
              <w:left w:val="nil"/>
              <w:bottom w:val="nil"/>
              <w:right w:val="nil"/>
            </w:tcBorders>
            <w:shd w:val="clear" w:color="auto" w:fill="auto"/>
            <w:hideMark/>
          </w:tcPr>
          <w:p w:rsidRPr="00B85C63" w:rsidR="00B85C63" w:rsidP="00B85C63" w:rsidRDefault="00B85C63" w14:paraId="2B3E366B" w14:textId="77777777">
            <w:r w:rsidRPr="00B85C63">
              <w:t>88.8 </w:t>
            </w:r>
          </w:p>
        </w:tc>
        <w:tc>
          <w:tcPr>
            <w:tcW w:w="2250" w:type="dxa"/>
            <w:tcBorders>
              <w:top w:val="nil"/>
              <w:left w:val="nil"/>
              <w:bottom w:val="nil"/>
              <w:right w:val="nil"/>
            </w:tcBorders>
            <w:shd w:val="clear" w:color="auto" w:fill="auto"/>
            <w:hideMark/>
          </w:tcPr>
          <w:p w:rsidRPr="00B85C63" w:rsidR="00B85C63" w:rsidP="00B85C63" w:rsidRDefault="00B85C63" w14:paraId="0CBA7866" w14:textId="77777777">
            <w:r w:rsidRPr="00B85C63">
              <w:t>4.6 </w:t>
            </w:r>
          </w:p>
        </w:tc>
        <w:tc>
          <w:tcPr>
            <w:tcW w:w="2595" w:type="dxa"/>
            <w:tcBorders>
              <w:top w:val="nil"/>
              <w:left w:val="nil"/>
              <w:bottom w:val="nil"/>
              <w:right w:val="nil"/>
            </w:tcBorders>
            <w:shd w:val="clear" w:color="auto" w:fill="auto"/>
            <w:hideMark/>
          </w:tcPr>
          <w:p w:rsidRPr="00B85C63" w:rsidR="00B85C63" w:rsidP="00B85C63" w:rsidRDefault="00B85C63" w14:paraId="68A98624" w14:textId="77777777">
            <w:r w:rsidRPr="00B85C63">
              <w:t>6.6 </w:t>
            </w:r>
          </w:p>
        </w:tc>
        <w:tc>
          <w:tcPr>
            <w:tcW w:w="1650" w:type="dxa"/>
            <w:tcBorders>
              <w:top w:val="nil"/>
              <w:left w:val="nil"/>
              <w:bottom w:val="nil"/>
              <w:right w:val="nil"/>
            </w:tcBorders>
            <w:shd w:val="clear" w:color="auto" w:fill="auto"/>
            <w:hideMark/>
          </w:tcPr>
          <w:p w:rsidRPr="00B85C63" w:rsidR="00B85C63" w:rsidP="00B85C63" w:rsidRDefault="00B85C63" w14:paraId="4A8C0FE9" w14:textId="77777777">
            <w:r w:rsidRPr="00B85C63">
              <w:t>11.2 </w:t>
            </w:r>
          </w:p>
        </w:tc>
      </w:tr>
      <w:tr w:rsidRPr="00B85C63" w:rsidR="00B85C63" w:rsidTr="00B85C63" w14:paraId="2BA274A5" w14:textId="77777777">
        <w:trPr>
          <w:trHeight w:val="300"/>
        </w:trPr>
        <w:tc>
          <w:tcPr>
            <w:tcW w:w="945" w:type="dxa"/>
            <w:tcBorders>
              <w:top w:val="nil"/>
              <w:left w:val="nil"/>
              <w:bottom w:val="nil"/>
              <w:right w:val="nil"/>
            </w:tcBorders>
            <w:shd w:val="clear" w:color="auto" w:fill="auto"/>
            <w:hideMark/>
          </w:tcPr>
          <w:p w:rsidRPr="00B85C63" w:rsidR="00B85C63" w:rsidP="00B85C63" w:rsidRDefault="00B85C63" w14:paraId="30633B54" w14:textId="77777777">
            <w:r w:rsidRPr="00B85C63">
              <w:t>Sweden </w:t>
            </w:r>
          </w:p>
        </w:tc>
        <w:tc>
          <w:tcPr>
            <w:tcW w:w="1890" w:type="dxa"/>
            <w:tcBorders>
              <w:top w:val="nil"/>
              <w:left w:val="nil"/>
              <w:bottom w:val="nil"/>
              <w:right w:val="nil"/>
            </w:tcBorders>
            <w:shd w:val="clear" w:color="auto" w:fill="auto"/>
            <w:hideMark/>
          </w:tcPr>
          <w:p w:rsidRPr="00B85C63" w:rsidR="00B85C63" w:rsidP="00B85C63" w:rsidRDefault="00B85C63" w14:paraId="69E7C2E1" w14:textId="77777777">
            <w:r w:rsidRPr="00B85C63">
              <w:t>93.0 </w:t>
            </w:r>
          </w:p>
        </w:tc>
        <w:tc>
          <w:tcPr>
            <w:tcW w:w="2250" w:type="dxa"/>
            <w:tcBorders>
              <w:top w:val="nil"/>
              <w:left w:val="nil"/>
              <w:bottom w:val="nil"/>
              <w:right w:val="nil"/>
            </w:tcBorders>
            <w:shd w:val="clear" w:color="auto" w:fill="auto"/>
            <w:hideMark/>
          </w:tcPr>
          <w:p w:rsidRPr="00B85C63" w:rsidR="00B85C63" w:rsidP="00B85C63" w:rsidRDefault="00B85C63" w14:paraId="7B2C28DF" w14:textId="77777777">
            <w:r w:rsidRPr="00B85C63">
              <w:t>2.9 </w:t>
            </w:r>
          </w:p>
        </w:tc>
        <w:tc>
          <w:tcPr>
            <w:tcW w:w="2595" w:type="dxa"/>
            <w:tcBorders>
              <w:top w:val="nil"/>
              <w:left w:val="nil"/>
              <w:bottom w:val="nil"/>
              <w:right w:val="nil"/>
            </w:tcBorders>
            <w:shd w:val="clear" w:color="auto" w:fill="auto"/>
            <w:hideMark/>
          </w:tcPr>
          <w:p w:rsidRPr="00B85C63" w:rsidR="00B85C63" w:rsidP="00B85C63" w:rsidRDefault="00B85C63" w14:paraId="6828EBDE" w14:textId="77777777">
            <w:r w:rsidRPr="00B85C63">
              <w:t>4.2 </w:t>
            </w:r>
          </w:p>
        </w:tc>
        <w:tc>
          <w:tcPr>
            <w:tcW w:w="1650" w:type="dxa"/>
            <w:tcBorders>
              <w:top w:val="nil"/>
              <w:left w:val="nil"/>
              <w:bottom w:val="nil"/>
              <w:right w:val="nil"/>
            </w:tcBorders>
            <w:shd w:val="clear" w:color="auto" w:fill="auto"/>
            <w:hideMark/>
          </w:tcPr>
          <w:p w:rsidRPr="00B85C63" w:rsidR="00B85C63" w:rsidP="00B85C63" w:rsidRDefault="00B85C63" w14:paraId="04EDA368" w14:textId="77777777">
            <w:r w:rsidRPr="00B85C63">
              <w:t>7.0 </w:t>
            </w:r>
          </w:p>
        </w:tc>
      </w:tr>
    </w:tbl>
    <w:p w:rsidRPr="00B85C63" w:rsidR="00B85C63" w:rsidP="00B85C63" w:rsidRDefault="00B85C63" w14:paraId="1261A9B2" w14:textId="77777777">
      <w:r w:rsidRPr="00B85C63">
        <w:t>4.5 Missingness </w:t>
      </w:r>
      <w:proofErr w:type="gramStart"/>
      <w:r w:rsidRPr="00B85C63">
        <w:t>And</w:t>
      </w:r>
      <w:proofErr w:type="gramEnd"/>
      <w:r w:rsidRPr="00B85C63">
        <w:t> Retention </w:t>
      </w:r>
    </w:p>
    <w:p w:rsidRPr="00B85C63" w:rsidR="00B85C63" w:rsidP="00B85C63" w:rsidRDefault="00AD4084" w14:paraId="47B7DDA4" w14:textId="1369EE9C">
      <w:pPr>
        <w:rPr>
          <w:i/>
          <w:iCs/>
        </w:rPr>
      </w:pPr>
      <w:r>
        <w:rPr>
          <w:i/>
          <w:iCs/>
        </w:rPr>
        <w:t xml:space="preserve">Table A.4 </w:t>
      </w:r>
      <w:r w:rsidRPr="00B85C63" w:rsidR="00B85C63">
        <w:rPr>
          <w:i/>
          <w:iCs/>
        </w:rPr>
        <w:t>Missingness in the variables used in the main model.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41"/>
        <w:gridCol w:w="2901"/>
        <w:gridCol w:w="798"/>
        <w:gridCol w:w="1148"/>
        <w:gridCol w:w="1338"/>
      </w:tblGrid>
      <w:tr w:rsidRPr="00B85C63" w:rsidR="00B85C63" w:rsidTr="00B85C63" w14:paraId="3E6E6529" w14:textId="77777777">
        <w:trPr>
          <w:trHeight w:val="300"/>
        </w:trPr>
        <w:tc>
          <w:tcPr>
            <w:tcW w:w="1500" w:type="dxa"/>
            <w:tcBorders>
              <w:top w:val="nil"/>
              <w:left w:val="nil"/>
              <w:bottom w:val="single" w:color="auto" w:sz="2" w:space="0"/>
              <w:right w:val="nil"/>
            </w:tcBorders>
            <w:shd w:val="clear" w:color="auto" w:fill="auto"/>
            <w:hideMark/>
          </w:tcPr>
          <w:p w:rsidRPr="00B85C63" w:rsidR="00B85C63" w:rsidP="00B85C63" w:rsidRDefault="00B85C63" w14:paraId="73BEBD75" w14:textId="77777777">
            <w:r w:rsidRPr="00B85C63">
              <w:t>variable </w:t>
            </w:r>
          </w:p>
        </w:tc>
        <w:tc>
          <w:tcPr>
            <w:tcW w:w="6120" w:type="dxa"/>
            <w:tcBorders>
              <w:top w:val="nil"/>
              <w:left w:val="nil"/>
              <w:bottom w:val="single" w:color="auto" w:sz="2" w:space="0"/>
              <w:right w:val="nil"/>
            </w:tcBorders>
            <w:shd w:val="clear" w:color="auto" w:fill="auto"/>
            <w:hideMark/>
          </w:tcPr>
          <w:p w:rsidRPr="00B85C63" w:rsidR="00B85C63" w:rsidP="00B85C63" w:rsidRDefault="00B85C63" w14:paraId="77772C62" w14:textId="77777777">
            <w:r w:rsidRPr="00B85C63">
              <w:t>meaning </w:t>
            </w:r>
          </w:p>
        </w:tc>
        <w:tc>
          <w:tcPr>
            <w:tcW w:w="450" w:type="dxa"/>
            <w:tcBorders>
              <w:top w:val="nil"/>
              <w:left w:val="nil"/>
              <w:bottom w:val="single" w:color="auto" w:sz="2" w:space="0"/>
              <w:right w:val="nil"/>
            </w:tcBorders>
            <w:shd w:val="clear" w:color="auto" w:fill="auto"/>
            <w:hideMark/>
          </w:tcPr>
          <w:p w:rsidRPr="00B85C63" w:rsidR="00B85C63" w:rsidP="00B85C63" w:rsidRDefault="00B85C63" w14:paraId="31EEA79C" w14:textId="77777777">
            <w:proofErr w:type="spellStart"/>
            <w:r w:rsidRPr="00B85C63">
              <w:t>n_total</w:t>
            </w:r>
            <w:proofErr w:type="spellEnd"/>
            <w:r w:rsidRPr="00B85C63">
              <w:t> </w:t>
            </w:r>
          </w:p>
        </w:tc>
        <w:tc>
          <w:tcPr>
            <w:tcW w:w="570" w:type="dxa"/>
            <w:tcBorders>
              <w:top w:val="nil"/>
              <w:left w:val="nil"/>
              <w:bottom w:val="single" w:color="auto" w:sz="2" w:space="0"/>
              <w:right w:val="nil"/>
            </w:tcBorders>
            <w:shd w:val="clear" w:color="auto" w:fill="auto"/>
            <w:hideMark/>
          </w:tcPr>
          <w:p w:rsidRPr="00B85C63" w:rsidR="00B85C63" w:rsidP="00B85C63" w:rsidRDefault="00B85C63" w14:paraId="2BA0D6D4" w14:textId="77777777">
            <w:proofErr w:type="spellStart"/>
            <w:r w:rsidRPr="00B85C63">
              <w:t>n_missing</w:t>
            </w:r>
            <w:proofErr w:type="spellEnd"/>
            <w:r w:rsidRPr="00B85C63">
              <w:t> </w:t>
            </w:r>
          </w:p>
        </w:tc>
        <w:tc>
          <w:tcPr>
            <w:tcW w:w="690" w:type="dxa"/>
            <w:tcBorders>
              <w:top w:val="nil"/>
              <w:left w:val="nil"/>
              <w:bottom w:val="single" w:color="auto" w:sz="2" w:space="0"/>
              <w:right w:val="nil"/>
            </w:tcBorders>
            <w:shd w:val="clear" w:color="auto" w:fill="auto"/>
            <w:hideMark/>
          </w:tcPr>
          <w:p w:rsidRPr="00B85C63" w:rsidR="00B85C63" w:rsidP="00B85C63" w:rsidRDefault="00B85C63" w14:paraId="545E3D9C" w14:textId="77777777">
            <w:proofErr w:type="spellStart"/>
            <w:r w:rsidRPr="00B85C63">
              <w:t>pct_missing</w:t>
            </w:r>
            <w:proofErr w:type="spellEnd"/>
            <w:r w:rsidRPr="00B85C63">
              <w:t> </w:t>
            </w:r>
          </w:p>
        </w:tc>
      </w:tr>
      <w:tr w:rsidRPr="00B85C63" w:rsidR="00B85C63" w:rsidTr="00B85C63" w14:paraId="204CB370"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2C2BA76B" w14:textId="77777777">
            <w:proofErr w:type="spellStart"/>
            <w:r w:rsidRPr="00B85C63">
              <w:t>left_right_ideology</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21C27F53" w14:textId="77777777">
            <w:r w:rsidRPr="00B85C63">
              <w:t>Left-right self-placement, where lower values are left and higher values are right </w:t>
            </w:r>
          </w:p>
        </w:tc>
        <w:tc>
          <w:tcPr>
            <w:tcW w:w="450" w:type="dxa"/>
            <w:tcBorders>
              <w:top w:val="nil"/>
              <w:left w:val="nil"/>
              <w:bottom w:val="nil"/>
              <w:right w:val="nil"/>
            </w:tcBorders>
            <w:shd w:val="clear" w:color="auto" w:fill="auto"/>
            <w:hideMark/>
          </w:tcPr>
          <w:p w:rsidRPr="00B85C63" w:rsidR="00B85C63" w:rsidP="00B85C63" w:rsidRDefault="00B85C63" w14:paraId="3D9B699F"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0E2FC3C5" w14:textId="77777777">
            <w:r w:rsidRPr="00B85C63">
              <w:t>576 </w:t>
            </w:r>
          </w:p>
        </w:tc>
        <w:tc>
          <w:tcPr>
            <w:tcW w:w="690" w:type="dxa"/>
            <w:tcBorders>
              <w:top w:val="nil"/>
              <w:left w:val="nil"/>
              <w:bottom w:val="nil"/>
              <w:right w:val="nil"/>
            </w:tcBorders>
            <w:shd w:val="clear" w:color="auto" w:fill="auto"/>
            <w:hideMark/>
          </w:tcPr>
          <w:p w:rsidRPr="00B85C63" w:rsidR="00B85C63" w:rsidP="00B85C63" w:rsidRDefault="00B85C63" w14:paraId="59760939" w14:textId="77777777">
            <w:r w:rsidRPr="00B85C63">
              <w:t>7.1 </w:t>
            </w:r>
          </w:p>
        </w:tc>
      </w:tr>
      <w:tr w:rsidRPr="00B85C63" w:rsidR="00B85C63" w:rsidTr="00B85C63" w14:paraId="39806B4E"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398CA076" w14:textId="77777777">
            <w:proofErr w:type="spellStart"/>
            <w:r w:rsidRPr="00B85C63">
              <w:t>perceived_risk_index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62F4A15D" w14:textId="77777777">
            <w:r w:rsidRPr="00B85C63">
              <w:t>Perceived risk of future need or deterioration index </w:t>
            </w:r>
          </w:p>
        </w:tc>
        <w:tc>
          <w:tcPr>
            <w:tcW w:w="450" w:type="dxa"/>
            <w:tcBorders>
              <w:top w:val="nil"/>
              <w:left w:val="nil"/>
              <w:bottom w:val="nil"/>
              <w:right w:val="nil"/>
            </w:tcBorders>
            <w:shd w:val="clear" w:color="auto" w:fill="auto"/>
            <w:hideMark/>
          </w:tcPr>
          <w:p w:rsidRPr="00B85C63" w:rsidR="00B85C63" w:rsidP="00B85C63" w:rsidRDefault="00B85C63" w14:paraId="5DDF4619"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59911AB3" w14:textId="77777777">
            <w:r w:rsidRPr="00B85C63">
              <w:t>346 </w:t>
            </w:r>
          </w:p>
        </w:tc>
        <w:tc>
          <w:tcPr>
            <w:tcW w:w="690" w:type="dxa"/>
            <w:tcBorders>
              <w:top w:val="nil"/>
              <w:left w:val="nil"/>
              <w:bottom w:val="nil"/>
              <w:right w:val="nil"/>
            </w:tcBorders>
            <w:shd w:val="clear" w:color="auto" w:fill="auto"/>
            <w:hideMark/>
          </w:tcPr>
          <w:p w:rsidRPr="00B85C63" w:rsidR="00B85C63" w:rsidP="00B85C63" w:rsidRDefault="00B85C63" w14:paraId="2EBA3B44" w14:textId="77777777">
            <w:r w:rsidRPr="00B85C63">
              <w:t>4.3 </w:t>
            </w:r>
          </w:p>
        </w:tc>
      </w:tr>
      <w:tr w:rsidRPr="00B85C63" w:rsidR="00B85C63" w:rsidTr="00B85C63" w14:paraId="3BF03979"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0EA173BE" w14:textId="77777777">
            <w:proofErr w:type="spellStart"/>
            <w:r w:rsidRPr="00B85C63">
              <w:t>norms_legitimacy_index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62E202C8" w14:textId="77777777">
            <w:r w:rsidRPr="00B85C63">
              <w:t>Norms and perceived contribution index; partial </w:t>
            </w:r>
            <w:proofErr w:type="spellStart"/>
            <w:r w:rsidRPr="00B85C63">
              <w:t>Hauptfeld</w:t>
            </w:r>
            <w:proofErr w:type="spellEnd"/>
            <w:r w:rsidRPr="00B85C63">
              <w:t> version uses tax morale and welfare fraud norms </w:t>
            </w:r>
          </w:p>
        </w:tc>
        <w:tc>
          <w:tcPr>
            <w:tcW w:w="450" w:type="dxa"/>
            <w:tcBorders>
              <w:top w:val="nil"/>
              <w:left w:val="nil"/>
              <w:bottom w:val="nil"/>
              <w:right w:val="nil"/>
            </w:tcBorders>
            <w:shd w:val="clear" w:color="auto" w:fill="auto"/>
            <w:hideMark/>
          </w:tcPr>
          <w:p w:rsidRPr="00B85C63" w:rsidR="00B85C63" w:rsidP="00B85C63" w:rsidRDefault="00B85C63" w14:paraId="1391ACCB"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569E9E11" w14:textId="77777777">
            <w:r w:rsidRPr="00B85C63">
              <w:t>181 </w:t>
            </w:r>
          </w:p>
        </w:tc>
        <w:tc>
          <w:tcPr>
            <w:tcW w:w="690" w:type="dxa"/>
            <w:tcBorders>
              <w:top w:val="nil"/>
              <w:left w:val="nil"/>
              <w:bottom w:val="nil"/>
              <w:right w:val="nil"/>
            </w:tcBorders>
            <w:shd w:val="clear" w:color="auto" w:fill="auto"/>
            <w:hideMark/>
          </w:tcPr>
          <w:p w:rsidRPr="00B85C63" w:rsidR="00B85C63" w:rsidP="00B85C63" w:rsidRDefault="00B85C63" w14:paraId="1E22E678" w14:textId="77777777">
            <w:r w:rsidRPr="00B85C63">
              <w:t>2.2 </w:t>
            </w:r>
          </w:p>
        </w:tc>
      </w:tr>
      <w:tr w:rsidRPr="00B85C63" w:rsidR="00B85C63" w:rsidTr="00B85C63" w14:paraId="365D9797"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09D9B36C" w14:textId="77777777">
            <w:proofErr w:type="spellStart"/>
            <w:r w:rsidRPr="00B85C63">
              <w:t>perceived_capacity_index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7FC4EF40" w14:textId="77777777">
            <w:r w:rsidRPr="00B85C63">
              <w:t>Perceived personal capacity to contribute index </w:t>
            </w:r>
          </w:p>
        </w:tc>
        <w:tc>
          <w:tcPr>
            <w:tcW w:w="450" w:type="dxa"/>
            <w:tcBorders>
              <w:top w:val="nil"/>
              <w:left w:val="nil"/>
              <w:bottom w:val="nil"/>
              <w:right w:val="nil"/>
            </w:tcBorders>
            <w:shd w:val="clear" w:color="auto" w:fill="auto"/>
            <w:hideMark/>
          </w:tcPr>
          <w:p w:rsidRPr="00B85C63" w:rsidR="00B85C63" w:rsidP="00B85C63" w:rsidRDefault="00B85C63" w14:paraId="411B7338"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552006AE" w14:textId="77777777">
            <w:r w:rsidRPr="00B85C63">
              <w:t>94 </w:t>
            </w:r>
          </w:p>
        </w:tc>
        <w:tc>
          <w:tcPr>
            <w:tcW w:w="690" w:type="dxa"/>
            <w:tcBorders>
              <w:top w:val="nil"/>
              <w:left w:val="nil"/>
              <w:bottom w:val="nil"/>
              <w:right w:val="nil"/>
            </w:tcBorders>
            <w:shd w:val="clear" w:color="auto" w:fill="auto"/>
            <w:hideMark/>
          </w:tcPr>
          <w:p w:rsidRPr="00B85C63" w:rsidR="00B85C63" w:rsidP="00B85C63" w:rsidRDefault="00B85C63" w14:paraId="48AD2B29" w14:textId="77777777">
            <w:r w:rsidRPr="00B85C63">
              <w:t>1.2 </w:t>
            </w:r>
          </w:p>
        </w:tc>
      </w:tr>
      <w:tr w:rsidRPr="00B85C63" w:rsidR="00B85C63" w:rsidTr="00B85C63" w14:paraId="6126A2F0"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3F8D5193" w14:textId="77777777">
            <w:proofErr w:type="spellStart"/>
            <w:r w:rsidRPr="00B85C63">
              <w:t>institutional_trust_index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2B7F4673" w14:textId="77777777">
            <w:r w:rsidRPr="00B85C63">
              <w:t>Institutional trust index; partial </w:t>
            </w:r>
            <w:proofErr w:type="spellStart"/>
            <w:r w:rsidRPr="00B85C63">
              <w:t>Hauptfeld</w:t>
            </w:r>
            <w:proofErr w:type="spellEnd"/>
            <w:r w:rsidRPr="00B85C63">
              <w:t> version excludes politicians and parties </w:t>
            </w:r>
          </w:p>
        </w:tc>
        <w:tc>
          <w:tcPr>
            <w:tcW w:w="450" w:type="dxa"/>
            <w:tcBorders>
              <w:top w:val="nil"/>
              <w:left w:val="nil"/>
              <w:bottom w:val="nil"/>
              <w:right w:val="nil"/>
            </w:tcBorders>
            <w:shd w:val="clear" w:color="auto" w:fill="auto"/>
            <w:hideMark/>
          </w:tcPr>
          <w:p w:rsidRPr="00B85C63" w:rsidR="00B85C63" w:rsidP="00B85C63" w:rsidRDefault="00B85C63" w14:paraId="4CBE7FA5"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4333BCED" w14:textId="77777777">
            <w:r w:rsidRPr="00B85C63">
              <w:t>36 </w:t>
            </w:r>
          </w:p>
        </w:tc>
        <w:tc>
          <w:tcPr>
            <w:tcW w:w="690" w:type="dxa"/>
            <w:tcBorders>
              <w:top w:val="nil"/>
              <w:left w:val="nil"/>
              <w:bottom w:val="nil"/>
              <w:right w:val="nil"/>
            </w:tcBorders>
            <w:shd w:val="clear" w:color="auto" w:fill="auto"/>
            <w:hideMark/>
          </w:tcPr>
          <w:p w:rsidRPr="00B85C63" w:rsidR="00B85C63" w:rsidP="00B85C63" w:rsidRDefault="00B85C63" w14:paraId="32E39DB9" w14:textId="77777777">
            <w:r w:rsidRPr="00B85C63">
              <w:t>0.4 </w:t>
            </w:r>
          </w:p>
        </w:tc>
      </w:tr>
      <w:tr w:rsidRPr="00B85C63" w:rsidR="00B85C63" w:rsidTr="00B85C63" w14:paraId="651313A1"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2245BE23" w14:textId="77777777">
            <w:proofErr w:type="spellStart"/>
            <w:r w:rsidRPr="00B85C63">
              <w:t>objective_need_index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689BFC3C" w14:textId="77777777">
            <w:r w:rsidRPr="00B85C63">
              <w:t>Objective exposure to social need/risk index </w:t>
            </w:r>
          </w:p>
        </w:tc>
        <w:tc>
          <w:tcPr>
            <w:tcW w:w="450" w:type="dxa"/>
            <w:tcBorders>
              <w:top w:val="nil"/>
              <w:left w:val="nil"/>
              <w:bottom w:val="nil"/>
              <w:right w:val="nil"/>
            </w:tcBorders>
            <w:shd w:val="clear" w:color="auto" w:fill="auto"/>
            <w:hideMark/>
          </w:tcPr>
          <w:p w:rsidRPr="00B85C63" w:rsidR="00B85C63" w:rsidP="00B85C63" w:rsidRDefault="00B85C63" w14:paraId="43287A7D"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02EFEE72" w14:textId="77777777">
            <w:r w:rsidRPr="00B85C63">
              <w:t>8 </w:t>
            </w:r>
          </w:p>
        </w:tc>
        <w:tc>
          <w:tcPr>
            <w:tcW w:w="690" w:type="dxa"/>
            <w:tcBorders>
              <w:top w:val="nil"/>
              <w:left w:val="nil"/>
              <w:bottom w:val="nil"/>
              <w:right w:val="nil"/>
            </w:tcBorders>
            <w:shd w:val="clear" w:color="auto" w:fill="auto"/>
            <w:hideMark/>
          </w:tcPr>
          <w:p w:rsidRPr="00B85C63" w:rsidR="00B85C63" w:rsidP="00B85C63" w:rsidRDefault="00B85C63" w14:paraId="499B4782" w14:textId="77777777">
            <w:r w:rsidRPr="00B85C63">
              <w:t>0.1 </w:t>
            </w:r>
          </w:p>
        </w:tc>
      </w:tr>
      <w:tr w:rsidRPr="00B85C63" w:rsidR="00B85C63" w:rsidTr="00B85C63" w14:paraId="4CC19C8B"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27E4EA52" w14:textId="77777777">
            <w:proofErr w:type="spellStart"/>
            <w:r w:rsidRPr="00B85C63">
              <w:t>solidarity_territorial</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13FE15AC" w14:textId="77777777">
            <w:r w:rsidRPr="00B85C63">
              <w:t>Territorial solidarity index: willingness to pay for redistribution at municipal, country, and EU levels </w:t>
            </w:r>
          </w:p>
        </w:tc>
        <w:tc>
          <w:tcPr>
            <w:tcW w:w="450" w:type="dxa"/>
            <w:tcBorders>
              <w:top w:val="nil"/>
              <w:left w:val="nil"/>
              <w:bottom w:val="nil"/>
              <w:right w:val="nil"/>
            </w:tcBorders>
            <w:shd w:val="clear" w:color="auto" w:fill="auto"/>
            <w:hideMark/>
          </w:tcPr>
          <w:p w:rsidRPr="00B85C63" w:rsidR="00B85C63" w:rsidP="00B85C63" w:rsidRDefault="00B85C63" w14:paraId="15921EB6"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21B0DA93"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18BE048F" w14:textId="77777777">
            <w:r w:rsidRPr="00B85C63">
              <w:t>0.0 </w:t>
            </w:r>
          </w:p>
        </w:tc>
      </w:tr>
      <w:tr w:rsidRPr="00B85C63" w:rsidR="00B85C63" w:rsidTr="00B85C63" w14:paraId="1E777E91"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3A9F5BFC" w14:textId="77777777">
            <w:proofErr w:type="spellStart"/>
            <w:r w:rsidRPr="00B85C63">
              <w:t>objective_resources_index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0E98A412" w14:textId="77777777">
            <w:r w:rsidRPr="00B85C63">
              <w:t>Objective socioeconomic resources index </w:t>
            </w:r>
          </w:p>
        </w:tc>
        <w:tc>
          <w:tcPr>
            <w:tcW w:w="450" w:type="dxa"/>
            <w:tcBorders>
              <w:top w:val="nil"/>
              <w:left w:val="nil"/>
              <w:bottom w:val="nil"/>
              <w:right w:val="nil"/>
            </w:tcBorders>
            <w:shd w:val="clear" w:color="auto" w:fill="auto"/>
            <w:hideMark/>
          </w:tcPr>
          <w:p w:rsidRPr="00B85C63" w:rsidR="00B85C63" w:rsidP="00B85C63" w:rsidRDefault="00B85C63" w14:paraId="10DB11FF"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3F4E13BE"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31582B07" w14:textId="77777777">
            <w:r w:rsidRPr="00B85C63">
              <w:t>0.0 </w:t>
            </w:r>
          </w:p>
        </w:tc>
      </w:tr>
      <w:tr w:rsidRPr="00B85C63" w:rsidR="00B85C63" w:rsidTr="00B85C63" w14:paraId="656860C2"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693F3E0A" w14:textId="77777777">
            <w:proofErr w:type="spellStart"/>
            <w:r w:rsidRPr="00B85C63">
              <w:t>social_trust_index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3A3BFCC5" w14:textId="77777777">
            <w:r w:rsidRPr="00B85C63">
              <w:t>Generalized social trust index </w:t>
            </w:r>
          </w:p>
        </w:tc>
        <w:tc>
          <w:tcPr>
            <w:tcW w:w="450" w:type="dxa"/>
            <w:tcBorders>
              <w:top w:val="nil"/>
              <w:left w:val="nil"/>
              <w:bottom w:val="nil"/>
              <w:right w:val="nil"/>
            </w:tcBorders>
            <w:shd w:val="clear" w:color="auto" w:fill="auto"/>
            <w:hideMark/>
          </w:tcPr>
          <w:p w:rsidRPr="00B85C63" w:rsidR="00B85C63" w:rsidP="00B85C63" w:rsidRDefault="00B85C63" w14:paraId="2A5CE410"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48A61320"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2638A03F" w14:textId="77777777">
            <w:r w:rsidRPr="00B85C63">
              <w:t>0.0 </w:t>
            </w:r>
          </w:p>
        </w:tc>
      </w:tr>
      <w:tr w:rsidRPr="00B85C63" w:rsidR="00B85C63" w:rsidTr="00B85C63" w14:paraId="2296BFDE"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7054E471" w14:textId="77777777">
            <w:proofErr w:type="spellStart"/>
            <w:r w:rsidRPr="00B85C63">
              <w:t>service_quality_index</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03CCA775" w14:textId="77777777">
            <w:r w:rsidRPr="00B85C63">
              <w:t>Public-service satisfaction, quality, fairness, efficiency, helpfulness, and integrity index </w:t>
            </w:r>
          </w:p>
        </w:tc>
        <w:tc>
          <w:tcPr>
            <w:tcW w:w="450" w:type="dxa"/>
            <w:tcBorders>
              <w:top w:val="nil"/>
              <w:left w:val="nil"/>
              <w:bottom w:val="nil"/>
              <w:right w:val="nil"/>
            </w:tcBorders>
            <w:shd w:val="clear" w:color="auto" w:fill="auto"/>
            <w:hideMark/>
          </w:tcPr>
          <w:p w:rsidRPr="00B85C63" w:rsidR="00B85C63" w:rsidP="00B85C63" w:rsidRDefault="00B85C63" w14:paraId="5D40F643"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2034627A"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14B298A5" w14:textId="77777777">
            <w:r w:rsidRPr="00B85C63">
              <w:t>0.0 </w:t>
            </w:r>
          </w:p>
        </w:tc>
      </w:tr>
      <w:tr w:rsidRPr="00B85C63" w:rsidR="00B85C63" w:rsidTr="00B85C63" w14:paraId="5F241637"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0C4B7DE5" w14:textId="77777777">
            <w:proofErr w:type="spellStart"/>
            <w:r w:rsidRPr="00B85C63">
              <w:t>income_equiv</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4729704A" w14:textId="77777777">
            <w:r w:rsidRPr="00B85C63">
              <w:t>Household income equivalized by square-</w:t>
            </w:r>
            <w:proofErr w:type="spellStart"/>
            <w:r w:rsidRPr="00B85C63">
              <w:t>root</w:t>
            </w:r>
            <w:proofErr w:type="spellEnd"/>
            <w:r w:rsidRPr="00B85C63">
              <w:t> household size </w:t>
            </w:r>
          </w:p>
        </w:tc>
        <w:tc>
          <w:tcPr>
            <w:tcW w:w="450" w:type="dxa"/>
            <w:tcBorders>
              <w:top w:val="nil"/>
              <w:left w:val="nil"/>
              <w:bottom w:val="nil"/>
              <w:right w:val="nil"/>
            </w:tcBorders>
            <w:shd w:val="clear" w:color="auto" w:fill="auto"/>
            <w:hideMark/>
          </w:tcPr>
          <w:p w:rsidRPr="00B85C63" w:rsidR="00B85C63" w:rsidP="00B85C63" w:rsidRDefault="00B85C63" w14:paraId="1BC5A645"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08886150"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7309EF09" w14:textId="77777777">
            <w:r w:rsidRPr="00B85C63">
              <w:t>0.0 </w:t>
            </w:r>
          </w:p>
        </w:tc>
      </w:tr>
      <w:tr w:rsidRPr="00B85C63" w:rsidR="00B85C63" w:rsidTr="00B85C63" w14:paraId="27144801"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06753631" w14:textId="77777777">
            <w:r w:rsidRPr="00B85C63">
              <w:t>age </w:t>
            </w:r>
          </w:p>
        </w:tc>
        <w:tc>
          <w:tcPr>
            <w:tcW w:w="6120" w:type="dxa"/>
            <w:tcBorders>
              <w:top w:val="nil"/>
              <w:left w:val="nil"/>
              <w:bottom w:val="nil"/>
              <w:right w:val="nil"/>
            </w:tcBorders>
            <w:shd w:val="clear" w:color="auto" w:fill="auto"/>
            <w:hideMark/>
          </w:tcPr>
          <w:p w:rsidRPr="00B85C63" w:rsidR="00B85C63" w:rsidP="00B85C63" w:rsidRDefault="00B85C63" w14:paraId="59ACB317" w14:textId="77777777">
            <w:r w:rsidRPr="00B85C63">
              <w:t>Respondent age </w:t>
            </w:r>
          </w:p>
        </w:tc>
        <w:tc>
          <w:tcPr>
            <w:tcW w:w="450" w:type="dxa"/>
            <w:tcBorders>
              <w:top w:val="nil"/>
              <w:left w:val="nil"/>
              <w:bottom w:val="nil"/>
              <w:right w:val="nil"/>
            </w:tcBorders>
            <w:shd w:val="clear" w:color="auto" w:fill="auto"/>
            <w:hideMark/>
          </w:tcPr>
          <w:p w:rsidRPr="00B85C63" w:rsidR="00B85C63" w:rsidP="00B85C63" w:rsidRDefault="00B85C63" w14:paraId="515F6986"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5460104C"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045E0C8E" w14:textId="77777777">
            <w:r w:rsidRPr="00B85C63">
              <w:t>0.0 </w:t>
            </w:r>
          </w:p>
        </w:tc>
      </w:tr>
      <w:tr w:rsidRPr="00B85C63" w:rsidR="00B85C63" w:rsidTr="00B85C63" w14:paraId="5B91A9D6"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501B0C7A" w14:textId="77777777">
            <w:proofErr w:type="spellStart"/>
            <w:r w:rsidRPr="00B85C63">
              <w:t>gender_binary</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38BA946A" w14:textId="77777777">
            <w:r w:rsidRPr="00B85C63">
              <w:t>Gender indicator: 0 male, 1 female </w:t>
            </w:r>
          </w:p>
        </w:tc>
        <w:tc>
          <w:tcPr>
            <w:tcW w:w="450" w:type="dxa"/>
            <w:tcBorders>
              <w:top w:val="nil"/>
              <w:left w:val="nil"/>
              <w:bottom w:val="nil"/>
              <w:right w:val="nil"/>
            </w:tcBorders>
            <w:shd w:val="clear" w:color="auto" w:fill="auto"/>
            <w:hideMark/>
          </w:tcPr>
          <w:p w:rsidRPr="00B85C63" w:rsidR="00B85C63" w:rsidP="00B85C63" w:rsidRDefault="00B85C63" w14:paraId="68DC7628"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6CADB997"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5FB5C69F" w14:textId="77777777">
            <w:r w:rsidRPr="00B85C63">
              <w:t>0.0 </w:t>
            </w:r>
          </w:p>
        </w:tc>
      </w:tr>
      <w:tr w:rsidRPr="00B85C63" w:rsidR="00B85C63" w:rsidTr="00B85C63" w14:paraId="572D47D5"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7E2D5C0B" w14:textId="77777777">
            <w:proofErr w:type="spellStart"/>
            <w:r w:rsidRPr="00B85C63">
              <w:t>education_level</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2D310204" w14:textId="77777777">
            <w:r w:rsidRPr="00B85C63">
              <w:t>Highest education level </w:t>
            </w:r>
          </w:p>
        </w:tc>
        <w:tc>
          <w:tcPr>
            <w:tcW w:w="450" w:type="dxa"/>
            <w:tcBorders>
              <w:top w:val="nil"/>
              <w:left w:val="nil"/>
              <w:bottom w:val="nil"/>
              <w:right w:val="nil"/>
            </w:tcBorders>
            <w:shd w:val="clear" w:color="auto" w:fill="auto"/>
            <w:hideMark/>
          </w:tcPr>
          <w:p w:rsidRPr="00B85C63" w:rsidR="00B85C63" w:rsidP="00B85C63" w:rsidRDefault="00B85C63" w14:paraId="4C271C35"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13720568"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18462CB1" w14:textId="77777777">
            <w:r w:rsidRPr="00B85C63">
              <w:t>0.0 </w:t>
            </w:r>
          </w:p>
        </w:tc>
      </w:tr>
      <w:tr w:rsidRPr="00B85C63" w:rsidR="00B85C63" w:rsidTr="00B85C63" w14:paraId="42B9E859"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7F29A5CB" w14:textId="77777777">
            <w:proofErr w:type="spellStart"/>
            <w:r w:rsidRPr="00B85C63">
              <w:t>migrant_background</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7BCA60C4" w14:textId="77777777">
            <w:r w:rsidRPr="00B85C63">
              <w:t>Respondent born outside country of interview </w:t>
            </w:r>
          </w:p>
        </w:tc>
        <w:tc>
          <w:tcPr>
            <w:tcW w:w="450" w:type="dxa"/>
            <w:tcBorders>
              <w:top w:val="nil"/>
              <w:left w:val="nil"/>
              <w:bottom w:val="nil"/>
              <w:right w:val="nil"/>
            </w:tcBorders>
            <w:shd w:val="clear" w:color="auto" w:fill="auto"/>
            <w:hideMark/>
          </w:tcPr>
          <w:p w:rsidRPr="00B85C63" w:rsidR="00B85C63" w:rsidP="00B85C63" w:rsidRDefault="00B85C63" w14:paraId="1DEF4181"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7EB0C6E7"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5ECB9256" w14:textId="77777777">
            <w:r w:rsidRPr="00B85C63">
              <w:t>0.0 </w:t>
            </w:r>
          </w:p>
        </w:tc>
      </w:tr>
      <w:tr w:rsidRPr="00B85C63" w:rsidR="00B85C63" w:rsidTr="00B85C63" w14:paraId="46EB1E14" w14:textId="77777777">
        <w:trPr>
          <w:trHeight w:val="300"/>
        </w:trPr>
        <w:tc>
          <w:tcPr>
            <w:tcW w:w="1500" w:type="dxa"/>
            <w:tcBorders>
              <w:top w:val="nil"/>
              <w:left w:val="nil"/>
              <w:bottom w:val="nil"/>
              <w:right w:val="nil"/>
            </w:tcBorders>
            <w:shd w:val="clear" w:color="auto" w:fill="auto"/>
            <w:hideMark/>
          </w:tcPr>
          <w:p w:rsidRPr="00B85C63" w:rsidR="00B85C63" w:rsidP="00B85C63" w:rsidRDefault="00B85C63" w14:paraId="711388E1" w14:textId="77777777">
            <w:proofErr w:type="spellStart"/>
            <w:r w:rsidRPr="00B85C63">
              <w:t>hincome_imputed</w:t>
            </w:r>
            <w:proofErr w:type="spellEnd"/>
            <w:r w:rsidRPr="00B85C63">
              <w:t> </w:t>
            </w:r>
          </w:p>
        </w:tc>
        <w:tc>
          <w:tcPr>
            <w:tcW w:w="6120" w:type="dxa"/>
            <w:tcBorders>
              <w:top w:val="nil"/>
              <w:left w:val="nil"/>
              <w:bottom w:val="nil"/>
              <w:right w:val="nil"/>
            </w:tcBorders>
            <w:shd w:val="clear" w:color="auto" w:fill="auto"/>
            <w:hideMark/>
          </w:tcPr>
          <w:p w:rsidRPr="00B85C63" w:rsidR="00B85C63" w:rsidP="00B85C63" w:rsidRDefault="00B85C63" w14:paraId="157704D2" w14:textId="77777777">
            <w:r w:rsidRPr="00B85C63">
              <w:t>Indicator for household income deciles imputed by country-specific regression or fallback mean </w:t>
            </w:r>
          </w:p>
        </w:tc>
        <w:tc>
          <w:tcPr>
            <w:tcW w:w="450" w:type="dxa"/>
            <w:tcBorders>
              <w:top w:val="nil"/>
              <w:left w:val="nil"/>
              <w:bottom w:val="nil"/>
              <w:right w:val="nil"/>
            </w:tcBorders>
            <w:shd w:val="clear" w:color="auto" w:fill="auto"/>
            <w:hideMark/>
          </w:tcPr>
          <w:p w:rsidRPr="00B85C63" w:rsidR="00B85C63" w:rsidP="00B85C63" w:rsidRDefault="00B85C63" w14:paraId="1200A11E" w14:textId="77777777">
            <w:r w:rsidRPr="00B85C63">
              <w:t>8066 </w:t>
            </w:r>
          </w:p>
        </w:tc>
        <w:tc>
          <w:tcPr>
            <w:tcW w:w="570" w:type="dxa"/>
            <w:tcBorders>
              <w:top w:val="nil"/>
              <w:left w:val="nil"/>
              <w:bottom w:val="nil"/>
              <w:right w:val="nil"/>
            </w:tcBorders>
            <w:shd w:val="clear" w:color="auto" w:fill="auto"/>
            <w:hideMark/>
          </w:tcPr>
          <w:p w:rsidRPr="00B85C63" w:rsidR="00B85C63" w:rsidP="00B85C63" w:rsidRDefault="00B85C63" w14:paraId="3D31B18C" w14:textId="77777777">
            <w:r w:rsidRPr="00B85C63">
              <w:t>0 </w:t>
            </w:r>
          </w:p>
        </w:tc>
        <w:tc>
          <w:tcPr>
            <w:tcW w:w="690" w:type="dxa"/>
            <w:tcBorders>
              <w:top w:val="nil"/>
              <w:left w:val="nil"/>
              <w:bottom w:val="nil"/>
              <w:right w:val="nil"/>
            </w:tcBorders>
            <w:shd w:val="clear" w:color="auto" w:fill="auto"/>
            <w:hideMark/>
          </w:tcPr>
          <w:p w:rsidRPr="00B85C63" w:rsidR="00B85C63" w:rsidP="00B85C63" w:rsidRDefault="00B85C63" w14:paraId="367523CC" w14:textId="77777777">
            <w:r w:rsidRPr="00B85C63">
              <w:t>0.0 </w:t>
            </w:r>
          </w:p>
        </w:tc>
      </w:tr>
    </w:tbl>
    <w:p w:rsidRPr="00B85C63" w:rsidR="00B85C63" w:rsidP="00B85C63" w:rsidRDefault="00B85C63" w14:paraId="44EDBE5B" w14:textId="77777777">
      <w:r w:rsidRPr="00B85C63">
        <w:t>The unweighted full model retains 7058 of 8066 respondents after listwise deletion (87.5%). </w:t>
      </w:r>
    </w:p>
    <w:p w:rsidR="48D5ECEE" w:rsidP="00C54CA4" w:rsidRDefault="48D5ECEE" w14:paraId="240568ED" w14:textId="00E026D1">
      <w:pPr>
        <w:rPr>
          <w:lang w:val="en-GB"/>
        </w:rPr>
      </w:pPr>
    </w:p>
    <w:sectPr w:rsidR="48D5ECEE" w:rsidSect="004F4938">
      <w:pgSz w:w="11906" w:h="16838" w:orient="portrait"/>
      <w:pgMar w:top="1440" w:right="1440" w:bottom="1440" w:left="1440"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G" w:author="Achim Goerres" w:date="2026-05-31T15:50:00Z" w:id="5">
    <w:p w:rsidR="001B5BFE" w:rsidRDefault="001B5BFE" w14:paraId="61402B2C" w14:textId="77777777">
      <w:pPr>
        <w:pStyle w:val="Kommentartext"/>
      </w:pPr>
      <w:r>
        <w:rPr>
          <w:rStyle w:val="Kommentarzeichen"/>
        </w:rPr>
        <w:annotationRef/>
      </w:r>
      <w:r>
        <w:t>What about the control variables? Are they in there? Ftt indices?</w:t>
      </w:r>
    </w:p>
    <w:p w:rsidR="001B5BFE" w:rsidRDefault="001B5BFE" w14:paraId="14999777" w14:textId="6521EAF8">
      <w:pPr>
        <w:pStyle w:val="Kommentartext"/>
      </w:pPr>
    </w:p>
  </w:comment>
  <w:comment w:initials="AG" w:author="Achim Goerres" w:date="2026-06-13T10:18:00Z" w:id="6">
    <w:p w:rsidR="399B8610" w:rsidRDefault="003642CC" w14:paraId="6AB51995" w14:textId="5CB4C4FF">
      <w:r>
        <w:annotationRef/>
      </w:r>
      <w:r w:rsidRPr="6EB53E09">
        <w:t>need to seperate East Germany plus Berlin from West Germany next time</w:t>
      </w:r>
    </w:p>
  </w:comment>
  <w:comment w:initials="AG" w:author="Achim Goerres" w:date="2026-06-09T09:17:00Z" w:id="7">
    <w:p w:rsidR="005F53A3" w:rsidP="005F53A3" w:rsidRDefault="005F53A3" w14:paraId="0FE30B8F" w14:textId="77777777">
      <w:pPr>
        <w:pStyle w:val="Kommentartext"/>
      </w:pPr>
      <w:r>
        <w:rPr>
          <w:rStyle w:val="Kommentarzeichen"/>
        </w:rPr>
        <w:annotationRef/>
      </w:r>
      <w:r>
        <w:t>Out of the main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999777" w15:done="0"/>
  <w15:commentEx w15:paraId="6AB51995" w15:done="0"/>
  <w15:commentEx w15:paraId="0FE30B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6D751" w16cex:dateUtc="2026-05-31T13:50:00Z"/>
  <w16cex:commentExtensible w16cex:durableId="4BE5C0ED" w16cex:dateUtc="2026-06-13T08:18:00Z"/>
  <w16cex:commentExtensible w16cex:durableId="2DD258A7" w16cex:dateUtc="2026-06-09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999777" w16cid:durableId="2DC6D751"/>
  <w16cid:commentId w16cid:paraId="6AB51995" w16cid:durableId="4BE5C0ED"/>
  <w16cid:commentId w16cid:paraId="0FE30B8F" w16cid:durableId="2DD258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198C" w:rsidP="00C54CA4" w:rsidRDefault="003B198C" w14:paraId="352996E9" w14:textId="77777777">
      <w:r>
        <w:separator/>
      </w:r>
    </w:p>
  </w:endnote>
  <w:endnote w:type="continuationSeparator" w:id="0">
    <w:p w:rsidR="003B198C" w:rsidP="00C54CA4" w:rsidRDefault="003B198C" w14:paraId="6D4148DD" w14:textId="77777777">
      <w:r>
        <w:continuationSeparator/>
      </w:r>
    </w:p>
  </w:endnote>
  <w:endnote w:type="continuationNotice" w:id="1">
    <w:p w:rsidR="003B198C" w:rsidP="00C54CA4" w:rsidRDefault="003B198C" w14:paraId="0456AB6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w:fontKey="{08BAE603-C29F-4A9A-BA63-C83F2C6FB240}" r:id="rId1"/>
    <w:embedBold w:fontKey="{5A024840-7424-41BA-93F8-F6BF5E6F08B4}" r:id="rId2"/>
    <w:embedItalic w:fontKey="{1A89AA7A-AD58-4440-BF8B-F81F0E4E573A}" r:id="rId3"/>
    <w:embedBoldItalic w:fontKey="{C9AEA7A2-17B1-41DA-81FB-335DD283D349}" r:id="rId4"/>
  </w:font>
  <w:font w:name="Century Schoolbook">
    <w:panose1 w:val="02040604050505020304"/>
    <w:charset w:val="00"/>
    <w:family w:val="roman"/>
    <w:pitch w:val="variable"/>
    <w:sig w:usb0="00000287" w:usb1="00000000" w:usb2="00000000" w:usb3="00000000" w:csb0="0000009F" w:csb1="00000000"/>
    <w:embedRegular w:fontKey="{2207C2B6-BDE4-4D3E-8969-8514CFA26274}" r:id="rId5"/>
    <w:embedBold w:fontKey="{C6F6BD0D-658D-401D-9388-719EFD3D061C}" r:id="rId6"/>
    <w:embedItalic w:fontKey="{ED013BDA-609C-408E-A0B2-394C1EEF9476}" r:id="rId7"/>
    <w:embedBoldItalic w:fontKey="{8A19C008-823E-4209-8BC8-9B7387A9FDD1}" r:id="rId8"/>
  </w:font>
  <w:font w:name="Source Sans Pro">
    <w:panose1 w:val="020B0503030403020204"/>
    <w:charset w:val="00"/>
    <w:family w:val="swiss"/>
    <w:pitch w:val="variable"/>
    <w:sig w:usb0="600002F7" w:usb1="02000001" w:usb2="00000000" w:usb3="00000000" w:csb0="0000019F" w:csb1="00000000"/>
    <w:embedRegular w:fontKey="{B57AC68A-7848-4032-8E74-CC1E33F2623F}"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732851C-C226-412A-926F-47210478838E}" r:id="rId1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C7DF185-6841-442E-B370-B3A30F4D0159}" r:id="rId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9D1" w:rsidP="00C54CA4" w:rsidRDefault="009F59D1" w14:paraId="0151DD09"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012006"/>
      <w:docPartObj>
        <w:docPartGallery w:val="Page Numbers (Bottom of Page)"/>
        <w:docPartUnique/>
      </w:docPartObj>
    </w:sdtPr>
    <w:sdtEndPr/>
    <w:sdtContent>
      <w:p w:rsidR="00EB3227" w:rsidRDefault="00EB3227" w14:paraId="553382C1" w14:textId="18181907">
        <w:pPr>
          <w:pStyle w:val="Fuzeile"/>
          <w:jc w:val="center"/>
        </w:pPr>
        <w:r>
          <w:fldChar w:fldCharType="begin"/>
        </w:r>
        <w:r>
          <w:instrText>PAGE   \* MERGEFORMAT</w:instrText>
        </w:r>
        <w:r>
          <w:fldChar w:fldCharType="separate"/>
        </w:r>
        <w:r>
          <w:rPr>
            <w:lang w:val="de-DE"/>
          </w:rPr>
          <w:t>2</w:t>
        </w:r>
        <w:r>
          <w:fldChar w:fldCharType="end"/>
        </w:r>
      </w:p>
    </w:sdtContent>
  </w:sdt>
  <w:p w:rsidR="009F59D1" w:rsidP="00C54CA4" w:rsidRDefault="009F59D1" w14:paraId="60647E9A" w14:textId="7777777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9D1" w:rsidP="00C54CA4" w:rsidRDefault="009F59D1" w14:paraId="62F72FED"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198C" w:rsidP="00C54CA4" w:rsidRDefault="003B198C" w14:paraId="72973FC7" w14:textId="77777777">
      <w:r>
        <w:separator/>
      </w:r>
    </w:p>
  </w:footnote>
  <w:footnote w:type="continuationSeparator" w:id="0">
    <w:p w:rsidR="003B198C" w:rsidP="00C54CA4" w:rsidRDefault="003B198C" w14:paraId="7637D0D0" w14:textId="77777777">
      <w:r>
        <w:continuationSeparator/>
      </w:r>
    </w:p>
  </w:footnote>
  <w:footnote w:type="continuationNotice" w:id="1">
    <w:p w:rsidR="003B198C" w:rsidP="00C54CA4" w:rsidRDefault="003B198C" w14:paraId="3C22E0B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9D1" w:rsidP="00C54CA4" w:rsidRDefault="009F59D1" w14:paraId="7392C44A"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9D1" w:rsidP="00C54CA4" w:rsidRDefault="009F59D1" w14:paraId="56BDCFB1" w14:textId="7777777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9D1" w:rsidP="00C54CA4" w:rsidRDefault="009F59D1" w14:paraId="326388E0"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4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42A2E"/>
    <w:multiLevelType w:val="hybridMultilevel"/>
    <w:tmpl w:val="BEB0153E"/>
    <w:lvl w:ilvl="0" w:tplc="388CAFC4">
      <w:start w:val="1"/>
      <w:numFmt w:val="bullet"/>
      <w:lvlText w:val="•"/>
      <w:lvlJc w:val="left"/>
      <w:pPr>
        <w:tabs>
          <w:tab w:val="num" w:pos="720"/>
        </w:tabs>
        <w:ind w:left="720" w:hanging="360"/>
      </w:pPr>
      <w:rPr>
        <w:rFonts w:hint="default" w:ascii="Arial" w:hAnsi="Arial"/>
      </w:rPr>
    </w:lvl>
    <w:lvl w:ilvl="1" w:tplc="65443C12" w:tentative="1">
      <w:start w:val="1"/>
      <w:numFmt w:val="bullet"/>
      <w:lvlText w:val="•"/>
      <w:lvlJc w:val="left"/>
      <w:pPr>
        <w:tabs>
          <w:tab w:val="num" w:pos="1440"/>
        </w:tabs>
        <w:ind w:left="1440" w:hanging="360"/>
      </w:pPr>
      <w:rPr>
        <w:rFonts w:hint="default" w:ascii="Arial" w:hAnsi="Arial"/>
      </w:rPr>
    </w:lvl>
    <w:lvl w:ilvl="2" w:tplc="ECAE67A8" w:tentative="1">
      <w:start w:val="1"/>
      <w:numFmt w:val="bullet"/>
      <w:lvlText w:val="•"/>
      <w:lvlJc w:val="left"/>
      <w:pPr>
        <w:tabs>
          <w:tab w:val="num" w:pos="2160"/>
        </w:tabs>
        <w:ind w:left="2160" w:hanging="360"/>
      </w:pPr>
      <w:rPr>
        <w:rFonts w:hint="default" w:ascii="Arial" w:hAnsi="Arial"/>
      </w:rPr>
    </w:lvl>
    <w:lvl w:ilvl="3" w:tplc="F18076F6" w:tentative="1">
      <w:start w:val="1"/>
      <w:numFmt w:val="bullet"/>
      <w:lvlText w:val="•"/>
      <w:lvlJc w:val="left"/>
      <w:pPr>
        <w:tabs>
          <w:tab w:val="num" w:pos="2880"/>
        </w:tabs>
        <w:ind w:left="2880" w:hanging="360"/>
      </w:pPr>
      <w:rPr>
        <w:rFonts w:hint="default" w:ascii="Arial" w:hAnsi="Arial"/>
      </w:rPr>
    </w:lvl>
    <w:lvl w:ilvl="4" w:tplc="53D2FE74" w:tentative="1">
      <w:start w:val="1"/>
      <w:numFmt w:val="bullet"/>
      <w:lvlText w:val="•"/>
      <w:lvlJc w:val="left"/>
      <w:pPr>
        <w:tabs>
          <w:tab w:val="num" w:pos="3600"/>
        </w:tabs>
        <w:ind w:left="3600" w:hanging="360"/>
      </w:pPr>
      <w:rPr>
        <w:rFonts w:hint="default" w:ascii="Arial" w:hAnsi="Arial"/>
      </w:rPr>
    </w:lvl>
    <w:lvl w:ilvl="5" w:tplc="353EE418" w:tentative="1">
      <w:start w:val="1"/>
      <w:numFmt w:val="bullet"/>
      <w:lvlText w:val="•"/>
      <w:lvlJc w:val="left"/>
      <w:pPr>
        <w:tabs>
          <w:tab w:val="num" w:pos="4320"/>
        </w:tabs>
        <w:ind w:left="4320" w:hanging="360"/>
      </w:pPr>
      <w:rPr>
        <w:rFonts w:hint="default" w:ascii="Arial" w:hAnsi="Arial"/>
      </w:rPr>
    </w:lvl>
    <w:lvl w:ilvl="6" w:tplc="E828D996" w:tentative="1">
      <w:start w:val="1"/>
      <w:numFmt w:val="bullet"/>
      <w:lvlText w:val="•"/>
      <w:lvlJc w:val="left"/>
      <w:pPr>
        <w:tabs>
          <w:tab w:val="num" w:pos="5040"/>
        </w:tabs>
        <w:ind w:left="5040" w:hanging="360"/>
      </w:pPr>
      <w:rPr>
        <w:rFonts w:hint="default" w:ascii="Arial" w:hAnsi="Arial"/>
      </w:rPr>
    </w:lvl>
    <w:lvl w:ilvl="7" w:tplc="E0C0DBFA" w:tentative="1">
      <w:start w:val="1"/>
      <w:numFmt w:val="bullet"/>
      <w:lvlText w:val="•"/>
      <w:lvlJc w:val="left"/>
      <w:pPr>
        <w:tabs>
          <w:tab w:val="num" w:pos="5760"/>
        </w:tabs>
        <w:ind w:left="5760" w:hanging="360"/>
      </w:pPr>
      <w:rPr>
        <w:rFonts w:hint="default" w:ascii="Arial" w:hAnsi="Arial"/>
      </w:rPr>
    </w:lvl>
    <w:lvl w:ilvl="8" w:tplc="A0FEB456"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08B4211F"/>
    <w:multiLevelType w:val="hybridMultilevel"/>
    <w:tmpl w:val="C46AD176"/>
    <w:lvl w:ilvl="0" w:tplc="4C98E094">
      <w:start w:val="1"/>
      <w:numFmt w:val="bullet"/>
      <w:lvlText w:val="•"/>
      <w:lvlJc w:val="left"/>
      <w:pPr>
        <w:tabs>
          <w:tab w:val="num" w:pos="720"/>
        </w:tabs>
        <w:ind w:left="720" w:hanging="360"/>
      </w:pPr>
      <w:rPr>
        <w:rFonts w:hint="default" w:ascii="Arial" w:hAnsi="Arial"/>
      </w:rPr>
    </w:lvl>
    <w:lvl w:ilvl="1" w:tplc="39CEF2B4" w:tentative="1">
      <w:start w:val="1"/>
      <w:numFmt w:val="bullet"/>
      <w:lvlText w:val="•"/>
      <w:lvlJc w:val="left"/>
      <w:pPr>
        <w:tabs>
          <w:tab w:val="num" w:pos="1440"/>
        </w:tabs>
        <w:ind w:left="1440" w:hanging="360"/>
      </w:pPr>
      <w:rPr>
        <w:rFonts w:hint="default" w:ascii="Arial" w:hAnsi="Arial"/>
      </w:rPr>
    </w:lvl>
    <w:lvl w:ilvl="2" w:tplc="91FE25E6" w:tentative="1">
      <w:start w:val="1"/>
      <w:numFmt w:val="bullet"/>
      <w:lvlText w:val="•"/>
      <w:lvlJc w:val="left"/>
      <w:pPr>
        <w:tabs>
          <w:tab w:val="num" w:pos="2160"/>
        </w:tabs>
        <w:ind w:left="2160" w:hanging="360"/>
      </w:pPr>
      <w:rPr>
        <w:rFonts w:hint="default" w:ascii="Arial" w:hAnsi="Arial"/>
      </w:rPr>
    </w:lvl>
    <w:lvl w:ilvl="3" w:tplc="3984D92C" w:tentative="1">
      <w:start w:val="1"/>
      <w:numFmt w:val="bullet"/>
      <w:lvlText w:val="•"/>
      <w:lvlJc w:val="left"/>
      <w:pPr>
        <w:tabs>
          <w:tab w:val="num" w:pos="2880"/>
        </w:tabs>
        <w:ind w:left="2880" w:hanging="360"/>
      </w:pPr>
      <w:rPr>
        <w:rFonts w:hint="default" w:ascii="Arial" w:hAnsi="Arial"/>
      </w:rPr>
    </w:lvl>
    <w:lvl w:ilvl="4" w:tplc="E8C68354" w:tentative="1">
      <w:start w:val="1"/>
      <w:numFmt w:val="bullet"/>
      <w:lvlText w:val="•"/>
      <w:lvlJc w:val="left"/>
      <w:pPr>
        <w:tabs>
          <w:tab w:val="num" w:pos="3600"/>
        </w:tabs>
        <w:ind w:left="3600" w:hanging="360"/>
      </w:pPr>
      <w:rPr>
        <w:rFonts w:hint="default" w:ascii="Arial" w:hAnsi="Arial"/>
      </w:rPr>
    </w:lvl>
    <w:lvl w:ilvl="5" w:tplc="91B44BB8" w:tentative="1">
      <w:start w:val="1"/>
      <w:numFmt w:val="bullet"/>
      <w:lvlText w:val="•"/>
      <w:lvlJc w:val="left"/>
      <w:pPr>
        <w:tabs>
          <w:tab w:val="num" w:pos="4320"/>
        </w:tabs>
        <w:ind w:left="4320" w:hanging="360"/>
      </w:pPr>
      <w:rPr>
        <w:rFonts w:hint="default" w:ascii="Arial" w:hAnsi="Arial"/>
      </w:rPr>
    </w:lvl>
    <w:lvl w:ilvl="6" w:tplc="51EC5390" w:tentative="1">
      <w:start w:val="1"/>
      <w:numFmt w:val="bullet"/>
      <w:lvlText w:val="•"/>
      <w:lvlJc w:val="left"/>
      <w:pPr>
        <w:tabs>
          <w:tab w:val="num" w:pos="5040"/>
        </w:tabs>
        <w:ind w:left="5040" w:hanging="360"/>
      </w:pPr>
      <w:rPr>
        <w:rFonts w:hint="default" w:ascii="Arial" w:hAnsi="Arial"/>
      </w:rPr>
    </w:lvl>
    <w:lvl w:ilvl="7" w:tplc="1BC6FB7A" w:tentative="1">
      <w:start w:val="1"/>
      <w:numFmt w:val="bullet"/>
      <w:lvlText w:val="•"/>
      <w:lvlJc w:val="left"/>
      <w:pPr>
        <w:tabs>
          <w:tab w:val="num" w:pos="5760"/>
        </w:tabs>
        <w:ind w:left="5760" w:hanging="360"/>
      </w:pPr>
      <w:rPr>
        <w:rFonts w:hint="default" w:ascii="Arial" w:hAnsi="Arial"/>
      </w:rPr>
    </w:lvl>
    <w:lvl w:ilvl="8" w:tplc="27844E06"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5384791"/>
    <w:multiLevelType w:val="hybridMultilevel"/>
    <w:tmpl w:val="8A0EDA2A"/>
    <w:lvl w:ilvl="0" w:tplc="31223EB2">
      <w:start w:val="1"/>
      <w:numFmt w:val="bullet"/>
      <w:lvlText w:val="•"/>
      <w:lvlJc w:val="left"/>
      <w:pPr>
        <w:tabs>
          <w:tab w:val="num" w:pos="720"/>
        </w:tabs>
        <w:ind w:left="720" w:hanging="360"/>
      </w:pPr>
      <w:rPr>
        <w:rFonts w:hint="default" w:ascii="Arial" w:hAnsi="Arial"/>
      </w:rPr>
    </w:lvl>
    <w:lvl w:ilvl="1" w:tplc="B724806A" w:tentative="1">
      <w:start w:val="1"/>
      <w:numFmt w:val="bullet"/>
      <w:lvlText w:val="•"/>
      <w:lvlJc w:val="left"/>
      <w:pPr>
        <w:tabs>
          <w:tab w:val="num" w:pos="1440"/>
        </w:tabs>
        <w:ind w:left="1440" w:hanging="360"/>
      </w:pPr>
      <w:rPr>
        <w:rFonts w:hint="default" w:ascii="Arial" w:hAnsi="Arial"/>
      </w:rPr>
    </w:lvl>
    <w:lvl w:ilvl="2" w:tplc="F1D2C34C" w:tentative="1">
      <w:start w:val="1"/>
      <w:numFmt w:val="bullet"/>
      <w:lvlText w:val="•"/>
      <w:lvlJc w:val="left"/>
      <w:pPr>
        <w:tabs>
          <w:tab w:val="num" w:pos="2160"/>
        </w:tabs>
        <w:ind w:left="2160" w:hanging="360"/>
      </w:pPr>
      <w:rPr>
        <w:rFonts w:hint="default" w:ascii="Arial" w:hAnsi="Arial"/>
      </w:rPr>
    </w:lvl>
    <w:lvl w:ilvl="3" w:tplc="D3ACEE2E" w:tentative="1">
      <w:start w:val="1"/>
      <w:numFmt w:val="bullet"/>
      <w:lvlText w:val="•"/>
      <w:lvlJc w:val="left"/>
      <w:pPr>
        <w:tabs>
          <w:tab w:val="num" w:pos="2880"/>
        </w:tabs>
        <w:ind w:left="2880" w:hanging="360"/>
      </w:pPr>
      <w:rPr>
        <w:rFonts w:hint="default" w:ascii="Arial" w:hAnsi="Arial"/>
      </w:rPr>
    </w:lvl>
    <w:lvl w:ilvl="4" w:tplc="F0DCE61A" w:tentative="1">
      <w:start w:val="1"/>
      <w:numFmt w:val="bullet"/>
      <w:lvlText w:val="•"/>
      <w:lvlJc w:val="left"/>
      <w:pPr>
        <w:tabs>
          <w:tab w:val="num" w:pos="3600"/>
        </w:tabs>
        <w:ind w:left="3600" w:hanging="360"/>
      </w:pPr>
      <w:rPr>
        <w:rFonts w:hint="default" w:ascii="Arial" w:hAnsi="Arial"/>
      </w:rPr>
    </w:lvl>
    <w:lvl w:ilvl="5" w:tplc="1624C220" w:tentative="1">
      <w:start w:val="1"/>
      <w:numFmt w:val="bullet"/>
      <w:lvlText w:val="•"/>
      <w:lvlJc w:val="left"/>
      <w:pPr>
        <w:tabs>
          <w:tab w:val="num" w:pos="4320"/>
        </w:tabs>
        <w:ind w:left="4320" w:hanging="360"/>
      </w:pPr>
      <w:rPr>
        <w:rFonts w:hint="default" w:ascii="Arial" w:hAnsi="Arial"/>
      </w:rPr>
    </w:lvl>
    <w:lvl w:ilvl="6" w:tplc="F702BC42" w:tentative="1">
      <w:start w:val="1"/>
      <w:numFmt w:val="bullet"/>
      <w:lvlText w:val="•"/>
      <w:lvlJc w:val="left"/>
      <w:pPr>
        <w:tabs>
          <w:tab w:val="num" w:pos="5040"/>
        </w:tabs>
        <w:ind w:left="5040" w:hanging="360"/>
      </w:pPr>
      <w:rPr>
        <w:rFonts w:hint="default" w:ascii="Arial" w:hAnsi="Arial"/>
      </w:rPr>
    </w:lvl>
    <w:lvl w:ilvl="7" w:tplc="AE02EF82" w:tentative="1">
      <w:start w:val="1"/>
      <w:numFmt w:val="bullet"/>
      <w:lvlText w:val="•"/>
      <w:lvlJc w:val="left"/>
      <w:pPr>
        <w:tabs>
          <w:tab w:val="num" w:pos="5760"/>
        </w:tabs>
        <w:ind w:left="5760" w:hanging="360"/>
      </w:pPr>
      <w:rPr>
        <w:rFonts w:hint="default" w:ascii="Arial" w:hAnsi="Arial"/>
      </w:rPr>
    </w:lvl>
    <w:lvl w:ilvl="8" w:tplc="DC146FD0"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32145963"/>
    <w:multiLevelType w:val="hybridMultilevel"/>
    <w:tmpl w:val="C1D6CEFE"/>
    <w:lvl w:ilvl="0" w:tplc="62F82E16">
      <w:start w:val="1"/>
      <w:numFmt w:val="bullet"/>
      <w:lvlText w:val="•"/>
      <w:lvlJc w:val="left"/>
      <w:pPr>
        <w:tabs>
          <w:tab w:val="num" w:pos="720"/>
        </w:tabs>
        <w:ind w:left="720" w:hanging="360"/>
      </w:pPr>
      <w:rPr>
        <w:rFonts w:hint="default" w:ascii="Arial" w:hAnsi="Arial"/>
      </w:rPr>
    </w:lvl>
    <w:lvl w:ilvl="1" w:tplc="6FDA717C" w:tentative="1">
      <w:start w:val="1"/>
      <w:numFmt w:val="bullet"/>
      <w:lvlText w:val="•"/>
      <w:lvlJc w:val="left"/>
      <w:pPr>
        <w:tabs>
          <w:tab w:val="num" w:pos="1440"/>
        </w:tabs>
        <w:ind w:left="1440" w:hanging="360"/>
      </w:pPr>
      <w:rPr>
        <w:rFonts w:hint="default" w:ascii="Arial" w:hAnsi="Arial"/>
      </w:rPr>
    </w:lvl>
    <w:lvl w:ilvl="2" w:tplc="1FB6D2FC" w:tentative="1">
      <w:start w:val="1"/>
      <w:numFmt w:val="bullet"/>
      <w:lvlText w:val="•"/>
      <w:lvlJc w:val="left"/>
      <w:pPr>
        <w:tabs>
          <w:tab w:val="num" w:pos="2160"/>
        </w:tabs>
        <w:ind w:left="2160" w:hanging="360"/>
      </w:pPr>
      <w:rPr>
        <w:rFonts w:hint="default" w:ascii="Arial" w:hAnsi="Arial"/>
      </w:rPr>
    </w:lvl>
    <w:lvl w:ilvl="3" w:tplc="8AB017AC" w:tentative="1">
      <w:start w:val="1"/>
      <w:numFmt w:val="bullet"/>
      <w:lvlText w:val="•"/>
      <w:lvlJc w:val="left"/>
      <w:pPr>
        <w:tabs>
          <w:tab w:val="num" w:pos="2880"/>
        </w:tabs>
        <w:ind w:left="2880" w:hanging="360"/>
      </w:pPr>
      <w:rPr>
        <w:rFonts w:hint="default" w:ascii="Arial" w:hAnsi="Arial"/>
      </w:rPr>
    </w:lvl>
    <w:lvl w:ilvl="4" w:tplc="8676FE56" w:tentative="1">
      <w:start w:val="1"/>
      <w:numFmt w:val="bullet"/>
      <w:lvlText w:val="•"/>
      <w:lvlJc w:val="left"/>
      <w:pPr>
        <w:tabs>
          <w:tab w:val="num" w:pos="3600"/>
        </w:tabs>
        <w:ind w:left="3600" w:hanging="360"/>
      </w:pPr>
      <w:rPr>
        <w:rFonts w:hint="default" w:ascii="Arial" w:hAnsi="Arial"/>
      </w:rPr>
    </w:lvl>
    <w:lvl w:ilvl="5" w:tplc="DA22CCEE" w:tentative="1">
      <w:start w:val="1"/>
      <w:numFmt w:val="bullet"/>
      <w:lvlText w:val="•"/>
      <w:lvlJc w:val="left"/>
      <w:pPr>
        <w:tabs>
          <w:tab w:val="num" w:pos="4320"/>
        </w:tabs>
        <w:ind w:left="4320" w:hanging="360"/>
      </w:pPr>
      <w:rPr>
        <w:rFonts w:hint="default" w:ascii="Arial" w:hAnsi="Arial"/>
      </w:rPr>
    </w:lvl>
    <w:lvl w:ilvl="6" w:tplc="73701F9C" w:tentative="1">
      <w:start w:val="1"/>
      <w:numFmt w:val="bullet"/>
      <w:lvlText w:val="•"/>
      <w:lvlJc w:val="left"/>
      <w:pPr>
        <w:tabs>
          <w:tab w:val="num" w:pos="5040"/>
        </w:tabs>
        <w:ind w:left="5040" w:hanging="360"/>
      </w:pPr>
      <w:rPr>
        <w:rFonts w:hint="default" w:ascii="Arial" w:hAnsi="Arial"/>
      </w:rPr>
    </w:lvl>
    <w:lvl w:ilvl="7" w:tplc="F46EBF28" w:tentative="1">
      <w:start w:val="1"/>
      <w:numFmt w:val="bullet"/>
      <w:lvlText w:val="•"/>
      <w:lvlJc w:val="left"/>
      <w:pPr>
        <w:tabs>
          <w:tab w:val="num" w:pos="5760"/>
        </w:tabs>
        <w:ind w:left="5760" w:hanging="360"/>
      </w:pPr>
      <w:rPr>
        <w:rFonts w:hint="default" w:ascii="Arial" w:hAnsi="Arial"/>
      </w:rPr>
    </w:lvl>
    <w:lvl w:ilvl="8" w:tplc="033C95F2"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38FA1636"/>
    <w:multiLevelType w:val="hybridMultilevel"/>
    <w:tmpl w:val="A532F6D8"/>
    <w:lvl w:ilvl="0" w:tplc="4B5A536C">
      <w:start w:val="1"/>
      <w:numFmt w:val="bullet"/>
      <w:lvlText w:val="•"/>
      <w:lvlJc w:val="left"/>
      <w:pPr>
        <w:tabs>
          <w:tab w:val="num" w:pos="720"/>
        </w:tabs>
        <w:ind w:left="720" w:hanging="360"/>
      </w:pPr>
      <w:rPr>
        <w:rFonts w:hint="default" w:ascii="Arial" w:hAnsi="Arial"/>
      </w:rPr>
    </w:lvl>
    <w:lvl w:ilvl="1" w:tplc="A5C4D344" w:tentative="1">
      <w:start w:val="1"/>
      <w:numFmt w:val="bullet"/>
      <w:lvlText w:val="•"/>
      <w:lvlJc w:val="left"/>
      <w:pPr>
        <w:tabs>
          <w:tab w:val="num" w:pos="1440"/>
        </w:tabs>
        <w:ind w:left="1440" w:hanging="360"/>
      </w:pPr>
      <w:rPr>
        <w:rFonts w:hint="default" w:ascii="Arial" w:hAnsi="Arial"/>
      </w:rPr>
    </w:lvl>
    <w:lvl w:ilvl="2" w:tplc="789209C2" w:tentative="1">
      <w:start w:val="1"/>
      <w:numFmt w:val="bullet"/>
      <w:lvlText w:val="•"/>
      <w:lvlJc w:val="left"/>
      <w:pPr>
        <w:tabs>
          <w:tab w:val="num" w:pos="2160"/>
        </w:tabs>
        <w:ind w:left="2160" w:hanging="360"/>
      </w:pPr>
      <w:rPr>
        <w:rFonts w:hint="default" w:ascii="Arial" w:hAnsi="Arial"/>
      </w:rPr>
    </w:lvl>
    <w:lvl w:ilvl="3" w:tplc="B3BA8AC0" w:tentative="1">
      <w:start w:val="1"/>
      <w:numFmt w:val="bullet"/>
      <w:lvlText w:val="•"/>
      <w:lvlJc w:val="left"/>
      <w:pPr>
        <w:tabs>
          <w:tab w:val="num" w:pos="2880"/>
        </w:tabs>
        <w:ind w:left="2880" w:hanging="360"/>
      </w:pPr>
      <w:rPr>
        <w:rFonts w:hint="default" w:ascii="Arial" w:hAnsi="Arial"/>
      </w:rPr>
    </w:lvl>
    <w:lvl w:ilvl="4" w:tplc="7BEE0086" w:tentative="1">
      <w:start w:val="1"/>
      <w:numFmt w:val="bullet"/>
      <w:lvlText w:val="•"/>
      <w:lvlJc w:val="left"/>
      <w:pPr>
        <w:tabs>
          <w:tab w:val="num" w:pos="3600"/>
        </w:tabs>
        <w:ind w:left="3600" w:hanging="360"/>
      </w:pPr>
      <w:rPr>
        <w:rFonts w:hint="default" w:ascii="Arial" w:hAnsi="Arial"/>
      </w:rPr>
    </w:lvl>
    <w:lvl w:ilvl="5" w:tplc="71FE7EAC" w:tentative="1">
      <w:start w:val="1"/>
      <w:numFmt w:val="bullet"/>
      <w:lvlText w:val="•"/>
      <w:lvlJc w:val="left"/>
      <w:pPr>
        <w:tabs>
          <w:tab w:val="num" w:pos="4320"/>
        </w:tabs>
        <w:ind w:left="4320" w:hanging="360"/>
      </w:pPr>
      <w:rPr>
        <w:rFonts w:hint="default" w:ascii="Arial" w:hAnsi="Arial"/>
      </w:rPr>
    </w:lvl>
    <w:lvl w:ilvl="6" w:tplc="352645BE" w:tentative="1">
      <w:start w:val="1"/>
      <w:numFmt w:val="bullet"/>
      <w:lvlText w:val="•"/>
      <w:lvlJc w:val="left"/>
      <w:pPr>
        <w:tabs>
          <w:tab w:val="num" w:pos="5040"/>
        </w:tabs>
        <w:ind w:left="5040" w:hanging="360"/>
      </w:pPr>
      <w:rPr>
        <w:rFonts w:hint="default" w:ascii="Arial" w:hAnsi="Arial"/>
      </w:rPr>
    </w:lvl>
    <w:lvl w:ilvl="7" w:tplc="DA80D966" w:tentative="1">
      <w:start w:val="1"/>
      <w:numFmt w:val="bullet"/>
      <w:lvlText w:val="•"/>
      <w:lvlJc w:val="left"/>
      <w:pPr>
        <w:tabs>
          <w:tab w:val="num" w:pos="5760"/>
        </w:tabs>
        <w:ind w:left="5760" w:hanging="360"/>
      </w:pPr>
      <w:rPr>
        <w:rFonts w:hint="default" w:ascii="Arial" w:hAnsi="Arial"/>
      </w:rPr>
    </w:lvl>
    <w:lvl w:ilvl="8" w:tplc="B5F64018"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3FBA7D40"/>
    <w:multiLevelType w:val="hybridMultilevel"/>
    <w:tmpl w:val="B7664D1E"/>
    <w:lvl w:ilvl="0" w:tplc="C9D457C4">
      <w:start w:val="1"/>
      <w:numFmt w:val="bullet"/>
      <w:lvlText w:val="•"/>
      <w:lvlJc w:val="left"/>
      <w:pPr>
        <w:tabs>
          <w:tab w:val="num" w:pos="720"/>
        </w:tabs>
        <w:ind w:left="720" w:hanging="360"/>
      </w:pPr>
      <w:rPr>
        <w:rFonts w:hint="default" w:ascii="Arial" w:hAnsi="Arial"/>
      </w:rPr>
    </w:lvl>
    <w:lvl w:ilvl="1" w:tplc="6B700B24" w:tentative="1">
      <w:start w:val="1"/>
      <w:numFmt w:val="bullet"/>
      <w:lvlText w:val="•"/>
      <w:lvlJc w:val="left"/>
      <w:pPr>
        <w:tabs>
          <w:tab w:val="num" w:pos="1440"/>
        </w:tabs>
        <w:ind w:left="1440" w:hanging="360"/>
      </w:pPr>
      <w:rPr>
        <w:rFonts w:hint="default" w:ascii="Arial" w:hAnsi="Arial"/>
      </w:rPr>
    </w:lvl>
    <w:lvl w:ilvl="2" w:tplc="B98E2614" w:tentative="1">
      <w:start w:val="1"/>
      <w:numFmt w:val="bullet"/>
      <w:lvlText w:val="•"/>
      <w:lvlJc w:val="left"/>
      <w:pPr>
        <w:tabs>
          <w:tab w:val="num" w:pos="2160"/>
        </w:tabs>
        <w:ind w:left="2160" w:hanging="360"/>
      </w:pPr>
      <w:rPr>
        <w:rFonts w:hint="default" w:ascii="Arial" w:hAnsi="Arial"/>
      </w:rPr>
    </w:lvl>
    <w:lvl w:ilvl="3" w:tplc="5386A07C" w:tentative="1">
      <w:start w:val="1"/>
      <w:numFmt w:val="bullet"/>
      <w:lvlText w:val="•"/>
      <w:lvlJc w:val="left"/>
      <w:pPr>
        <w:tabs>
          <w:tab w:val="num" w:pos="2880"/>
        </w:tabs>
        <w:ind w:left="2880" w:hanging="360"/>
      </w:pPr>
      <w:rPr>
        <w:rFonts w:hint="default" w:ascii="Arial" w:hAnsi="Arial"/>
      </w:rPr>
    </w:lvl>
    <w:lvl w:ilvl="4" w:tplc="49246CC6" w:tentative="1">
      <w:start w:val="1"/>
      <w:numFmt w:val="bullet"/>
      <w:lvlText w:val="•"/>
      <w:lvlJc w:val="left"/>
      <w:pPr>
        <w:tabs>
          <w:tab w:val="num" w:pos="3600"/>
        </w:tabs>
        <w:ind w:left="3600" w:hanging="360"/>
      </w:pPr>
      <w:rPr>
        <w:rFonts w:hint="default" w:ascii="Arial" w:hAnsi="Arial"/>
      </w:rPr>
    </w:lvl>
    <w:lvl w:ilvl="5" w:tplc="4962C906" w:tentative="1">
      <w:start w:val="1"/>
      <w:numFmt w:val="bullet"/>
      <w:lvlText w:val="•"/>
      <w:lvlJc w:val="left"/>
      <w:pPr>
        <w:tabs>
          <w:tab w:val="num" w:pos="4320"/>
        </w:tabs>
        <w:ind w:left="4320" w:hanging="360"/>
      </w:pPr>
      <w:rPr>
        <w:rFonts w:hint="default" w:ascii="Arial" w:hAnsi="Arial"/>
      </w:rPr>
    </w:lvl>
    <w:lvl w:ilvl="6" w:tplc="6008A9A6" w:tentative="1">
      <w:start w:val="1"/>
      <w:numFmt w:val="bullet"/>
      <w:lvlText w:val="•"/>
      <w:lvlJc w:val="left"/>
      <w:pPr>
        <w:tabs>
          <w:tab w:val="num" w:pos="5040"/>
        </w:tabs>
        <w:ind w:left="5040" w:hanging="360"/>
      </w:pPr>
      <w:rPr>
        <w:rFonts w:hint="default" w:ascii="Arial" w:hAnsi="Arial"/>
      </w:rPr>
    </w:lvl>
    <w:lvl w:ilvl="7" w:tplc="BE1A854E" w:tentative="1">
      <w:start w:val="1"/>
      <w:numFmt w:val="bullet"/>
      <w:lvlText w:val="•"/>
      <w:lvlJc w:val="left"/>
      <w:pPr>
        <w:tabs>
          <w:tab w:val="num" w:pos="5760"/>
        </w:tabs>
        <w:ind w:left="5760" w:hanging="360"/>
      </w:pPr>
      <w:rPr>
        <w:rFonts w:hint="default" w:ascii="Arial" w:hAnsi="Arial"/>
      </w:rPr>
    </w:lvl>
    <w:lvl w:ilvl="8" w:tplc="7E24C3FE" w:tentative="1">
      <w:start w:val="1"/>
      <w:numFmt w:val="bullet"/>
      <w:lvlText w:val="•"/>
      <w:lvlJc w:val="left"/>
      <w:pPr>
        <w:tabs>
          <w:tab w:val="num" w:pos="6480"/>
        </w:tabs>
        <w:ind w:left="6480" w:hanging="360"/>
      </w:pPr>
      <w:rPr>
        <w:rFonts w:hint="default" w:ascii="Arial" w:hAnsi="Arial"/>
      </w:rPr>
    </w:lvl>
  </w:abstractNum>
  <w:abstractNum w:abstractNumId="7" w15:restartNumberingAfterBreak="0">
    <w:nsid w:val="52380542"/>
    <w:multiLevelType w:val="hybridMultilevel"/>
    <w:tmpl w:val="EBD85F54"/>
    <w:lvl w:ilvl="0" w:tplc="8D9E5174">
      <w:start w:val="1"/>
      <w:numFmt w:val="bullet"/>
      <w:lvlText w:val="•"/>
      <w:lvlJc w:val="left"/>
      <w:pPr>
        <w:tabs>
          <w:tab w:val="num" w:pos="720"/>
        </w:tabs>
        <w:ind w:left="720" w:hanging="360"/>
      </w:pPr>
      <w:rPr>
        <w:rFonts w:hint="default" w:ascii="Arial" w:hAnsi="Arial"/>
      </w:rPr>
    </w:lvl>
    <w:lvl w:ilvl="1" w:tplc="4C084626" w:tentative="1">
      <w:start w:val="1"/>
      <w:numFmt w:val="bullet"/>
      <w:lvlText w:val="•"/>
      <w:lvlJc w:val="left"/>
      <w:pPr>
        <w:tabs>
          <w:tab w:val="num" w:pos="1440"/>
        </w:tabs>
        <w:ind w:left="1440" w:hanging="360"/>
      </w:pPr>
      <w:rPr>
        <w:rFonts w:hint="default" w:ascii="Arial" w:hAnsi="Arial"/>
      </w:rPr>
    </w:lvl>
    <w:lvl w:ilvl="2" w:tplc="881077CC" w:tentative="1">
      <w:start w:val="1"/>
      <w:numFmt w:val="bullet"/>
      <w:lvlText w:val="•"/>
      <w:lvlJc w:val="left"/>
      <w:pPr>
        <w:tabs>
          <w:tab w:val="num" w:pos="2160"/>
        </w:tabs>
        <w:ind w:left="2160" w:hanging="360"/>
      </w:pPr>
      <w:rPr>
        <w:rFonts w:hint="default" w:ascii="Arial" w:hAnsi="Arial"/>
      </w:rPr>
    </w:lvl>
    <w:lvl w:ilvl="3" w:tplc="3278A758" w:tentative="1">
      <w:start w:val="1"/>
      <w:numFmt w:val="bullet"/>
      <w:lvlText w:val="•"/>
      <w:lvlJc w:val="left"/>
      <w:pPr>
        <w:tabs>
          <w:tab w:val="num" w:pos="2880"/>
        </w:tabs>
        <w:ind w:left="2880" w:hanging="360"/>
      </w:pPr>
      <w:rPr>
        <w:rFonts w:hint="default" w:ascii="Arial" w:hAnsi="Arial"/>
      </w:rPr>
    </w:lvl>
    <w:lvl w:ilvl="4" w:tplc="8CFE6674" w:tentative="1">
      <w:start w:val="1"/>
      <w:numFmt w:val="bullet"/>
      <w:lvlText w:val="•"/>
      <w:lvlJc w:val="left"/>
      <w:pPr>
        <w:tabs>
          <w:tab w:val="num" w:pos="3600"/>
        </w:tabs>
        <w:ind w:left="3600" w:hanging="360"/>
      </w:pPr>
      <w:rPr>
        <w:rFonts w:hint="default" w:ascii="Arial" w:hAnsi="Arial"/>
      </w:rPr>
    </w:lvl>
    <w:lvl w:ilvl="5" w:tplc="0D52669A" w:tentative="1">
      <w:start w:val="1"/>
      <w:numFmt w:val="bullet"/>
      <w:lvlText w:val="•"/>
      <w:lvlJc w:val="left"/>
      <w:pPr>
        <w:tabs>
          <w:tab w:val="num" w:pos="4320"/>
        </w:tabs>
        <w:ind w:left="4320" w:hanging="360"/>
      </w:pPr>
      <w:rPr>
        <w:rFonts w:hint="default" w:ascii="Arial" w:hAnsi="Arial"/>
      </w:rPr>
    </w:lvl>
    <w:lvl w:ilvl="6" w:tplc="826AB170" w:tentative="1">
      <w:start w:val="1"/>
      <w:numFmt w:val="bullet"/>
      <w:lvlText w:val="•"/>
      <w:lvlJc w:val="left"/>
      <w:pPr>
        <w:tabs>
          <w:tab w:val="num" w:pos="5040"/>
        </w:tabs>
        <w:ind w:left="5040" w:hanging="360"/>
      </w:pPr>
      <w:rPr>
        <w:rFonts w:hint="default" w:ascii="Arial" w:hAnsi="Arial"/>
      </w:rPr>
    </w:lvl>
    <w:lvl w:ilvl="7" w:tplc="915E4926" w:tentative="1">
      <w:start w:val="1"/>
      <w:numFmt w:val="bullet"/>
      <w:lvlText w:val="•"/>
      <w:lvlJc w:val="left"/>
      <w:pPr>
        <w:tabs>
          <w:tab w:val="num" w:pos="5760"/>
        </w:tabs>
        <w:ind w:left="5760" w:hanging="360"/>
      </w:pPr>
      <w:rPr>
        <w:rFonts w:hint="default" w:ascii="Arial" w:hAnsi="Arial"/>
      </w:rPr>
    </w:lvl>
    <w:lvl w:ilvl="8" w:tplc="87D8F614"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6F863C96"/>
    <w:multiLevelType w:val="hybridMultilevel"/>
    <w:tmpl w:val="74509F02"/>
    <w:lvl w:ilvl="0" w:tplc="BEEE20EA">
      <w:start w:val="1"/>
      <w:numFmt w:val="decimal"/>
      <w:lvlText w:val="%1."/>
      <w:lvlJc w:val="left"/>
      <w:pPr>
        <w:ind w:left="720" w:hanging="360"/>
      </w:pPr>
    </w:lvl>
    <w:lvl w:ilvl="1" w:tplc="2BE8BE4A">
      <w:start w:val="1"/>
      <w:numFmt w:val="lowerLetter"/>
      <w:lvlText w:val="%2."/>
      <w:lvlJc w:val="left"/>
      <w:pPr>
        <w:ind w:left="1440" w:hanging="360"/>
      </w:pPr>
    </w:lvl>
    <w:lvl w:ilvl="2" w:tplc="D2EC64B2">
      <w:start w:val="1"/>
      <w:numFmt w:val="lowerRoman"/>
      <w:lvlText w:val="%3."/>
      <w:lvlJc w:val="right"/>
      <w:pPr>
        <w:ind w:left="2160" w:hanging="180"/>
      </w:pPr>
    </w:lvl>
    <w:lvl w:ilvl="3" w:tplc="57BC52F0">
      <w:start w:val="1"/>
      <w:numFmt w:val="decimal"/>
      <w:lvlText w:val="%4."/>
      <w:lvlJc w:val="left"/>
      <w:pPr>
        <w:ind w:left="2880" w:hanging="360"/>
      </w:pPr>
    </w:lvl>
    <w:lvl w:ilvl="4" w:tplc="1CC07272">
      <w:start w:val="1"/>
      <w:numFmt w:val="lowerLetter"/>
      <w:lvlText w:val="%5."/>
      <w:lvlJc w:val="left"/>
      <w:pPr>
        <w:ind w:left="3600" w:hanging="360"/>
      </w:pPr>
    </w:lvl>
    <w:lvl w:ilvl="5" w:tplc="051697B8">
      <w:start w:val="1"/>
      <w:numFmt w:val="lowerRoman"/>
      <w:lvlText w:val="%6."/>
      <w:lvlJc w:val="right"/>
      <w:pPr>
        <w:ind w:left="4320" w:hanging="180"/>
      </w:pPr>
    </w:lvl>
    <w:lvl w:ilvl="6" w:tplc="E1D43AC0">
      <w:start w:val="1"/>
      <w:numFmt w:val="decimal"/>
      <w:lvlText w:val="%7."/>
      <w:lvlJc w:val="left"/>
      <w:pPr>
        <w:ind w:left="5040" w:hanging="360"/>
      </w:pPr>
    </w:lvl>
    <w:lvl w:ilvl="7" w:tplc="534AA868">
      <w:start w:val="1"/>
      <w:numFmt w:val="lowerLetter"/>
      <w:lvlText w:val="%8."/>
      <w:lvlJc w:val="left"/>
      <w:pPr>
        <w:ind w:left="5760" w:hanging="360"/>
      </w:pPr>
    </w:lvl>
    <w:lvl w:ilvl="8" w:tplc="36A021B0">
      <w:start w:val="1"/>
      <w:numFmt w:val="lowerRoman"/>
      <w:lvlText w:val="%9."/>
      <w:lvlJc w:val="right"/>
      <w:pPr>
        <w:ind w:left="6480" w:hanging="180"/>
      </w:pPr>
    </w:lvl>
  </w:abstractNum>
  <w:abstractNum w:abstractNumId="9" w15:restartNumberingAfterBreak="0">
    <w:nsid w:val="730B4417"/>
    <w:multiLevelType w:val="hybridMultilevel"/>
    <w:tmpl w:val="C7DA8EF4"/>
    <w:lvl w:ilvl="0" w:tplc="9808F06C">
      <w:start w:val="1"/>
      <w:numFmt w:val="bullet"/>
      <w:lvlText w:val="•"/>
      <w:lvlJc w:val="left"/>
      <w:pPr>
        <w:tabs>
          <w:tab w:val="num" w:pos="720"/>
        </w:tabs>
        <w:ind w:left="720" w:hanging="360"/>
      </w:pPr>
      <w:rPr>
        <w:rFonts w:hint="default" w:ascii="Arial" w:hAnsi="Arial"/>
      </w:rPr>
    </w:lvl>
    <w:lvl w:ilvl="1" w:tplc="E1E24612" w:tentative="1">
      <w:start w:val="1"/>
      <w:numFmt w:val="bullet"/>
      <w:lvlText w:val="•"/>
      <w:lvlJc w:val="left"/>
      <w:pPr>
        <w:tabs>
          <w:tab w:val="num" w:pos="1440"/>
        </w:tabs>
        <w:ind w:left="1440" w:hanging="360"/>
      </w:pPr>
      <w:rPr>
        <w:rFonts w:hint="default" w:ascii="Arial" w:hAnsi="Arial"/>
      </w:rPr>
    </w:lvl>
    <w:lvl w:ilvl="2" w:tplc="B150EC48" w:tentative="1">
      <w:start w:val="1"/>
      <w:numFmt w:val="bullet"/>
      <w:lvlText w:val="•"/>
      <w:lvlJc w:val="left"/>
      <w:pPr>
        <w:tabs>
          <w:tab w:val="num" w:pos="2160"/>
        </w:tabs>
        <w:ind w:left="2160" w:hanging="360"/>
      </w:pPr>
      <w:rPr>
        <w:rFonts w:hint="default" w:ascii="Arial" w:hAnsi="Arial"/>
      </w:rPr>
    </w:lvl>
    <w:lvl w:ilvl="3" w:tplc="44BC45DA" w:tentative="1">
      <w:start w:val="1"/>
      <w:numFmt w:val="bullet"/>
      <w:lvlText w:val="•"/>
      <w:lvlJc w:val="left"/>
      <w:pPr>
        <w:tabs>
          <w:tab w:val="num" w:pos="2880"/>
        </w:tabs>
        <w:ind w:left="2880" w:hanging="360"/>
      </w:pPr>
      <w:rPr>
        <w:rFonts w:hint="default" w:ascii="Arial" w:hAnsi="Arial"/>
      </w:rPr>
    </w:lvl>
    <w:lvl w:ilvl="4" w:tplc="0FB63C5C" w:tentative="1">
      <w:start w:val="1"/>
      <w:numFmt w:val="bullet"/>
      <w:lvlText w:val="•"/>
      <w:lvlJc w:val="left"/>
      <w:pPr>
        <w:tabs>
          <w:tab w:val="num" w:pos="3600"/>
        </w:tabs>
        <w:ind w:left="3600" w:hanging="360"/>
      </w:pPr>
      <w:rPr>
        <w:rFonts w:hint="default" w:ascii="Arial" w:hAnsi="Arial"/>
      </w:rPr>
    </w:lvl>
    <w:lvl w:ilvl="5" w:tplc="0F0C7E5E" w:tentative="1">
      <w:start w:val="1"/>
      <w:numFmt w:val="bullet"/>
      <w:lvlText w:val="•"/>
      <w:lvlJc w:val="left"/>
      <w:pPr>
        <w:tabs>
          <w:tab w:val="num" w:pos="4320"/>
        </w:tabs>
        <w:ind w:left="4320" w:hanging="360"/>
      </w:pPr>
      <w:rPr>
        <w:rFonts w:hint="default" w:ascii="Arial" w:hAnsi="Arial"/>
      </w:rPr>
    </w:lvl>
    <w:lvl w:ilvl="6" w:tplc="4C8C134A" w:tentative="1">
      <w:start w:val="1"/>
      <w:numFmt w:val="bullet"/>
      <w:lvlText w:val="•"/>
      <w:lvlJc w:val="left"/>
      <w:pPr>
        <w:tabs>
          <w:tab w:val="num" w:pos="5040"/>
        </w:tabs>
        <w:ind w:left="5040" w:hanging="360"/>
      </w:pPr>
      <w:rPr>
        <w:rFonts w:hint="default" w:ascii="Arial" w:hAnsi="Arial"/>
      </w:rPr>
    </w:lvl>
    <w:lvl w:ilvl="7" w:tplc="5C8AB33E" w:tentative="1">
      <w:start w:val="1"/>
      <w:numFmt w:val="bullet"/>
      <w:lvlText w:val="•"/>
      <w:lvlJc w:val="left"/>
      <w:pPr>
        <w:tabs>
          <w:tab w:val="num" w:pos="5760"/>
        </w:tabs>
        <w:ind w:left="5760" w:hanging="360"/>
      </w:pPr>
      <w:rPr>
        <w:rFonts w:hint="default" w:ascii="Arial" w:hAnsi="Arial"/>
      </w:rPr>
    </w:lvl>
    <w:lvl w:ilvl="8" w:tplc="F0A21D1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765266CF"/>
    <w:multiLevelType w:val="hybridMultilevel"/>
    <w:tmpl w:val="07B610A4"/>
    <w:lvl w:ilvl="0" w:tplc="C5E6C082">
      <w:start w:val="1"/>
      <w:numFmt w:val="decimal"/>
      <w:pStyle w:val="berschrift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103D37"/>
    <w:multiLevelType w:val="hybridMultilevel"/>
    <w:tmpl w:val="5B4035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1"/>
  </w:num>
  <w:num w:numId="4">
    <w:abstractNumId w:val="10"/>
  </w:num>
  <w:num w:numId="5">
    <w:abstractNumId w:val="7"/>
  </w:num>
  <w:num w:numId="6">
    <w:abstractNumId w:val="3"/>
  </w:num>
  <w:num w:numId="7">
    <w:abstractNumId w:val="2"/>
  </w:num>
  <w:num w:numId="8">
    <w:abstractNumId w:val="9"/>
  </w:num>
  <w:num w:numId="9">
    <w:abstractNumId w:val="6"/>
  </w:num>
  <w:num w:numId="10">
    <w:abstractNumId w:val="1"/>
  </w:num>
  <w:num w:numId="11">
    <w:abstractNumId w:val="5"/>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k Schlitter">
    <w15:presenceInfo w15:providerId="AD" w15:userId="S::nick.schlitter@stud.uni-due.de::068b5683-2ef4-4ba4-99a7-2f32630a07bb"/>
  </w15:person>
  <w15:person w15:author="Achim Goerres">
    <w15:presenceInfo w15:providerId="None" w15:userId="Achim Goerres"/>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displayBackgroundShape/>
  <w:embedTrueTypeFonts/>
  <w:proofState w:spelling="clean" w:grammar="dirty"/>
  <w:trackRevisions w:val="false"/>
  <w:defaultTabStop w:val="720"/>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C5"/>
    <w:rsid w:val="00000074"/>
    <w:rsid w:val="00002D76"/>
    <w:rsid w:val="000045A9"/>
    <w:rsid w:val="00006020"/>
    <w:rsid w:val="00010DFC"/>
    <w:rsid w:val="00011EEE"/>
    <w:rsid w:val="000144F8"/>
    <w:rsid w:val="00022B4A"/>
    <w:rsid w:val="00025B6E"/>
    <w:rsid w:val="00027F96"/>
    <w:rsid w:val="00031946"/>
    <w:rsid w:val="00047498"/>
    <w:rsid w:val="00050FD5"/>
    <w:rsid w:val="0005517D"/>
    <w:rsid w:val="000563B9"/>
    <w:rsid w:val="00057F59"/>
    <w:rsid w:val="00066A1C"/>
    <w:rsid w:val="00066D41"/>
    <w:rsid w:val="0008059F"/>
    <w:rsid w:val="000813BB"/>
    <w:rsid w:val="000844F5"/>
    <w:rsid w:val="0008742D"/>
    <w:rsid w:val="0008CA4B"/>
    <w:rsid w:val="000A7ECB"/>
    <w:rsid w:val="000B3840"/>
    <w:rsid w:val="000B4E9D"/>
    <w:rsid w:val="000C6B2A"/>
    <w:rsid w:val="000D5D9D"/>
    <w:rsid w:val="000D6A1E"/>
    <w:rsid w:val="000E2FD8"/>
    <w:rsid w:val="000E6185"/>
    <w:rsid w:val="000F09E9"/>
    <w:rsid w:val="000F6EBB"/>
    <w:rsid w:val="000F7382"/>
    <w:rsid w:val="00102B48"/>
    <w:rsid w:val="00111854"/>
    <w:rsid w:val="00123F70"/>
    <w:rsid w:val="001278F0"/>
    <w:rsid w:val="001318C5"/>
    <w:rsid w:val="00132D7B"/>
    <w:rsid w:val="00134126"/>
    <w:rsid w:val="001537C0"/>
    <w:rsid w:val="00164029"/>
    <w:rsid w:val="00164BEE"/>
    <w:rsid w:val="0017123B"/>
    <w:rsid w:val="00175FD5"/>
    <w:rsid w:val="001769FF"/>
    <w:rsid w:val="0018120F"/>
    <w:rsid w:val="00192AAE"/>
    <w:rsid w:val="001A0AE4"/>
    <w:rsid w:val="001A27F7"/>
    <w:rsid w:val="001A64C1"/>
    <w:rsid w:val="001A74F4"/>
    <w:rsid w:val="001B0AD0"/>
    <w:rsid w:val="001B5A0A"/>
    <w:rsid w:val="001B5BFE"/>
    <w:rsid w:val="001B65BE"/>
    <w:rsid w:val="001C35F3"/>
    <w:rsid w:val="001C7438"/>
    <w:rsid w:val="001C7CC5"/>
    <w:rsid w:val="001D29BF"/>
    <w:rsid w:val="001E2EC2"/>
    <w:rsid w:val="001E3C69"/>
    <w:rsid w:val="001E40EB"/>
    <w:rsid w:val="001E46DA"/>
    <w:rsid w:val="001E487E"/>
    <w:rsid w:val="001E50DE"/>
    <w:rsid w:val="001E581B"/>
    <w:rsid w:val="001E6BC9"/>
    <w:rsid w:val="001F19FB"/>
    <w:rsid w:val="001F6F94"/>
    <w:rsid w:val="0020088C"/>
    <w:rsid w:val="00202FB8"/>
    <w:rsid w:val="002146D5"/>
    <w:rsid w:val="00220900"/>
    <w:rsid w:val="00225117"/>
    <w:rsid w:val="0023676B"/>
    <w:rsid w:val="002402A2"/>
    <w:rsid w:val="00240C50"/>
    <w:rsid w:val="00241E50"/>
    <w:rsid w:val="00251C77"/>
    <w:rsid w:val="002559B4"/>
    <w:rsid w:val="00257B27"/>
    <w:rsid w:val="00273FFE"/>
    <w:rsid w:val="00276D1B"/>
    <w:rsid w:val="00277EA2"/>
    <w:rsid w:val="00290873"/>
    <w:rsid w:val="00291F7D"/>
    <w:rsid w:val="002951A4"/>
    <w:rsid w:val="002A53EE"/>
    <w:rsid w:val="002B1E5F"/>
    <w:rsid w:val="002B4315"/>
    <w:rsid w:val="002C322A"/>
    <w:rsid w:val="002C5C81"/>
    <w:rsid w:val="002D7EB3"/>
    <w:rsid w:val="002E14C0"/>
    <w:rsid w:val="002F3046"/>
    <w:rsid w:val="003023C0"/>
    <w:rsid w:val="00306886"/>
    <w:rsid w:val="0031510B"/>
    <w:rsid w:val="00316CA6"/>
    <w:rsid w:val="00323886"/>
    <w:rsid w:val="00325D4E"/>
    <w:rsid w:val="003306DA"/>
    <w:rsid w:val="00333EFD"/>
    <w:rsid w:val="0034070D"/>
    <w:rsid w:val="00340CBF"/>
    <w:rsid w:val="00346C7E"/>
    <w:rsid w:val="003507D9"/>
    <w:rsid w:val="00356267"/>
    <w:rsid w:val="00360D89"/>
    <w:rsid w:val="003642CC"/>
    <w:rsid w:val="00364332"/>
    <w:rsid w:val="00364B2A"/>
    <w:rsid w:val="00366651"/>
    <w:rsid w:val="00374ED4"/>
    <w:rsid w:val="00376D46"/>
    <w:rsid w:val="003807AC"/>
    <w:rsid w:val="003833A0"/>
    <w:rsid w:val="00385525"/>
    <w:rsid w:val="0039413D"/>
    <w:rsid w:val="00395901"/>
    <w:rsid w:val="003974A3"/>
    <w:rsid w:val="003A2CC1"/>
    <w:rsid w:val="003A3F5A"/>
    <w:rsid w:val="003B198C"/>
    <w:rsid w:val="003B2553"/>
    <w:rsid w:val="003B4492"/>
    <w:rsid w:val="003B48AC"/>
    <w:rsid w:val="003C1492"/>
    <w:rsid w:val="003C551B"/>
    <w:rsid w:val="003C57B7"/>
    <w:rsid w:val="003D5539"/>
    <w:rsid w:val="003D6951"/>
    <w:rsid w:val="003E3A6A"/>
    <w:rsid w:val="003E9EFB"/>
    <w:rsid w:val="003F52DB"/>
    <w:rsid w:val="00402E84"/>
    <w:rsid w:val="004037AE"/>
    <w:rsid w:val="00403A2A"/>
    <w:rsid w:val="00412574"/>
    <w:rsid w:val="00412FD0"/>
    <w:rsid w:val="004137D2"/>
    <w:rsid w:val="004270BE"/>
    <w:rsid w:val="004344DC"/>
    <w:rsid w:val="00437BEB"/>
    <w:rsid w:val="00451AF7"/>
    <w:rsid w:val="00454A9A"/>
    <w:rsid w:val="00456815"/>
    <w:rsid w:val="00456883"/>
    <w:rsid w:val="00474690"/>
    <w:rsid w:val="0048211A"/>
    <w:rsid w:val="004914A8"/>
    <w:rsid w:val="00491E6F"/>
    <w:rsid w:val="004A4AD4"/>
    <w:rsid w:val="004C06A6"/>
    <w:rsid w:val="004D2750"/>
    <w:rsid w:val="004D32CA"/>
    <w:rsid w:val="004F4938"/>
    <w:rsid w:val="0050099D"/>
    <w:rsid w:val="0051122D"/>
    <w:rsid w:val="00514C78"/>
    <w:rsid w:val="00515A4C"/>
    <w:rsid w:val="00517501"/>
    <w:rsid w:val="0051787C"/>
    <w:rsid w:val="00522B92"/>
    <w:rsid w:val="00531385"/>
    <w:rsid w:val="005327C7"/>
    <w:rsid w:val="00546B90"/>
    <w:rsid w:val="0055069B"/>
    <w:rsid w:val="00553F9C"/>
    <w:rsid w:val="00556394"/>
    <w:rsid w:val="00557C8B"/>
    <w:rsid w:val="005678C1"/>
    <w:rsid w:val="005844BC"/>
    <w:rsid w:val="00592A85"/>
    <w:rsid w:val="005A7A14"/>
    <w:rsid w:val="005AAC1E"/>
    <w:rsid w:val="005C0D1F"/>
    <w:rsid w:val="005D7A9A"/>
    <w:rsid w:val="005E4B8F"/>
    <w:rsid w:val="005E660A"/>
    <w:rsid w:val="005F2672"/>
    <w:rsid w:val="005F4959"/>
    <w:rsid w:val="005F53A3"/>
    <w:rsid w:val="005F6D71"/>
    <w:rsid w:val="0063212A"/>
    <w:rsid w:val="00635253"/>
    <w:rsid w:val="00635589"/>
    <w:rsid w:val="00636B7F"/>
    <w:rsid w:val="00637B0B"/>
    <w:rsid w:val="00641681"/>
    <w:rsid w:val="00654FC1"/>
    <w:rsid w:val="00657035"/>
    <w:rsid w:val="00667425"/>
    <w:rsid w:val="0067179D"/>
    <w:rsid w:val="00693216"/>
    <w:rsid w:val="00695B23"/>
    <w:rsid w:val="006A0AC0"/>
    <w:rsid w:val="006A2AA4"/>
    <w:rsid w:val="006A2EA9"/>
    <w:rsid w:val="006B164C"/>
    <w:rsid w:val="006B2B04"/>
    <w:rsid w:val="006C09B0"/>
    <w:rsid w:val="006C1C0C"/>
    <w:rsid w:val="006C272A"/>
    <w:rsid w:val="006D4DC5"/>
    <w:rsid w:val="006D559E"/>
    <w:rsid w:val="006D5852"/>
    <w:rsid w:val="006DA291"/>
    <w:rsid w:val="006E1F93"/>
    <w:rsid w:val="006E6F0A"/>
    <w:rsid w:val="006F1B83"/>
    <w:rsid w:val="0070320D"/>
    <w:rsid w:val="007106FE"/>
    <w:rsid w:val="007147CD"/>
    <w:rsid w:val="007155E2"/>
    <w:rsid w:val="0072499C"/>
    <w:rsid w:val="007327A4"/>
    <w:rsid w:val="00734F2B"/>
    <w:rsid w:val="00736DC3"/>
    <w:rsid w:val="0073747F"/>
    <w:rsid w:val="00742A01"/>
    <w:rsid w:val="00755A83"/>
    <w:rsid w:val="007816A7"/>
    <w:rsid w:val="00784EB1"/>
    <w:rsid w:val="0078615E"/>
    <w:rsid w:val="00791054"/>
    <w:rsid w:val="007A5F16"/>
    <w:rsid w:val="007D1545"/>
    <w:rsid w:val="007F5B2D"/>
    <w:rsid w:val="00805F30"/>
    <w:rsid w:val="00806416"/>
    <w:rsid w:val="0082171A"/>
    <w:rsid w:val="00822812"/>
    <w:rsid w:val="00823C05"/>
    <w:rsid w:val="00825E1E"/>
    <w:rsid w:val="00826AFD"/>
    <w:rsid w:val="0083109F"/>
    <w:rsid w:val="00831D43"/>
    <w:rsid w:val="00832DE2"/>
    <w:rsid w:val="00840004"/>
    <w:rsid w:val="00850444"/>
    <w:rsid w:val="00851EE3"/>
    <w:rsid w:val="0087326F"/>
    <w:rsid w:val="00881EF4"/>
    <w:rsid w:val="0089344F"/>
    <w:rsid w:val="00894A87"/>
    <w:rsid w:val="00896CB8"/>
    <w:rsid w:val="008A2781"/>
    <w:rsid w:val="008A2BAB"/>
    <w:rsid w:val="008B32A3"/>
    <w:rsid w:val="008B43E8"/>
    <w:rsid w:val="008C5B46"/>
    <w:rsid w:val="008E7563"/>
    <w:rsid w:val="008F4FFF"/>
    <w:rsid w:val="008F53CA"/>
    <w:rsid w:val="008F5728"/>
    <w:rsid w:val="00900821"/>
    <w:rsid w:val="00910173"/>
    <w:rsid w:val="009241B3"/>
    <w:rsid w:val="0092649F"/>
    <w:rsid w:val="00934D96"/>
    <w:rsid w:val="00935D21"/>
    <w:rsid w:val="00936717"/>
    <w:rsid w:val="0093E516"/>
    <w:rsid w:val="00944BD3"/>
    <w:rsid w:val="0094555C"/>
    <w:rsid w:val="00956A1C"/>
    <w:rsid w:val="00962CBF"/>
    <w:rsid w:val="00965057"/>
    <w:rsid w:val="0098097A"/>
    <w:rsid w:val="00993D03"/>
    <w:rsid w:val="00994B45"/>
    <w:rsid w:val="009955D0"/>
    <w:rsid w:val="00996705"/>
    <w:rsid w:val="009B506E"/>
    <w:rsid w:val="009C4757"/>
    <w:rsid w:val="009D5C37"/>
    <w:rsid w:val="009D7E31"/>
    <w:rsid w:val="009F0A6E"/>
    <w:rsid w:val="009F4465"/>
    <w:rsid w:val="009F59D1"/>
    <w:rsid w:val="009F6327"/>
    <w:rsid w:val="009F6F6A"/>
    <w:rsid w:val="00A0653C"/>
    <w:rsid w:val="00A14F65"/>
    <w:rsid w:val="00A159E6"/>
    <w:rsid w:val="00A252A0"/>
    <w:rsid w:val="00A27202"/>
    <w:rsid w:val="00A30E0E"/>
    <w:rsid w:val="00A41D40"/>
    <w:rsid w:val="00A4585B"/>
    <w:rsid w:val="00A474F7"/>
    <w:rsid w:val="00A5006D"/>
    <w:rsid w:val="00A54578"/>
    <w:rsid w:val="00A575A0"/>
    <w:rsid w:val="00A57A03"/>
    <w:rsid w:val="00A70D53"/>
    <w:rsid w:val="00A728A3"/>
    <w:rsid w:val="00A74EC0"/>
    <w:rsid w:val="00A90E45"/>
    <w:rsid w:val="00A9388D"/>
    <w:rsid w:val="00A96974"/>
    <w:rsid w:val="00A971B8"/>
    <w:rsid w:val="00AA760F"/>
    <w:rsid w:val="00AB1287"/>
    <w:rsid w:val="00AB25BA"/>
    <w:rsid w:val="00AC3DB9"/>
    <w:rsid w:val="00AD0752"/>
    <w:rsid w:val="00AD4084"/>
    <w:rsid w:val="00AD507F"/>
    <w:rsid w:val="00AD7DAA"/>
    <w:rsid w:val="00AE2597"/>
    <w:rsid w:val="00AE3517"/>
    <w:rsid w:val="00AE5525"/>
    <w:rsid w:val="00AF0E50"/>
    <w:rsid w:val="00AF394E"/>
    <w:rsid w:val="00AF7696"/>
    <w:rsid w:val="00B03F02"/>
    <w:rsid w:val="00B05C97"/>
    <w:rsid w:val="00B16892"/>
    <w:rsid w:val="00B2674F"/>
    <w:rsid w:val="00B27372"/>
    <w:rsid w:val="00B2BAA8"/>
    <w:rsid w:val="00B32D39"/>
    <w:rsid w:val="00B42E04"/>
    <w:rsid w:val="00B43660"/>
    <w:rsid w:val="00B542E4"/>
    <w:rsid w:val="00B55841"/>
    <w:rsid w:val="00B760D8"/>
    <w:rsid w:val="00B81BB4"/>
    <w:rsid w:val="00B85C63"/>
    <w:rsid w:val="00B90C4A"/>
    <w:rsid w:val="00B94972"/>
    <w:rsid w:val="00B96BC5"/>
    <w:rsid w:val="00BA5A69"/>
    <w:rsid w:val="00BA6592"/>
    <w:rsid w:val="00BB1F09"/>
    <w:rsid w:val="00BB2A98"/>
    <w:rsid w:val="00BB2BFA"/>
    <w:rsid w:val="00BB672E"/>
    <w:rsid w:val="00BD689B"/>
    <w:rsid w:val="00C1342E"/>
    <w:rsid w:val="00C223D2"/>
    <w:rsid w:val="00C2380D"/>
    <w:rsid w:val="00C358C4"/>
    <w:rsid w:val="00C37687"/>
    <w:rsid w:val="00C44941"/>
    <w:rsid w:val="00C47768"/>
    <w:rsid w:val="00C47B91"/>
    <w:rsid w:val="00C54CA4"/>
    <w:rsid w:val="00C57B05"/>
    <w:rsid w:val="00C6530B"/>
    <w:rsid w:val="00C87A94"/>
    <w:rsid w:val="00C9147C"/>
    <w:rsid w:val="00C95D18"/>
    <w:rsid w:val="00CA01F3"/>
    <w:rsid w:val="00CA2638"/>
    <w:rsid w:val="00CA7011"/>
    <w:rsid w:val="00CB0CA3"/>
    <w:rsid w:val="00CB0E2F"/>
    <w:rsid w:val="00CC47BD"/>
    <w:rsid w:val="00CC7D5F"/>
    <w:rsid w:val="00CD2D10"/>
    <w:rsid w:val="00CE5659"/>
    <w:rsid w:val="00CF01AA"/>
    <w:rsid w:val="00CF1935"/>
    <w:rsid w:val="00CF319B"/>
    <w:rsid w:val="00CF3BD6"/>
    <w:rsid w:val="00D01EC8"/>
    <w:rsid w:val="00D15778"/>
    <w:rsid w:val="00D16E39"/>
    <w:rsid w:val="00D2446A"/>
    <w:rsid w:val="00D3170F"/>
    <w:rsid w:val="00D327C0"/>
    <w:rsid w:val="00D33990"/>
    <w:rsid w:val="00D37ADE"/>
    <w:rsid w:val="00D434A9"/>
    <w:rsid w:val="00D46A36"/>
    <w:rsid w:val="00D64D16"/>
    <w:rsid w:val="00D70AD6"/>
    <w:rsid w:val="00D908B6"/>
    <w:rsid w:val="00DB0671"/>
    <w:rsid w:val="00DB0F55"/>
    <w:rsid w:val="00DB51DA"/>
    <w:rsid w:val="00DC11E2"/>
    <w:rsid w:val="00DC2D5C"/>
    <w:rsid w:val="00DD567E"/>
    <w:rsid w:val="00DE7FE7"/>
    <w:rsid w:val="00DF2106"/>
    <w:rsid w:val="00E03CAE"/>
    <w:rsid w:val="00E07B36"/>
    <w:rsid w:val="00E16CA8"/>
    <w:rsid w:val="00E17609"/>
    <w:rsid w:val="00E2458F"/>
    <w:rsid w:val="00E2D18D"/>
    <w:rsid w:val="00E32B38"/>
    <w:rsid w:val="00E35265"/>
    <w:rsid w:val="00E40C67"/>
    <w:rsid w:val="00E4480A"/>
    <w:rsid w:val="00E44DDF"/>
    <w:rsid w:val="00E460A0"/>
    <w:rsid w:val="00E46745"/>
    <w:rsid w:val="00E5070C"/>
    <w:rsid w:val="00E52191"/>
    <w:rsid w:val="00E52E1B"/>
    <w:rsid w:val="00E53664"/>
    <w:rsid w:val="00E55792"/>
    <w:rsid w:val="00E56B32"/>
    <w:rsid w:val="00E61F17"/>
    <w:rsid w:val="00E634FD"/>
    <w:rsid w:val="00E65731"/>
    <w:rsid w:val="00E6779A"/>
    <w:rsid w:val="00E73F00"/>
    <w:rsid w:val="00E752D7"/>
    <w:rsid w:val="00E76D80"/>
    <w:rsid w:val="00E9076C"/>
    <w:rsid w:val="00EA1566"/>
    <w:rsid w:val="00EA3706"/>
    <w:rsid w:val="00EA441D"/>
    <w:rsid w:val="00EB2B6E"/>
    <w:rsid w:val="00EB3227"/>
    <w:rsid w:val="00EC1B4B"/>
    <w:rsid w:val="00EC79B2"/>
    <w:rsid w:val="00EE0EB2"/>
    <w:rsid w:val="00EE67B5"/>
    <w:rsid w:val="00EF7A23"/>
    <w:rsid w:val="00F169D6"/>
    <w:rsid w:val="00F403DA"/>
    <w:rsid w:val="00F462C4"/>
    <w:rsid w:val="00F507E4"/>
    <w:rsid w:val="00F53249"/>
    <w:rsid w:val="00F60864"/>
    <w:rsid w:val="00F60A53"/>
    <w:rsid w:val="00F61641"/>
    <w:rsid w:val="00F631D8"/>
    <w:rsid w:val="00F67482"/>
    <w:rsid w:val="00F87806"/>
    <w:rsid w:val="00F91F4C"/>
    <w:rsid w:val="00F96119"/>
    <w:rsid w:val="00FA2908"/>
    <w:rsid w:val="00FB5848"/>
    <w:rsid w:val="00FB69AA"/>
    <w:rsid w:val="00FC3D74"/>
    <w:rsid w:val="00FE1CEB"/>
    <w:rsid w:val="00FE7E89"/>
    <w:rsid w:val="0127E5E3"/>
    <w:rsid w:val="016E335E"/>
    <w:rsid w:val="0182B350"/>
    <w:rsid w:val="019EF542"/>
    <w:rsid w:val="01CF5762"/>
    <w:rsid w:val="02103F2D"/>
    <w:rsid w:val="02155245"/>
    <w:rsid w:val="026DF8A9"/>
    <w:rsid w:val="027FE9E5"/>
    <w:rsid w:val="0294DB82"/>
    <w:rsid w:val="02BE80DA"/>
    <w:rsid w:val="02E99A5C"/>
    <w:rsid w:val="02F339E2"/>
    <w:rsid w:val="0319A864"/>
    <w:rsid w:val="03475838"/>
    <w:rsid w:val="0355D52B"/>
    <w:rsid w:val="03A20D35"/>
    <w:rsid w:val="03DF5042"/>
    <w:rsid w:val="0408720F"/>
    <w:rsid w:val="0418F045"/>
    <w:rsid w:val="048CF65B"/>
    <w:rsid w:val="04B02E0E"/>
    <w:rsid w:val="04B20342"/>
    <w:rsid w:val="04B81C60"/>
    <w:rsid w:val="04D897E9"/>
    <w:rsid w:val="04F4D597"/>
    <w:rsid w:val="0528F52E"/>
    <w:rsid w:val="0538CC17"/>
    <w:rsid w:val="05591278"/>
    <w:rsid w:val="055E17FE"/>
    <w:rsid w:val="05C3A816"/>
    <w:rsid w:val="05DBF1A0"/>
    <w:rsid w:val="068518B2"/>
    <w:rsid w:val="070F606F"/>
    <w:rsid w:val="07161B73"/>
    <w:rsid w:val="07229E74"/>
    <w:rsid w:val="07413E80"/>
    <w:rsid w:val="076D0597"/>
    <w:rsid w:val="07B86D80"/>
    <w:rsid w:val="08238B89"/>
    <w:rsid w:val="086CEC21"/>
    <w:rsid w:val="089CDF02"/>
    <w:rsid w:val="08B16CA8"/>
    <w:rsid w:val="090EBB8C"/>
    <w:rsid w:val="091397C9"/>
    <w:rsid w:val="092098DF"/>
    <w:rsid w:val="095A7B8F"/>
    <w:rsid w:val="098F80AA"/>
    <w:rsid w:val="09987F09"/>
    <w:rsid w:val="09F465A9"/>
    <w:rsid w:val="0A3ECD1F"/>
    <w:rsid w:val="0A674D8C"/>
    <w:rsid w:val="0A80B176"/>
    <w:rsid w:val="0A9182D5"/>
    <w:rsid w:val="0A990200"/>
    <w:rsid w:val="0B147714"/>
    <w:rsid w:val="0B1B6034"/>
    <w:rsid w:val="0B24848E"/>
    <w:rsid w:val="0B2DBE7D"/>
    <w:rsid w:val="0B60C90B"/>
    <w:rsid w:val="0BD5BEF8"/>
    <w:rsid w:val="0C0FF097"/>
    <w:rsid w:val="0C22C23A"/>
    <w:rsid w:val="0C66F376"/>
    <w:rsid w:val="0C708050"/>
    <w:rsid w:val="0C94E977"/>
    <w:rsid w:val="0D251BDF"/>
    <w:rsid w:val="0D5C583C"/>
    <w:rsid w:val="0D7DBE8C"/>
    <w:rsid w:val="0D8E6971"/>
    <w:rsid w:val="0DA1E2B0"/>
    <w:rsid w:val="0DB507EB"/>
    <w:rsid w:val="0DEFAA79"/>
    <w:rsid w:val="0E160D4D"/>
    <w:rsid w:val="0E28722C"/>
    <w:rsid w:val="0E289A6C"/>
    <w:rsid w:val="0E46AE7F"/>
    <w:rsid w:val="0E668F50"/>
    <w:rsid w:val="0E7E7F69"/>
    <w:rsid w:val="0EBE349A"/>
    <w:rsid w:val="0ED02E7C"/>
    <w:rsid w:val="0ED0E714"/>
    <w:rsid w:val="0EDEA7B4"/>
    <w:rsid w:val="0F1CBC39"/>
    <w:rsid w:val="0F6A7DBA"/>
    <w:rsid w:val="0FB1197B"/>
    <w:rsid w:val="0FBA99EC"/>
    <w:rsid w:val="0FEDB253"/>
    <w:rsid w:val="1006DED6"/>
    <w:rsid w:val="10715285"/>
    <w:rsid w:val="1090F90D"/>
    <w:rsid w:val="109EE03A"/>
    <w:rsid w:val="10A1C055"/>
    <w:rsid w:val="10FFF9F7"/>
    <w:rsid w:val="1229E32B"/>
    <w:rsid w:val="122DDDE5"/>
    <w:rsid w:val="124A9620"/>
    <w:rsid w:val="12665E57"/>
    <w:rsid w:val="12876B9F"/>
    <w:rsid w:val="12EFB3D0"/>
    <w:rsid w:val="12FE5D24"/>
    <w:rsid w:val="133EA63F"/>
    <w:rsid w:val="1367F7FC"/>
    <w:rsid w:val="1388E640"/>
    <w:rsid w:val="13AA1F54"/>
    <w:rsid w:val="13ED52E1"/>
    <w:rsid w:val="143C7EC6"/>
    <w:rsid w:val="14B75648"/>
    <w:rsid w:val="14F30F6A"/>
    <w:rsid w:val="14F43BFB"/>
    <w:rsid w:val="14F95A69"/>
    <w:rsid w:val="151149F6"/>
    <w:rsid w:val="151986C1"/>
    <w:rsid w:val="15316840"/>
    <w:rsid w:val="15571129"/>
    <w:rsid w:val="157035A3"/>
    <w:rsid w:val="15A4A2FD"/>
    <w:rsid w:val="1612637E"/>
    <w:rsid w:val="16546004"/>
    <w:rsid w:val="165A33CC"/>
    <w:rsid w:val="17086E70"/>
    <w:rsid w:val="171E3325"/>
    <w:rsid w:val="17890DDA"/>
    <w:rsid w:val="178DBFF9"/>
    <w:rsid w:val="17A3D356"/>
    <w:rsid w:val="17B9EBD6"/>
    <w:rsid w:val="17C38EAB"/>
    <w:rsid w:val="17C9B0F6"/>
    <w:rsid w:val="1812D762"/>
    <w:rsid w:val="1812E69E"/>
    <w:rsid w:val="18181141"/>
    <w:rsid w:val="1820197D"/>
    <w:rsid w:val="182A00B9"/>
    <w:rsid w:val="183ABFFD"/>
    <w:rsid w:val="1840BF1D"/>
    <w:rsid w:val="185BFF88"/>
    <w:rsid w:val="1892B70F"/>
    <w:rsid w:val="18F71E1E"/>
    <w:rsid w:val="18F78B87"/>
    <w:rsid w:val="192AE40B"/>
    <w:rsid w:val="193C80AD"/>
    <w:rsid w:val="196DD4E9"/>
    <w:rsid w:val="19D0B97B"/>
    <w:rsid w:val="19D33764"/>
    <w:rsid w:val="19E5E892"/>
    <w:rsid w:val="19E93B72"/>
    <w:rsid w:val="1A32C8E8"/>
    <w:rsid w:val="1A5509B6"/>
    <w:rsid w:val="1AC46A9A"/>
    <w:rsid w:val="1AD234E8"/>
    <w:rsid w:val="1AE5A519"/>
    <w:rsid w:val="1B401C56"/>
    <w:rsid w:val="1B5C685A"/>
    <w:rsid w:val="1B7DF8CC"/>
    <w:rsid w:val="1BC69F79"/>
    <w:rsid w:val="1BEC005C"/>
    <w:rsid w:val="1C4664AA"/>
    <w:rsid w:val="1C50F150"/>
    <w:rsid w:val="1C5BF7D9"/>
    <w:rsid w:val="1C7AB8AB"/>
    <w:rsid w:val="1CB95086"/>
    <w:rsid w:val="1CC00B28"/>
    <w:rsid w:val="1CC7C7BB"/>
    <w:rsid w:val="1CCC9851"/>
    <w:rsid w:val="1CD5F2DD"/>
    <w:rsid w:val="1D12A279"/>
    <w:rsid w:val="1D22DCAA"/>
    <w:rsid w:val="1D2D6119"/>
    <w:rsid w:val="1D8DC823"/>
    <w:rsid w:val="1D98191D"/>
    <w:rsid w:val="1DCDEDBE"/>
    <w:rsid w:val="1DD78BC5"/>
    <w:rsid w:val="1DE83FF2"/>
    <w:rsid w:val="1E708A45"/>
    <w:rsid w:val="1EA1D336"/>
    <w:rsid w:val="1EBD3345"/>
    <w:rsid w:val="1EEBC53A"/>
    <w:rsid w:val="1EFBA2A6"/>
    <w:rsid w:val="1F36EF6A"/>
    <w:rsid w:val="1F46E650"/>
    <w:rsid w:val="1F5B6360"/>
    <w:rsid w:val="1F5C0676"/>
    <w:rsid w:val="1F6C8B53"/>
    <w:rsid w:val="1F84B981"/>
    <w:rsid w:val="1F931CFC"/>
    <w:rsid w:val="1FD66C2B"/>
    <w:rsid w:val="1FFB5112"/>
    <w:rsid w:val="20222C18"/>
    <w:rsid w:val="203569CC"/>
    <w:rsid w:val="204147E5"/>
    <w:rsid w:val="2047E65C"/>
    <w:rsid w:val="2065E273"/>
    <w:rsid w:val="2077D0D9"/>
    <w:rsid w:val="2096A909"/>
    <w:rsid w:val="20C93447"/>
    <w:rsid w:val="20E58DFE"/>
    <w:rsid w:val="20E8C15C"/>
    <w:rsid w:val="21296AE2"/>
    <w:rsid w:val="21337EBB"/>
    <w:rsid w:val="21684D29"/>
    <w:rsid w:val="21824482"/>
    <w:rsid w:val="21926361"/>
    <w:rsid w:val="21954A4C"/>
    <w:rsid w:val="21A04A6E"/>
    <w:rsid w:val="21AB038A"/>
    <w:rsid w:val="21FBFDCC"/>
    <w:rsid w:val="220858B7"/>
    <w:rsid w:val="220ABAEF"/>
    <w:rsid w:val="2211DEE5"/>
    <w:rsid w:val="223767BD"/>
    <w:rsid w:val="225416C2"/>
    <w:rsid w:val="2264FBD7"/>
    <w:rsid w:val="227A7EEC"/>
    <w:rsid w:val="228D5646"/>
    <w:rsid w:val="22B59A1F"/>
    <w:rsid w:val="22BA5454"/>
    <w:rsid w:val="22BA8F23"/>
    <w:rsid w:val="22F1A083"/>
    <w:rsid w:val="22F28415"/>
    <w:rsid w:val="22F7AC3A"/>
    <w:rsid w:val="235D0C27"/>
    <w:rsid w:val="236A569A"/>
    <w:rsid w:val="2373C73A"/>
    <w:rsid w:val="237C5F53"/>
    <w:rsid w:val="23D16413"/>
    <w:rsid w:val="23F26F83"/>
    <w:rsid w:val="23F4262F"/>
    <w:rsid w:val="242B3F9D"/>
    <w:rsid w:val="2432FFCD"/>
    <w:rsid w:val="2437B967"/>
    <w:rsid w:val="2464600E"/>
    <w:rsid w:val="246764FB"/>
    <w:rsid w:val="247C5151"/>
    <w:rsid w:val="24948962"/>
    <w:rsid w:val="24A9C0B2"/>
    <w:rsid w:val="24C3479D"/>
    <w:rsid w:val="24F536D3"/>
    <w:rsid w:val="24F8AF6F"/>
    <w:rsid w:val="2540F112"/>
    <w:rsid w:val="25E9E643"/>
    <w:rsid w:val="25F1AB6D"/>
    <w:rsid w:val="25F3F38D"/>
    <w:rsid w:val="260A63F6"/>
    <w:rsid w:val="261DD169"/>
    <w:rsid w:val="262F0E06"/>
    <w:rsid w:val="264A2998"/>
    <w:rsid w:val="26600280"/>
    <w:rsid w:val="266C1CB9"/>
    <w:rsid w:val="26E152AB"/>
    <w:rsid w:val="26EADDC6"/>
    <w:rsid w:val="271A32F5"/>
    <w:rsid w:val="273720CC"/>
    <w:rsid w:val="27436279"/>
    <w:rsid w:val="275073CF"/>
    <w:rsid w:val="27570AF5"/>
    <w:rsid w:val="27FF0533"/>
    <w:rsid w:val="2814EBDE"/>
    <w:rsid w:val="283405A3"/>
    <w:rsid w:val="2835D259"/>
    <w:rsid w:val="28A9A1F9"/>
    <w:rsid w:val="28CDE12B"/>
    <w:rsid w:val="28FD5BFD"/>
    <w:rsid w:val="29365792"/>
    <w:rsid w:val="295D10EE"/>
    <w:rsid w:val="296C801B"/>
    <w:rsid w:val="29B3D9F0"/>
    <w:rsid w:val="29CECE74"/>
    <w:rsid w:val="29EA783E"/>
    <w:rsid w:val="2A09AFF6"/>
    <w:rsid w:val="2A25329E"/>
    <w:rsid w:val="2A2577C8"/>
    <w:rsid w:val="2A2A19F6"/>
    <w:rsid w:val="2A359E50"/>
    <w:rsid w:val="2A42DF5F"/>
    <w:rsid w:val="2AA50F2E"/>
    <w:rsid w:val="2AC78CF4"/>
    <w:rsid w:val="2ACC36CC"/>
    <w:rsid w:val="2ACFE3B4"/>
    <w:rsid w:val="2AE23C55"/>
    <w:rsid w:val="2AE3E187"/>
    <w:rsid w:val="2AF42F18"/>
    <w:rsid w:val="2B1A3223"/>
    <w:rsid w:val="2B28543A"/>
    <w:rsid w:val="2B4D3167"/>
    <w:rsid w:val="2B739B0B"/>
    <w:rsid w:val="2B771000"/>
    <w:rsid w:val="2B829362"/>
    <w:rsid w:val="2BE4DCD1"/>
    <w:rsid w:val="2C151ECF"/>
    <w:rsid w:val="2CADF2FE"/>
    <w:rsid w:val="2D2AE410"/>
    <w:rsid w:val="2D63A4DF"/>
    <w:rsid w:val="2D69FB48"/>
    <w:rsid w:val="2DA3A537"/>
    <w:rsid w:val="2DF9AF81"/>
    <w:rsid w:val="2E028660"/>
    <w:rsid w:val="2E10899F"/>
    <w:rsid w:val="2E164258"/>
    <w:rsid w:val="2E2D22D4"/>
    <w:rsid w:val="2E83BD8E"/>
    <w:rsid w:val="2EA59945"/>
    <w:rsid w:val="2ECBFBE6"/>
    <w:rsid w:val="2EE02285"/>
    <w:rsid w:val="2EF1D7AE"/>
    <w:rsid w:val="2F493B73"/>
    <w:rsid w:val="2F8E3FCC"/>
    <w:rsid w:val="2FB3F2F4"/>
    <w:rsid w:val="2FD214D0"/>
    <w:rsid w:val="3025FA39"/>
    <w:rsid w:val="302D4632"/>
    <w:rsid w:val="302E3C46"/>
    <w:rsid w:val="30567F51"/>
    <w:rsid w:val="3062347A"/>
    <w:rsid w:val="3093C62D"/>
    <w:rsid w:val="30A1DAE8"/>
    <w:rsid w:val="30C1E0BF"/>
    <w:rsid w:val="30D5D664"/>
    <w:rsid w:val="30F52655"/>
    <w:rsid w:val="31005364"/>
    <w:rsid w:val="311D4BE0"/>
    <w:rsid w:val="314681AD"/>
    <w:rsid w:val="314FA5B0"/>
    <w:rsid w:val="3182CB2B"/>
    <w:rsid w:val="31B42AED"/>
    <w:rsid w:val="31CBAF86"/>
    <w:rsid w:val="322217D0"/>
    <w:rsid w:val="322F6435"/>
    <w:rsid w:val="324112A0"/>
    <w:rsid w:val="32446C4D"/>
    <w:rsid w:val="3265D1A7"/>
    <w:rsid w:val="32851943"/>
    <w:rsid w:val="32BB403E"/>
    <w:rsid w:val="32CD28BA"/>
    <w:rsid w:val="32FC5E30"/>
    <w:rsid w:val="33310619"/>
    <w:rsid w:val="3344CA6E"/>
    <w:rsid w:val="335AA1FE"/>
    <w:rsid w:val="3363923B"/>
    <w:rsid w:val="336A4380"/>
    <w:rsid w:val="337D11C6"/>
    <w:rsid w:val="33A18A9B"/>
    <w:rsid w:val="33B58E0A"/>
    <w:rsid w:val="33C66929"/>
    <w:rsid w:val="33D19B4E"/>
    <w:rsid w:val="33F79B45"/>
    <w:rsid w:val="34737428"/>
    <w:rsid w:val="34A07C74"/>
    <w:rsid w:val="34A4C28F"/>
    <w:rsid w:val="34C8BE06"/>
    <w:rsid w:val="350E2BD7"/>
    <w:rsid w:val="356825F5"/>
    <w:rsid w:val="358B011B"/>
    <w:rsid w:val="35A27A99"/>
    <w:rsid w:val="35D8D44A"/>
    <w:rsid w:val="368D357A"/>
    <w:rsid w:val="36A495D7"/>
    <w:rsid w:val="36BBCAEA"/>
    <w:rsid w:val="3721CC7D"/>
    <w:rsid w:val="372256CD"/>
    <w:rsid w:val="375614D9"/>
    <w:rsid w:val="37781D6A"/>
    <w:rsid w:val="378234C6"/>
    <w:rsid w:val="37E2CEEE"/>
    <w:rsid w:val="37E58CB8"/>
    <w:rsid w:val="37F2D3DF"/>
    <w:rsid w:val="38140A53"/>
    <w:rsid w:val="384429DD"/>
    <w:rsid w:val="38524353"/>
    <w:rsid w:val="38F15CDE"/>
    <w:rsid w:val="390FC068"/>
    <w:rsid w:val="39243D6B"/>
    <w:rsid w:val="395BB42D"/>
    <w:rsid w:val="395CEB18"/>
    <w:rsid w:val="396743C9"/>
    <w:rsid w:val="39CDB948"/>
    <w:rsid w:val="3A31474A"/>
    <w:rsid w:val="3A379C14"/>
    <w:rsid w:val="3A5FD9BC"/>
    <w:rsid w:val="3A7F2E61"/>
    <w:rsid w:val="3A821A33"/>
    <w:rsid w:val="3A8BA923"/>
    <w:rsid w:val="3AD100F8"/>
    <w:rsid w:val="3B504ED7"/>
    <w:rsid w:val="3B50FDEE"/>
    <w:rsid w:val="3B989B42"/>
    <w:rsid w:val="3BA480A7"/>
    <w:rsid w:val="3BAA0A3A"/>
    <w:rsid w:val="3BD06E93"/>
    <w:rsid w:val="3C27593B"/>
    <w:rsid w:val="3C39708C"/>
    <w:rsid w:val="3C84498A"/>
    <w:rsid w:val="3CC8B3CA"/>
    <w:rsid w:val="3CD5FA1C"/>
    <w:rsid w:val="3D04D9A6"/>
    <w:rsid w:val="3D1167D3"/>
    <w:rsid w:val="3E033EE1"/>
    <w:rsid w:val="3E4C43F0"/>
    <w:rsid w:val="3E5AECFA"/>
    <w:rsid w:val="3E84ECB2"/>
    <w:rsid w:val="3E9F2854"/>
    <w:rsid w:val="3EA4C5B2"/>
    <w:rsid w:val="3F013359"/>
    <w:rsid w:val="3F305293"/>
    <w:rsid w:val="3F398326"/>
    <w:rsid w:val="3F4F88C6"/>
    <w:rsid w:val="3F4FB0A1"/>
    <w:rsid w:val="3F67EF8B"/>
    <w:rsid w:val="4005EBC3"/>
    <w:rsid w:val="4019A4CF"/>
    <w:rsid w:val="4032FF6C"/>
    <w:rsid w:val="407C998D"/>
    <w:rsid w:val="409D8E66"/>
    <w:rsid w:val="410E685A"/>
    <w:rsid w:val="4110AB8E"/>
    <w:rsid w:val="4127EE05"/>
    <w:rsid w:val="415AE391"/>
    <w:rsid w:val="417713CC"/>
    <w:rsid w:val="41C8A03C"/>
    <w:rsid w:val="41E81B09"/>
    <w:rsid w:val="42269922"/>
    <w:rsid w:val="425CF46A"/>
    <w:rsid w:val="4273F1EE"/>
    <w:rsid w:val="42A4742F"/>
    <w:rsid w:val="42D6D622"/>
    <w:rsid w:val="42D8A4F5"/>
    <w:rsid w:val="42F65E5D"/>
    <w:rsid w:val="42FAE9EE"/>
    <w:rsid w:val="437A77B5"/>
    <w:rsid w:val="43ACA9EE"/>
    <w:rsid w:val="43D3074C"/>
    <w:rsid w:val="43DD54AE"/>
    <w:rsid w:val="442366F0"/>
    <w:rsid w:val="445D5CCE"/>
    <w:rsid w:val="4464C1DB"/>
    <w:rsid w:val="447E9DFB"/>
    <w:rsid w:val="4482EA3F"/>
    <w:rsid w:val="44B2EC8F"/>
    <w:rsid w:val="44BCABA9"/>
    <w:rsid w:val="450B4C8B"/>
    <w:rsid w:val="45223E6D"/>
    <w:rsid w:val="4550FF39"/>
    <w:rsid w:val="45585CC5"/>
    <w:rsid w:val="45BC3585"/>
    <w:rsid w:val="45E70AB2"/>
    <w:rsid w:val="461F5A8F"/>
    <w:rsid w:val="46221C38"/>
    <w:rsid w:val="463C0A47"/>
    <w:rsid w:val="46745719"/>
    <w:rsid w:val="46880F8A"/>
    <w:rsid w:val="469C2293"/>
    <w:rsid w:val="46EE2FB6"/>
    <w:rsid w:val="471DD6B6"/>
    <w:rsid w:val="472D0B27"/>
    <w:rsid w:val="4732A238"/>
    <w:rsid w:val="4746A7E3"/>
    <w:rsid w:val="47478ECD"/>
    <w:rsid w:val="475B58D4"/>
    <w:rsid w:val="479ACDAB"/>
    <w:rsid w:val="47A0C968"/>
    <w:rsid w:val="47BDA835"/>
    <w:rsid w:val="47CBE699"/>
    <w:rsid w:val="47D245B8"/>
    <w:rsid w:val="4855CF4D"/>
    <w:rsid w:val="487514C9"/>
    <w:rsid w:val="48B344D5"/>
    <w:rsid w:val="48BA33A5"/>
    <w:rsid w:val="48C055D0"/>
    <w:rsid w:val="48D5ECEE"/>
    <w:rsid w:val="48E96085"/>
    <w:rsid w:val="48F41D6A"/>
    <w:rsid w:val="491F8608"/>
    <w:rsid w:val="49495608"/>
    <w:rsid w:val="494D8447"/>
    <w:rsid w:val="4964AFC5"/>
    <w:rsid w:val="49969025"/>
    <w:rsid w:val="499A9B88"/>
    <w:rsid w:val="49AF0BAB"/>
    <w:rsid w:val="49B17918"/>
    <w:rsid w:val="49D28EC6"/>
    <w:rsid w:val="49DD8BC9"/>
    <w:rsid w:val="49F689E8"/>
    <w:rsid w:val="4A116F41"/>
    <w:rsid w:val="4A378AA8"/>
    <w:rsid w:val="4A66EF39"/>
    <w:rsid w:val="4A6759C9"/>
    <w:rsid w:val="4A826831"/>
    <w:rsid w:val="4A842806"/>
    <w:rsid w:val="4AA1CD4E"/>
    <w:rsid w:val="4ABCC995"/>
    <w:rsid w:val="4AC84496"/>
    <w:rsid w:val="4B00D91C"/>
    <w:rsid w:val="4B1B380E"/>
    <w:rsid w:val="4B1D0BBF"/>
    <w:rsid w:val="4B42EF8E"/>
    <w:rsid w:val="4B4B361D"/>
    <w:rsid w:val="4B4B55AC"/>
    <w:rsid w:val="4B66EDCA"/>
    <w:rsid w:val="4B71F9E8"/>
    <w:rsid w:val="4BA126DF"/>
    <w:rsid w:val="4BA14080"/>
    <w:rsid w:val="4BCB2B9D"/>
    <w:rsid w:val="4C005E21"/>
    <w:rsid w:val="4C2F2B1E"/>
    <w:rsid w:val="4C33AC64"/>
    <w:rsid w:val="4C50B2FB"/>
    <w:rsid w:val="4CC1A683"/>
    <w:rsid w:val="4CC57496"/>
    <w:rsid w:val="4CCA46BE"/>
    <w:rsid w:val="4CDBDCBD"/>
    <w:rsid w:val="4CF758E4"/>
    <w:rsid w:val="4D08119F"/>
    <w:rsid w:val="4D0E6168"/>
    <w:rsid w:val="4D67D450"/>
    <w:rsid w:val="4D83CAF8"/>
    <w:rsid w:val="4DA6F054"/>
    <w:rsid w:val="4DA71600"/>
    <w:rsid w:val="4DBE8DE6"/>
    <w:rsid w:val="4DCFD5E2"/>
    <w:rsid w:val="4E28F6BE"/>
    <w:rsid w:val="4E8521F3"/>
    <w:rsid w:val="4EC69336"/>
    <w:rsid w:val="4EDED3A7"/>
    <w:rsid w:val="4F3B9A4D"/>
    <w:rsid w:val="4F5EB965"/>
    <w:rsid w:val="4F871950"/>
    <w:rsid w:val="4FB7EC0D"/>
    <w:rsid w:val="4FC75B7D"/>
    <w:rsid w:val="501AAEE2"/>
    <w:rsid w:val="5061BE0A"/>
    <w:rsid w:val="507F1492"/>
    <w:rsid w:val="50998B38"/>
    <w:rsid w:val="510A4C27"/>
    <w:rsid w:val="5119B744"/>
    <w:rsid w:val="51251DA6"/>
    <w:rsid w:val="5133930F"/>
    <w:rsid w:val="519BD8A6"/>
    <w:rsid w:val="51C4E336"/>
    <w:rsid w:val="51C86ED3"/>
    <w:rsid w:val="51D4180F"/>
    <w:rsid w:val="51D5DBB5"/>
    <w:rsid w:val="52070DFD"/>
    <w:rsid w:val="520B35EE"/>
    <w:rsid w:val="520B8D34"/>
    <w:rsid w:val="52246381"/>
    <w:rsid w:val="5268599D"/>
    <w:rsid w:val="528008BA"/>
    <w:rsid w:val="5290D383"/>
    <w:rsid w:val="5310AD32"/>
    <w:rsid w:val="531EDA8E"/>
    <w:rsid w:val="535C606C"/>
    <w:rsid w:val="53AA534F"/>
    <w:rsid w:val="53BF991E"/>
    <w:rsid w:val="53D930D5"/>
    <w:rsid w:val="53DB82A3"/>
    <w:rsid w:val="53DE1C06"/>
    <w:rsid w:val="53F8AD0F"/>
    <w:rsid w:val="54001163"/>
    <w:rsid w:val="5402846C"/>
    <w:rsid w:val="54118680"/>
    <w:rsid w:val="541D60DB"/>
    <w:rsid w:val="547C8EFB"/>
    <w:rsid w:val="54B3E820"/>
    <w:rsid w:val="54CC1ACA"/>
    <w:rsid w:val="54D58482"/>
    <w:rsid w:val="5519583E"/>
    <w:rsid w:val="55988083"/>
    <w:rsid w:val="55DC639C"/>
    <w:rsid w:val="56134F90"/>
    <w:rsid w:val="561A579B"/>
    <w:rsid w:val="566E9361"/>
    <w:rsid w:val="56DE1AE7"/>
    <w:rsid w:val="5712304E"/>
    <w:rsid w:val="57437DE7"/>
    <w:rsid w:val="5756788D"/>
    <w:rsid w:val="575F1BB7"/>
    <w:rsid w:val="576121E6"/>
    <w:rsid w:val="57751431"/>
    <w:rsid w:val="57B2A859"/>
    <w:rsid w:val="58460ED5"/>
    <w:rsid w:val="5879C213"/>
    <w:rsid w:val="589CA423"/>
    <w:rsid w:val="58A1DA42"/>
    <w:rsid w:val="58B95EDF"/>
    <w:rsid w:val="58CB6F04"/>
    <w:rsid w:val="58D7E91F"/>
    <w:rsid w:val="58F9A699"/>
    <w:rsid w:val="5951DFB7"/>
    <w:rsid w:val="595F8630"/>
    <w:rsid w:val="5974A9D7"/>
    <w:rsid w:val="59B145EF"/>
    <w:rsid w:val="59E9425E"/>
    <w:rsid w:val="59F95CA1"/>
    <w:rsid w:val="5A27ADEE"/>
    <w:rsid w:val="5A439213"/>
    <w:rsid w:val="5A47F95B"/>
    <w:rsid w:val="5AF463BE"/>
    <w:rsid w:val="5B00E269"/>
    <w:rsid w:val="5B297F47"/>
    <w:rsid w:val="5B31971F"/>
    <w:rsid w:val="5B95C6E8"/>
    <w:rsid w:val="5BBB148B"/>
    <w:rsid w:val="5BC1701C"/>
    <w:rsid w:val="5BC44676"/>
    <w:rsid w:val="5C074923"/>
    <w:rsid w:val="5C1D6801"/>
    <w:rsid w:val="5C74C2B6"/>
    <w:rsid w:val="5C9DAC42"/>
    <w:rsid w:val="5CA27107"/>
    <w:rsid w:val="5CA28D8E"/>
    <w:rsid w:val="5CB349E5"/>
    <w:rsid w:val="5CC20DBA"/>
    <w:rsid w:val="5D3261F5"/>
    <w:rsid w:val="5D75B0F7"/>
    <w:rsid w:val="5DB2E73F"/>
    <w:rsid w:val="5DBC4F2D"/>
    <w:rsid w:val="5DD9964D"/>
    <w:rsid w:val="5DF87A29"/>
    <w:rsid w:val="5E51EA8E"/>
    <w:rsid w:val="5E6C29C0"/>
    <w:rsid w:val="5E9EAFA8"/>
    <w:rsid w:val="5EBA511F"/>
    <w:rsid w:val="5ED0A5B4"/>
    <w:rsid w:val="5F41BA40"/>
    <w:rsid w:val="5FC4D810"/>
    <w:rsid w:val="5FFDC0AF"/>
    <w:rsid w:val="60072B11"/>
    <w:rsid w:val="6036C832"/>
    <w:rsid w:val="6051670C"/>
    <w:rsid w:val="6063B72D"/>
    <w:rsid w:val="607D5819"/>
    <w:rsid w:val="607F7F1B"/>
    <w:rsid w:val="60855CDF"/>
    <w:rsid w:val="6099A1BB"/>
    <w:rsid w:val="60A75AAC"/>
    <w:rsid w:val="60AEA7F9"/>
    <w:rsid w:val="60B658F7"/>
    <w:rsid w:val="60BB580B"/>
    <w:rsid w:val="61069A83"/>
    <w:rsid w:val="6118F1FB"/>
    <w:rsid w:val="61221DF2"/>
    <w:rsid w:val="61789AFC"/>
    <w:rsid w:val="6185B7B2"/>
    <w:rsid w:val="61A92A6E"/>
    <w:rsid w:val="61EC3802"/>
    <w:rsid w:val="61EDA424"/>
    <w:rsid w:val="62199049"/>
    <w:rsid w:val="62312119"/>
    <w:rsid w:val="624F1FD4"/>
    <w:rsid w:val="62935924"/>
    <w:rsid w:val="62A449EA"/>
    <w:rsid w:val="62D9C7D3"/>
    <w:rsid w:val="62F805C9"/>
    <w:rsid w:val="637FEE73"/>
    <w:rsid w:val="639345A9"/>
    <w:rsid w:val="63D95C17"/>
    <w:rsid w:val="63DBC581"/>
    <w:rsid w:val="63DEB93C"/>
    <w:rsid w:val="643CA7A3"/>
    <w:rsid w:val="6486F0D2"/>
    <w:rsid w:val="64FE7617"/>
    <w:rsid w:val="65348261"/>
    <w:rsid w:val="654B0A61"/>
    <w:rsid w:val="656C5B14"/>
    <w:rsid w:val="6587369B"/>
    <w:rsid w:val="65BE9A13"/>
    <w:rsid w:val="6600448B"/>
    <w:rsid w:val="665A297D"/>
    <w:rsid w:val="66AF8196"/>
    <w:rsid w:val="677C636C"/>
    <w:rsid w:val="67F7C033"/>
    <w:rsid w:val="67FE10ED"/>
    <w:rsid w:val="6817A858"/>
    <w:rsid w:val="681B90D0"/>
    <w:rsid w:val="685F4EC3"/>
    <w:rsid w:val="68E5F34D"/>
    <w:rsid w:val="68F13D78"/>
    <w:rsid w:val="6933B5A9"/>
    <w:rsid w:val="6962158D"/>
    <w:rsid w:val="698CE303"/>
    <w:rsid w:val="69CCBA9D"/>
    <w:rsid w:val="69F54A8B"/>
    <w:rsid w:val="69F6C051"/>
    <w:rsid w:val="6A47B537"/>
    <w:rsid w:val="6A50EAF2"/>
    <w:rsid w:val="6A7A7649"/>
    <w:rsid w:val="6ABC383E"/>
    <w:rsid w:val="6AE62EC8"/>
    <w:rsid w:val="6B5CD0B1"/>
    <w:rsid w:val="6B604BC2"/>
    <w:rsid w:val="6B6D29DC"/>
    <w:rsid w:val="6B8F1C9E"/>
    <w:rsid w:val="6BB80AC2"/>
    <w:rsid w:val="6BC5D074"/>
    <w:rsid w:val="6BDF4EDB"/>
    <w:rsid w:val="6BE9B451"/>
    <w:rsid w:val="6BF6600F"/>
    <w:rsid w:val="6C017EC6"/>
    <w:rsid w:val="6C10F2C4"/>
    <w:rsid w:val="6C55EF45"/>
    <w:rsid w:val="6CA629DF"/>
    <w:rsid w:val="6CC73BDA"/>
    <w:rsid w:val="6CC8A0B8"/>
    <w:rsid w:val="6D39CE88"/>
    <w:rsid w:val="6D99D8A3"/>
    <w:rsid w:val="6DA4A249"/>
    <w:rsid w:val="6DBAAA84"/>
    <w:rsid w:val="6DCEDCB5"/>
    <w:rsid w:val="6DD290B5"/>
    <w:rsid w:val="6DFD6B24"/>
    <w:rsid w:val="6E7B6FD6"/>
    <w:rsid w:val="6EC36F76"/>
    <w:rsid w:val="6ED7C39F"/>
    <w:rsid w:val="6EED9B7A"/>
    <w:rsid w:val="6F06BB84"/>
    <w:rsid w:val="6F0E83A0"/>
    <w:rsid w:val="6F13FBFC"/>
    <w:rsid w:val="6F623C13"/>
    <w:rsid w:val="6F8CB7D5"/>
    <w:rsid w:val="6FB8CFAB"/>
    <w:rsid w:val="6FD11C21"/>
    <w:rsid w:val="6FEB0EA5"/>
    <w:rsid w:val="6FEFF71F"/>
    <w:rsid w:val="6FFCD262"/>
    <w:rsid w:val="700FCFCC"/>
    <w:rsid w:val="7033DA82"/>
    <w:rsid w:val="7046D06E"/>
    <w:rsid w:val="7049E9CF"/>
    <w:rsid w:val="70593649"/>
    <w:rsid w:val="70730A1D"/>
    <w:rsid w:val="70907E23"/>
    <w:rsid w:val="70D18B67"/>
    <w:rsid w:val="70DF9551"/>
    <w:rsid w:val="70E9A472"/>
    <w:rsid w:val="70F294C4"/>
    <w:rsid w:val="7108F7DE"/>
    <w:rsid w:val="7126AF0F"/>
    <w:rsid w:val="7152E4BA"/>
    <w:rsid w:val="715A1E94"/>
    <w:rsid w:val="71879F32"/>
    <w:rsid w:val="71A6CFA5"/>
    <w:rsid w:val="71F79021"/>
    <w:rsid w:val="723CC719"/>
    <w:rsid w:val="7288F002"/>
    <w:rsid w:val="729128DC"/>
    <w:rsid w:val="72C927FC"/>
    <w:rsid w:val="72CF1994"/>
    <w:rsid w:val="72F48169"/>
    <w:rsid w:val="72FA7937"/>
    <w:rsid w:val="73752A80"/>
    <w:rsid w:val="73BFAE34"/>
    <w:rsid w:val="73C1DFCD"/>
    <w:rsid w:val="73CA41D3"/>
    <w:rsid w:val="73DFFAB0"/>
    <w:rsid w:val="73F7DD95"/>
    <w:rsid w:val="73FABEDE"/>
    <w:rsid w:val="7404258C"/>
    <w:rsid w:val="74383AFA"/>
    <w:rsid w:val="745FCABC"/>
    <w:rsid w:val="747B7DDC"/>
    <w:rsid w:val="74A9FA7E"/>
    <w:rsid w:val="74EEF7E0"/>
    <w:rsid w:val="74FBA894"/>
    <w:rsid w:val="755024D0"/>
    <w:rsid w:val="7580AD22"/>
    <w:rsid w:val="7586F0BB"/>
    <w:rsid w:val="759DBACE"/>
    <w:rsid w:val="75A43190"/>
    <w:rsid w:val="75B37B69"/>
    <w:rsid w:val="75B7FA42"/>
    <w:rsid w:val="75D5BB04"/>
    <w:rsid w:val="75E56867"/>
    <w:rsid w:val="75EBCCE1"/>
    <w:rsid w:val="761B2140"/>
    <w:rsid w:val="763E3A17"/>
    <w:rsid w:val="764E8599"/>
    <w:rsid w:val="765112EB"/>
    <w:rsid w:val="765A3363"/>
    <w:rsid w:val="765D888A"/>
    <w:rsid w:val="76858879"/>
    <w:rsid w:val="76B17E12"/>
    <w:rsid w:val="770EEF71"/>
    <w:rsid w:val="7711D46E"/>
    <w:rsid w:val="771F181D"/>
    <w:rsid w:val="776291B4"/>
    <w:rsid w:val="7795FE4F"/>
    <w:rsid w:val="77FC22AC"/>
    <w:rsid w:val="7819F451"/>
    <w:rsid w:val="784384D2"/>
    <w:rsid w:val="786CE6B4"/>
    <w:rsid w:val="789C1905"/>
    <w:rsid w:val="78A8C916"/>
    <w:rsid w:val="78C14C5A"/>
    <w:rsid w:val="7928D4FD"/>
    <w:rsid w:val="7928E9FD"/>
    <w:rsid w:val="7984A380"/>
    <w:rsid w:val="7995B858"/>
    <w:rsid w:val="79C15773"/>
    <w:rsid w:val="79D6BFE5"/>
    <w:rsid w:val="7A119FD2"/>
    <w:rsid w:val="7A43D09D"/>
    <w:rsid w:val="7AAC1423"/>
    <w:rsid w:val="7B1D9B68"/>
    <w:rsid w:val="7BF818FB"/>
    <w:rsid w:val="7C1D59ED"/>
    <w:rsid w:val="7C32110C"/>
    <w:rsid w:val="7C41388A"/>
    <w:rsid w:val="7C427CBB"/>
    <w:rsid w:val="7C5898BD"/>
    <w:rsid w:val="7C9AEDFD"/>
    <w:rsid w:val="7CC26D52"/>
    <w:rsid w:val="7CED980F"/>
    <w:rsid w:val="7CFD5B51"/>
    <w:rsid w:val="7D071F48"/>
    <w:rsid w:val="7D21F3A7"/>
    <w:rsid w:val="7D3CF576"/>
    <w:rsid w:val="7D663944"/>
    <w:rsid w:val="7D6749CD"/>
    <w:rsid w:val="7D89B8B6"/>
    <w:rsid w:val="7D9F454E"/>
    <w:rsid w:val="7DA4D8BB"/>
    <w:rsid w:val="7DBA9ECA"/>
    <w:rsid w:val="7DD01F71"/>
    <w:rsid w:val="7DE79640"/>
    <w:rsid w:val="7E2BB38E"/>
    <w:rsid w:val="7E4B30E9"/>
    <w:rsid w:val="7E9E2151"/>
    <w:rsid w:val="7F029833"/>
    <w:rsid w:val="7F27D7B9"/>
    <w:rsid w:val="7F3F125F"/>
    <w:rsid w:val="7F696B66"/>
    <w:rsid w:val="7FA16D6F"/>
    <w:rsid w:val="7FCE87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E9A6C2"/>
  <w15:docId w15:val="{F9F913C5-A405-41F4-8F6E-48BDFBC107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54CA4"/>
    <w:pPr>
      <w:spacing w:after="120" w:line="240" w:lineRule="auto"/>
      <w:jc w:val="both"/>
    </w:pPr>
    <w:rPr>
      <w:rFonts w:ascii="Book Antiqua" w:hAnsi="Book Antiqua" w:eastAsia="Century Schoolbook" w:cs="Century Schoolbook"/>
      <w:color w:val="000000" w:themeColor="text1"/>
      <w:sz w:val="24"/>
      <w:szCs w:val="24"/>
      <w:lang w:val="en-US"/>
    </w:rPr>
  </w:style>
  <w:style w:type="paragraph" w:styleId="berschrift1">
    <w:name w:val="heading 1"/>
    <w:basedOn w:val="Standard"/>
    <w:next w:val="Standard"/>
    <w:uiPriority w:val="9"/>
    <w:qFormat/>
    <w:rsid w:val="00C54CA4"/>
    <w:pPr>
      <w:keepNext/>
      <w:keepLines/>
      <w:numPr>
        <w:numId w:val="4"/>
      </w:numPr>
      <w:spacing w:before="400"/>
      <w:outlineLvl w:val="0"/>
    </w:pPr>
    <w:rPr>
      <w:b/>
      <w:bCs/>
      <w:sz w:val="28"/>
      <w:szCs w:val="28"/>
    </w:rPr>
  </w:style>
  <w:style w:type="paragraph" w:styleId="berschrift2">
    <w:name w:val="heading 2"/>
    <w:basedOn w:val="Standard"/>
    <w:next w:val="Standard"/>
    <w:uiPriority w:val="9"/>
    <w:unhideWhenUsed/>
    <w:qFormat/>
    <w:rsid w:val="5A27ADEE"/>
    <w:pPr>
      <w:keepNext/>
      <w:spacing w:before="360" w:after="80"/>
      <w:outlineLvl w:val="1"/>
    </w:pPr>
    <w:rPr>
      <w:b/>
      <w:bCs/>
      <w:i/>
      <w:iCs/>
      <w:sz w:val="28"/>
      <w:szCs w:val="28"/>
    </w:rPr>
  </w:style>
  <w:style w:type="paragraph" w:styleId="berschrift3">
    <w:name w:val="heading 3"/>
    <w:basedOn w:val="Standard"/>
    <w:next w:val="Standard"/>
    <w:uiPriority w:val="9"/>
    <w:unhideWhenUsed/>
    <w:qFormat/>
    <w:rsid w:val="00742A01"/>
    <w:pPr>
      <w:keepNext/>
      <w:keepLines/>
      <w:spacing w:before="320" w:after="80"/>
      <w:outlineLvl w:val="2"/>
    </w:pPr>
    <w:rPr>
      <w:i/>
      <w:iCs/>
      <w:color w:val="434343"/>
      <w:sz w:val="28"/>
      <w:szCs w:val="28"/>
    </w:rPr>
  </w:style>
  <w:style w:type="paragraph" w:styleId="berschrift4">
    <w:name w:val="heading 4"/>
    <w:basedOn w:val="Standard"/>
    <w:next w:val="Standard"/>
    <w:uiPriority w:val="9"/>
    <w:semiHidden/>
    <w:unhideWhenUsed/>
    <w:qFormat/>
    <w:rsid w:val="2373C73A"/>
    <w:pPr>
      <w:keepNext/>
      <w:keepLines/>
      <w:spacing w:before="280" w:after="80"/>
      <w:outlineLvl w:val="3"/>
    </w:pPr>
    <w:rPr>
      <w:color w:val="666666"/>
    </w:rPr>
  </w:style>
  <w:style w:type="paragraph" w:styleId="berschrift5">
    <w:name w:val="heading 5"/>
    <w:basedOn w:val="Standard"/>
    <w:next w:val="Standard"/>
    <w:uiPriority w:val="9"/>
    <w:semiHidden/>
    <w:unhideWhenUsed/>
    <w:qFormat/>
    <w:rsid w:val="2373C73A"/>
    <w:pPr>
      <w:keepNext/>
      <w:keepLines/>
      <w:spacing w:before="240" w:after="80"/>
      <w:outlineLvl w:val="4"/>
    </w:pPr>
    <w:rPr>
      <w:color w:val="666666"/>
    </w:rPr>
  </w:style>
  <w:style w:type="paragraph" w:styleId="berschrift6">
    <w:name w:val="heading 6"/>
    <w:basedOn w:val="Standard"/>
    <w:next w:val="Standard"/>
    <w:uiPriority w:val="9"/>
    <w:semiHidden/>
    <w:unhideWhenUsed/>
    <w:qFormat/>
    <w:rsid w:val="2373C73A"/>
    <w:pPr>
      <w:keepNext/>
      <w:keepLines/>
      <w:spacing w:before="240" w:after="80"/>
      <w:outlineLvl w:val="5"/>
    </w:pPr>
    <w:rPr>
      <w:i/>
      <w:iCs/>
      <w:color w:val="66666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el">
    <w:name w:val="Title"/>
    <w:basedOn w:val="Standard"/>
    <w:next w:val="Standard"/>
    <w:uiPriority w:val="10"/>
    <w:qFormat/>
    <w:rsid w:val="2373C73A"/>
    <w:pPr>
      <w:keepNext/>
      <w:keepLines/>
      <w:spacing w:after="60"/>
    </w:pPr>
    <w:rPr>
      <w:sz w:val="52"/>
      <w:szCs w:val="52"/>
    </w:rPr>
  </w:style>
  <w:style w:type="paragraph" w:styleId="Untertitel">
    <w:name w:val="Subtitle"/>
    <w:basedOn w:val="Standard"/>
    <w:next w:val="Standard"/>
    <w:uiPriority w:val="11"/>
    <w:qFormat/>
    <w:rsid w:val="2373C73A"/>
    <w:pPr>
      <w:keepNext/>
      <w:keepLines/>
      <w:spacing w:after="320"/>
    </w:pPr>
    <w:rPr>
      <w:color w:val="666666"/>
      <w:sz w:val="30"/>
      <w:szCs w:val="30"/>
    </w:rPr>
  </w:style>
  <w:style w:type="paragraph" w:styleId="Kommentartext">
    <w:name w:val="annotation text"/>
    <w:basedOn w:val="Standard"/>
    <w:link w:val="KommentartextZchn"/>
    <w:uiPriority w:val="99"/>
    <w:unhideWhenUsed/>
    <w:rsid w:val="2373C73A"/>
    <w:rPr>
      <w:sz w:val="20"/>
      <w:szCs w:val="20"/>
    </w:rPr>
  </w:style>
  <w:style w:type="character" w:styleId="KommentartextZchn" w:customStyle="1">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character" w:styleId="Hyperlink">
    <w:name w:val="Hyperlink"/>
    <w:basedOn w:val="Absatz-Standardschriftart"/>
    <w:uiPriority w:val="99"/>
    <w:unhideWhenUsed/>
    <w:rsid w:val="501AAEE2"/>
    <w:rPr>
      <w:color w:val="0000FF"/>
      <w:u w:val="single"/>
    </w:rPr>
  </w:style>
  <w:style w:type="paragraph" w:styleId="Funotentext">
    <w:name w:val="footnote text"/>
    <w:basedOn w:val="Standard"/>
    <w:uiPriority w:val="99"/>
    <w:unhideWhenUsed/>
    <w:rsid w:val="2373C73A"/>
    <w:rPr>
      <w:sz w:val="20"/>
      <w:szCs w:val="20"/>
    </w:rPr>
  </w:style>
  <w:style w:type="table" w:styleId="Tabellenraster">
    <w:name w:val="Table Grid"/>
    <w:basedOn w:val="NormaleTabelle"/>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unotenzeichen">
    <w:name w:val="footnote reference"/>
    <w:basedOn w:val="Absatz-Standardschriftart"/>
    <w:uiPriority w:val="99"/>
    <w:semiHidden/>
    <w:unhideWhenUsed/>
    <w:rPr>
      <w:vertAlign w:val="superscript"/>
    </w:rPr>
  </w:style>
  <w:style w:type="character" w:styleId="NichtaufgelsteErwhnung">
    <w:name w:val="Unresolved Mention"/>
    <w:basedOn w:val="Absatz-Standardschriftart"/>
    <w:uiPriority w:val="99"/>
    <w:semiHidden/>
    <w:unhideWhenUsed/>
    <w:rsid w:val="006D5852"/>
    <w:rPr>
      <w:color w:val="605E5C"/>
      <w:shd w:val="clear" w:color="auto" w:fill="E1DFDD"/>
    </w:rPr>
  </w:style>
  <w:style w:type="paragraph" w:styleId="Kommentarthema">
    <w:name w:val="annotation subject"/>
    <w:basedOn w:val="Kommentartext"/>
    <w:next w:val="Kommentartext"/>
    <w:link w:val="KommentarthemaZchn"/>
    <w:uiPriority w:val="99"/>
    <w:semiHidden/>
    <w:unhideWhenUsed/>
    <w:rsid w:val="00B2674F"/>
    <w:rPr>
      <w:b/>
      <w:bCs/>
    </w:rPr>
  </w:style>
  <w:style w:type="character" w:styleId="KommentarthemaZchn" w:customStyle="1">
    <w:name w:val="Kommentarthema Zchn"/>
    <w:basedOn w:val="KommentartextZchn"/>
    <w:link w:val="Kommentarthema"/>
    <w:uiPriority w:val="99"/>
    <w:semiHidden/>
    <w:rsid w:val="00B2674F"/>
    <w:rPr>
      <w:rFonts w:ascii="Century Schoolbook" w:hAnsi="Century Schoolbook" w:eastAsia="Century Schoolbook" w:cs="Century Schoolbook"/>
      <w:b/>
      <w:bCs/>
      <w:color w:val="000000" w:themeColor="text1"/>
      <w:sz w:val="20"/>
      <w:szCs w:val="20"/>
      <w:lang w:val="en-US"/>
    </w:rPr>
  </w:style>
  <w:style w:type="paragraph" w:styleId="Kopfzeile">
    <w:name w:val="header"/>
    <w:basedOn w:val="Standard"/>
    <w:link w:val="KopfzeileZchn"/>
    <w:uiPriority w:val="99"/>
    <w:unhideWhenUsed/>
    <w:rsid w:val="00031946"/>
    <w:pPr>
      <w:tabs>
        <w:tab w:val="center" w:pos="4703"/>
        <w:tab w:val="right" w:pos="9406"/>
      </w:tabs>
    </w:pPr>
  </w:style>
  <w:style w:type="character" w:styleId="KopfzeileZchn" w:customStyle="1">
    <w:name w:val="Kopfzeile Zchn"/>
    <w:basedOn w:val="Absatz-Standardschriftart"/>
    <w:link w:val="Kopfzeile"/>
    <w:uiPriority w:val="99"/>
    <w:rsid w:val="00031946"/>
    <w:rPr>
      <w:rFonts w:ascii="Century Schoolbook" w:hAnsi="Century Schoolbook" w:eastAsia="Century Schoolbook" w:cs="Century Schoolbook"/>
      <w:color w:val="000000" w:themeColor="text1"/>
      <w:sz w:val="24"/>
      <w:szCs w:val="24"/>
      <w:lang w:val="en-US"/>
    </w:rPr>
  </w:style>
  <w:style w:type="paragraph" w:styleId="Fuzeile">
    <w:name w:val="footer"/>
    <w:basedOn w:val="Standard"/>
    <w:link w:val="FuzeileZchn"/>
    <w:uiPriority w:val="99"/>
    <w:unhideWhenUsed/>
    <w:rsid w:val="00031946"/>
    <w:pPr>
      <w:tabs>
        <w:tab w:val="center" w:pos="4703"/>
        <w:tab w:val="right" w:pos="9406"/>
      </w:tabs>
    </w:pPr>
  </w:style>
  <w:style w:type="character" w:styleId="FuzeileZchn" w:customStyle="1">
    <w:name w:val="Fußzeile Zchn"/>
    <w:basedOn w:val="Absatz-Standardschriftart"/>
    <w:link w:val="Fuzeile"/>
    <w:uiPriority w:val="99"/>
    <w:rsid w:val="00031946"/>
    <w:rPr>
      <w:rFonts w:ascii="Century Schoolbook" w:hAnsi="Century Schoolbook" w:eastAsia="Century Schoolbook" w:cs="Century Schoolbook"/>
      <w:color w:val="000000" w:themeColor="text1"/>
      <w:sz w:val="24"/>
      <w:szCs w:val="24"/>
      <w:lang w:val="en-US"/>
    </w:rPr>
  </w:style>
  <w:style w:type="character" w:styleId="Zeilennummer">
    <w:name w:val="line number"/>
    <w:basedOn w:val="Absatz-Standardschriftart"/>
    <w:uiPriority w:val="99"/>
    <w:semiHidden/>
    <w:unhideWhenUsed/>
    <w:rsid w:val="00EC79B2"/>
  </w:style>
  <w:style w:type="character" w:styleId="BesuchterLink">
    <w:name w:val="FollowedHyperlink"/>
    <w:basedOn w:val="Absatz-Standardschriftart"/>
    <w:uiPriority w:val="99"/>
    <w:semiHidden/>
    <w:unhideWhenUsed/>
    <w:rsid w:val="003F52DB"/>
    <w:rPr>
      <w:color w:val="800080" w:themeColor="followedHyperlink"/>
      <w:u w:val="single"/>
    </w:rPr>
  </w:style>
  <w:style w:type="paragraph" w:styleId="Listenabsatz">
    <w:name w:val="List Paragraph"/>
    <w:basedOn w:val="Standard"/>
    <w:uiPriority w:val="34"/>
    <w:qFormat/>
    <w:rsid w:val="2BE4DCD1"/>
    <w:pPr>
      <w:ind w:left="720"/>
      <w:contextualSpacing/>
    </w:pPr>
  </w:style>
  <w:style w:type="paragraph" w:styleId="berarbeitung">
    <w:name w:val="Revision"/>
    <w:hidden/>
    <w:uiPriority w:val="99"/>
    <w:semiHidden/>
    <w:rsid w:val="00B760D8"/>
    <w:pPr>
      <w:spacing w:line="240" w:lineRule="auto"/>
    </w:pPr>
    <w:rPr>
      <w:rFonts w:ascii="Century Schoolbook" w:hAnsi="Century Schoolbook" w:eastAsia="Century Schoolbook" w:cs="Century Schoolbook"/>
      <w:color w:val="000000" w:themeColor="text1"/>
      <w:sz w:val="24"/>
      <w:szCs w:val="24"/>
      <w:lang w:val="en-US"/>
    </w:rPr>
  </w:style>
  <w:style w:type="paragraph" w:styleId="msonormal0" w:customStyle="1">
    <w:name w:val="msonormal"/>
    <w:basedOn w:val="Standard"/>
    <w:rsid w:val="00B85C63"/>
    <w:pPr>
      <w:spacing w:before="100" w:beforeAutospacing="1" w:after="100" w:afterAutospacing="1"/>
      <w:jc w:val="left"/>
    </w:pPr>
    <w:rPr>
      <w:rFonts w:ascii="Times New Roman" w:hAnsi="Times New Roman" w:eastAsia="Times New Roman" w:cs="Times New Roman"/>
      <w:color w:val="auto"/>
      <w:lang w:eastAsia="en-US"/>
    </w:rPr>
  </w:style>
  <w:style w:type="paragraph" w:styleId="paragraph" w:customStyle="1">
    <w:name w:val="paragraph"/>
    <w:basedOn w:val="Standard"/>
    <w:rsid w:val="00B85C63"/>
    <w:pPr>
      <w:spacing w:before="100" w:beforeAutospacing="1" w:after="100" w:afterAutospacing="1"/>
      <w:jc w:val="left"/>
    </w:pPr>
    <w:rPr>
      <w:rFonts w:ascii="Times New Roman" w:hAnsi="Times New Roman" w:eastAsia="Times New Roman" w:cs="Times New Roman"/>
      <w:color w:val="auto"/>
      <w:lang w:eastAsia="en-US"/>
    </w:rPr>
  </w:style>
  <w:style w:type="character" w:styleId="textrun" w:customStyle="1">
    <w:name w:val="textrun"/>
    <w:basedOn w:val="Absatz-Standardschriftart"/>
    <w:rsid w:val="00B85C63"/>
  </w:style>
  <w:style w:type="character" w:styleId="normaltextrun" w:customStyle="1">
    <w:name w:val="normaltextrun"/>
    <w:basedOn w:val="Absatz-Standardschriftart"/>
    <w:rsid w:val="00B85C63"/>
  </w:style>
  <w:style w:type="character" w:styleId="eop" w:customStyle="1">
    <w:name w:val="eop"/>
    <w:basedOn w:val="Absatz-Standardschriftart"/>
    <w:rsid w:val="00B85C63"/>
  </w:style>
  <w:style w:type="character" w:styleId="scxw123533940" w:customStyle="1">
    <w:name w:val="scxw123533940"/>
    <w:basedOn w:val="Absatz-Standardschriftart"/>
    <w:rsid w:val="00B85C63"/>
  </w:style>
  <w:style w:type="character" w:styleId="wacimagecontainer" w:customStyle="1">
    <w:name w:val="wacimagecontainer"/>
    <w:basedOn w:val="Absatz-Standardschriftart"/>
    <w:rsid w:val="00B85C63"/>
  </w:style>
  <w:style w:type="character" w:styleId="pagebreakblob" w:customStyle="1">
    <w:name w:val="pagebreakblob"/>
    <w:basedOn w:val="Absatz-Standardschriftart"/>
    <w:rsid w:val="00B85C63"/>
  </w:style>
  <w:style w:type="character" w:styleId="pagebreaktextspan" w:customStyle="1">
    <w:name w:val="pagebreaktextspan"/>
    <w:basedOn w:val="Absatz-Standardschriftart"/>
    <w:rsid w:val="00B85C63"/>
  </w:style>
  <w:style w:type="character" w:styleId="pagebreakborderspan" w:customStyle="1">
    <w:name w:val="pagebreakborderspan"/>
    <w:basedOn w:val="Absatz-Standardschriftart"/>
    <w:rsid w:val="00B85C63"/>
  </w:style>
  <w:style w:type="paragraph" w:styleId="preserve-whitespace" w:customStyle="1">
    <w:name w:val="preserve-whitespace"/>
    <w:basedOn w:val="Standard"/>
    <w:rsid w:val="00FB69AA"/>
    <w:pPr>
      <w:spacing w:before="100" w:beforeAutospacing="1" w:after="100" w:afterAutospacing="1"/>
      <w:jc w:val="left"/>
    </w:pPr>
    <w:rPr>
      <w:rFonts w:ascii="Times New Roman" w:hAnsi="Times New Roman" w:eastAsia="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536363">
      <w:bodyDiv w:val="1"/>
      <w:marLeft w:val="0"/>
      <w:marRight w:val="0"/>
      <w:marTop w:val="0"/>
      <w:marBottom w:val="0"/>
      <w:divBdr>
        <w:top w:val="none" w:sz="0" w:space="0" w:color="auto"/>
        <w:left w:val="none" w:sz="0" w:space="0" w:color="auto"/>
        <w:bottom w:val="none" w:sz="0" w:space="0" w:color="auto"/>
        <w:right w:val="none" w:sz="0" w:space="0" w:color="auto"/>
      </w:divBdr>
      <w:divsChild>
        <w:div w:id="1512599479">
          <w:marLeft w:val="0"/>
          <w:marRight w:val="0"/>
          <w:marTop w:val="0"/>
          <w:marBottom w:val="0"/>
          <w:divBdr>
            <w:top w:val="none" w:sz="0" w:space="0" w:color="auto"/>
            <w:left w:val="none" w:sz="0" w:space="0" w:color="auto"/>
            <w:bottom w:val="none" w:sz="0" w:space="0" w:color="auto"/>
            <w:right w:val="none" w:sz="0" w:space="0" w:color="auto"/>
          </w:divBdr>
        </w:div>
        <w:div w:id="2067415182">
          <w:marLeft w:val="0"/>
          <w:marRight w:val="0"/>
          <w:marTop w:val="0"/>
          <w:marBottom w:val="0"/>
          <w:divBdr>
            <w:top w:val="none" w:sz="0" w:space="0" w:color="auto"/>
            <w:left w:val="none" w:sz="0" w:space="0" w:color="auto"/>
            <w:bottom w:val="none" w:sz="0" w:space="0" w:color="auto"/>
            <w:right w:val="none" w:sz="0" w:space="0" w:color="auto"/>
          </w:divBdr>
        </w:div>
        <w:div w:id="683090840">
          <w:marLeft w:val="0"/>
          <w:marRight w:val="0"/>
          <w:marTop w:val="0"/>
          <w:marBottom w:val="0"/>
          <w:divBdr>
            <w:top w:val="none" w:sz="0" w:space="0" w:color="auto"/>
            <w:left w:val="none" w:sz="0" w:space="0" w:color="auto"/>
            <w:bottom w:val="none" w:sz="0" w:space="0" w:color="auto"/>
            <w:right w:val="none" w:sz="0" w:space="0" w:color="auto"/>
          </w:divBdr>
        </w:div>
        <w:div w:id="2128313844">
          <w:marLeft w:val="0"/>
          <w:marRight w:val="0"/>
          <w:marTop w:val="0"/>
          <w:marBottom w:val="0"/>
          <w:divBdr>
            <w:top w:val="none" w:sz="0" w:space="0" w:color="auto"/>
            <w:left w:val="none" w:sz="0" w:space="0" w:color="auto"/>
            <w:bottom w:val="none" w:sz="0" w:space="0" w:color="auto"/>
            <w:right w:val="none" w:sz="0" w:space="0" w:color="auto"/>
          </w:divBdr>
        </w:div>
        <w:div w:id="606736180">
          <w:marLeft w:val="0"/>
          <w:marRight w:val="0"/>
          <w:marTop w:val="0"/>
          <w:marBottom w:val="0"/>
          <w:divBdr>
            <w:top w:val="none" w:sz="0" w:space="0" w:color="auto"/>
            <w:left w:val="none" w:sz="0" w:space="0" w:color="auto"/>
            <w:bottom w:val="none" w:sz="0" w:space="0" w:color="auto"/>
            <w:right w:val="none" w:sz="0" w:space="0" w:color="auto"/>
          </w:divBdr>
        </w:div>
        <w:div w:id="1174031801">
          <w:marLeft w:val="0"/>
          <w:marRight w:val="0"/>
          <w:marTop w:val="0"/>
          <w:marBottom w:val="0"/>
          <w:divBdr>
            <w:top w:val="none" w:sz="0" w:space="0" w:color="auto"/>
            <w:left w:val="none" w:sz="0" w:space="0" w:color="auto"/>
            <w:bottom w:val="none" w:sz="0" w:space="0" w:color="auto"/>
            <w:right w:val="none" w:sz="0" w:space="0" w:color="auto"/>
          </w:divBdr>
        </w:div>
        <w:div w:id="1307201980">
          <w:marLeft w:val="0"/>
          <w:marRight w:val="0"/>
          <w:marTop w:val="0"/>
          <w:marBottom w:val="0"/>
          <w:divBdr>
            <w:top w:val="none" w:sz="0" w:space="0" w:color="auto"/>
            <w:left w:val="none" w:sz="0" w:space="0" w:color="auto"/>
            <w:bottom w:val="none" w:sz="0" w:space="0" w:color="auto"/>
            <w:right w:val="none" w:sz="0" w:space="0" w:color="auto"/>
          </w:divBdr>
        </w:div>
        <w:div w:id="885067048">
          <w:marLeft w:val="0"/>
          <w:marRight w:val="0"/>
          <w:marTop w:val="0"/>
          <w:marBottom w:val="0"/>
          <w:divBdr>
            <w:top w:val="none" w:sz="0" w:space="0" w:color="auto"/>
            <w:left w:val="none" w:sz="0" w:space="0" w:color="auto"/>
            <w:bottom w:val="none" w:sz="0" w:space="0" w:color="auto"/>
            <w:right w:val="none" w:sz="0" w:space="0" w:color="auto"/>
          </w:divBdr>
        </w:div>
        <w:div w:id="1195652079">
          <w:marLeft w:val="0"/>
          <w:marRight w:val="0"/>
          <w:marTop w:val="0"/>
          <w:marBottom w:val="0"/>
          <w:divBdr>
            <w:top w:val="none" w:sz="0" w:space="0" w:color="auto"/>
            <w:left w:val="none" w:sz="0" w:space="0" w:color="auto"/>
            <w:bottom w:val="none" w:sz="0" w:space="0" w:color="auto"/>
            <w:right w:val="none" w:sz="0" w:space="0" w:color="auto"/>
          </w:divBdr>
        </w:div>
        <w:div w:id="26569105">
          <w:marLeft w:val="0"/>
          <w:marRight w:val="0"/>
          <w:marTop w:val="0"/>
          <w:marBottom w:val="0"/>
          <w:divBdr>
            <w:top w:val="none" w:sz="0" w:space="0" w:color="auto"/>
            <w:left w:val="none" w:sz="0" w:space="0" w:color="auto"/>
            <w:bottom w:val="none" w:sz="0" w:space="0" w:color="auto"/>
            <w:right w:val="none" w:sz="0" w:space="0" w:color="auto"/>
          </w:divBdr>
        </w:div>
        <w:div w:id="261187065">
          <w:marLeft w:val="0"/>
          <w:marRight w:val="0"/>
          <w:marTop w:val="0"/>
          <w:marBottom w:val="0"/>
          <w:divBdr>
            <w:top w:val="none" w:sz="0" w:space="0" w:color="auto"/>
            <w:left w:val="none" w:sz="0" w:space="0" w:color="auto"/>
            <w:bottom w:val="none" w:sz="0" w:space="0" w:color="auto"/>
            <w:right w:val="none" w:sz="0" w:space="0" w:color="auto"/>
          </w:divBdr>
        </w:div>
      </w:divsChild>
    </w:div>
    <w:div w:id="1663973028">
      <w:bodyDiv w:val="1"/>
      <w:marLeft w:val="0"/>
      <w:marRight w:val="0"/>
      <w:marTop w:val="0"/>
      <w:marBottom w:val="0"/>
      <w:divBdr>
        <w:top w:val="none" w:sz="0" w:space="0" w:color="auto"/>
        <w:left w:val="none" w:sz="0" w:space="0" w:color="auto"/>
        <w:bottom w:val="none" w:sz="0" w:space="0" w:color="auto"/>
        <w:right w:val="none" w:sz="0" w:space="0" w:color="auto"/>
      </w:divBdr>
      <w:divsChild>
        <w:div w:id="371807233">
          <w:marLeft w:val="0"/>
          <w:marRight w:val="0"/>
          <w:marTop w:val="0"/>
          <w:marBottom w:val="0"/>
          <w:divBdr>
            <w:top w:val="none" w:sz="0" w:space="0" w:color="auto"/>
            <w:left w:val="none" w:sz="0" w:space="0" w:color="auto"/>
            <w:bottom w:val="none" w:sz="0" w:space="0" w:color="auto"/>
            <w:right w:val="none" w:sz="0" w:space="0" w:color="auto"/>
          </w:divBdr>
        </w:div>
        <w:div w:id="1353920346">
          <w:marLeft w:val="0"/>
          <w:marRight w:val="0"/>
          <w:marTop w:val="0"/>
          <w:marBottom w:val="0"/>
          <w:divBdr>
            <w:top w:val="none" w:sz="0" w:space="0" w:color="auto"/>
            <w:left w:val="none" w:sz="0" w:space="0" w:color="auto"/>
            <w:bottom w:val="none" w:sz="0" w:space="0" w:color="auto"/>
            <w:right w:val="none" w:sz="0" w:space="0" w:color="auto"/>
          </w:divBdr>
        </w:div>
        <w:div w:id="714307889">
          <w:marLeft w:val="0"/>
          <w:marRight w:val="0"/>
          <w:marTop w:val="0"/>
          <w:marBottom w:val="0"/>
          <w:divBdr>
            <w:top w:val="none" w:sz="0" w:space="0" w:color="auto"/>
            <w:left w:val="none" w:sz="0" w:space="0" w:color="auto"/>
            <w:bottom w:val="none" w:sz="0" w:space="0" w:color="auto"/>
            <w:right w:val="none" w:sz="0" w:space="0" w:color="auto"/>
          </w:divBdr>
        </w:div>
        <w:div w:id="1982727534">
          <w:marLeft w:val="0"/>
          <w:marRight w:val="0"/>
          <w:marTop w:val="0"/>
          <w:marBottom w:val="0"/>
          <w:divBdr>
            <w:top w:val="none" w:sz="0" w:space="0" w:color="auto"/>
            <w:left w:val="none" w:sz="0" w:space="0" w:color="auto"/>
            <w:bottom w:val="none" w:sz="0" w:space="0" w:color="auto"/>
            <w:right w:val="none" w:sz="0" w:space="0" w:color="auto"/>
          </w:divBdr>
        </w:div>
        <w:div w:id="1344477180">
          <w:marLeft w:val="0"/>
          <w:marRight w:val="0"/>
          <w:marTop w:val="0"/>
          <w:marBottom w:val="0"/>
          <w:divBdr>
            <w:top w:val="none" w:sz="0" w:space="0" w:color="auto"/>
            <w:left w:val="none" w:sz="0" w:space="0" w:color="auto"/>
            <w:bottom w:val="none" w:sz="0" w:space="0" w:color="auto"/>
            <w:right w:val="none" w:sz="0" w:space="0" w:color="auto"/>
          </w:divBdr>
        </w:div>
        <w:div w:id="526679666">
          <w:marLeft w:val="0"/>
          <w:marRight w:val="0"/>
          <w:marTop w:val="0"/>
          <w:marBottom w:val="0"/>
          <w:divBdr>
            <w:top w:val="none" w:sz="0" w:space="0" w:color="auto"/>
            <w:left w:val="none" w:sz="0" w:space="0" w:color="auto"/>
            <w:bottom w:val="none" w:sz="0" w:space="0" w:color="auto"/>
            <w:right w:val="none" w:sz="0" w:space="0" w:color="auto"/>
          </w:divBdr>
        </w:div>
        <w:div w:id="446702541">
          <w:marLeft w:val="0"/>
          <w:marRight w:val="0"/>
          <w:marTop w:val="0"/>
          <w:marBottom w:val="0"/>
          <w:divBdr>
            <w:top w:val="none" w:sz="0" w:space="0" w:color="auto"/>
            <w:left w:val="none" w:sz="0" w:space="0" w:color="auto"/>
            <w:bottom w:val="none" w:sz="0" w:space="0" w:color="auto"/>
            <w:right w:val="none" w:sz="0" w:space="0" w:color="auto"/>
          </w:divBdr>
        </w:div>
        <w:div w:id="1578251559">
          <w:marLeft w:val="0"/>
          <w:marRight w:val="0"/>
          <w:marTop w:val="0"/>
          <w:marBottom w:val="0"/>
          <w:divBdr>
            <w:top w:val="none" w:sz="0" w:space="0" w:color="auto"/>
            <w:left w:val="none" w:sz="0" w:space="0" w:color="auto"/>
            <w:bottom w:val="none" w:sz="0" w:space="0" w:color="auto"/>
            <w:right w:val="none" w:sz="0" w:space="0" w:color="auto"/>
          </w:divBdr>
          <w:divsChild>
            <w:div w:id="45418222">
              <w:marLeft w:val="-75"/>
              <w:marRight w:val="0"/>
              <w:marTop w:val="30"/>
              <w:marBottom w:val="30"/>
              <w:divBdr>
                <w:top w:val="none" w:sz="0" w:space="0" w:color="auto"/>
                <w:left w:val="none" w:sz="0" w:space="0" w:color="auto"/>
                <w:bottom w:val="none" w:sz="0" w:space="0" w:color="auto"/>
                <w:right w:val="none" w:sz="0" w:space="0" w:color="auto"/>
              </w:divBdr>
              <w:divsChild>
                <w:div w:id="2099398551">
                  <w:marLeft w:val="0"/>
                  <w:marRight w:val="0"/>
                  <w:marTop w:val="0"/>
                  <w:marBottom w:val="0"/>
                  <w:divBdr>
                    <w:top w:val="none" w:sz="0" w:space="0" w:color="auto"/>
                    <w:left w:val="none" w:sz="0" w:space="0" w:color="auto"/>
                    <w:bottom w:val="none" w:sz="0" w:space="0" w:color="auto"/>
                    <w:right w:val="none" w:sz="0" w:space="0" w:color="auto"/>
                  </w:divBdr>
                  <w:divsChild>
                    <w:div w:id="39284100">
                      <w:marLeft w:val="0"/>
                      <w:marRight w:val="0"/>
                      <w:marTop w:val="0"/>
                      <w:marBottom w:val="0"/>
                      <w:divBdr>
                        <w:top w:val="none" w:sz="0" w:space="0" w:color="auto"/>
                        <w:left w:val="none" w:sz="0" w:space="0" w:color="auto"/>
                        <w:bottom w:val="none" w:sz="0" w:space="0" w:color="auto"/>
                        <w:right w:val="none" w:sz="0" w:space="0" w:color="auto"/>
                      </w:divBdr>
                    </w:div>
                  </w:divsChild>
                </w:div>
                <w:div w:id="535656996">
                  <w:marLeft w:val="0"/>
                  <w:marRight w:val="0"/>
                  <w:marTop w:val="0"/>
                  <w:marBottom w:val="0"/>
                  <w:divBdr>
                    <w:top w:val="none" w:sz="0" w:space="0" w:color="auto"/>
                    <w:left w:val="none" w:sz="0" w:space="0" w:color="auto"/>
                    <w:bottom w:val="none" w:sz="0" w:space="0" w:color="auto"/>
                    <w:right w:val="none" w:sz="0" w:space="0" w:color="auto"/>
                  </w:divBdr>
                  <w:divsChild>
                    <w:div w:id="1518769">
                      <w:marLeft w:val="0"/>
                      <w:marRight w:val="0"/>
                      <w:marTop w:val="0"/>
                      <w:marBottom w:val="0"/>
                      <w:divBdr>
                        <w:top w:val="none" w:sz="0" w:space="0" w:color="auto"/>
                        <w:left w:val="none" w:sz="0" w:space="0" w:color="auto"/>
                        <w:bottom w:val="none" w:sz="0" w:space="0" w:color="auto"/>
                        <w:right w:val="none" w:sz="0" w:space="0" w:color="auto"/>
                      </w:divBdr>
                    </w:div>
                  </w:divsChild>
                </w:div>
                <w:div w:id="840238808">
                  <w:marLeft w:val="0"/>
                  <w:marRight w:val="0"/>
                  <w:marTop w:val="0"/>
                  <w:marBottom w:val="0"/>
                  <w:divBdr>
                    <w:top w:val="none" w:sz="0" w:space="0" w:color="auto"/>
                    <w:left w:val="none" w:sz="0" w:space="0" w:color="auto"/>
                    <w:bottom w:val="none" w:sz="0" w:space="0" w:color="auto"/>
                    <w:right w:val="none" w:sz="0" w:space="0" w:color="auto"/>
                  </w:divBdr>
                  <w:divsChild>
                    <w:div w:id="1960722821">
                      <w:marLeft w:val="0"/>
                      <w:marRight w:val="0"/>
                      <w:marTop w:val="0"/>
                      <w:marBottom w:val="0"/>
                      <w:divBdr>
                        <w:top w:val="none" w:sz="0" w:space="0" w:color="auto"/>
                        <w:left w:val="none" w:sz="0" w:space="0" w:color="auto"/>
                        <w:bottom w:val="none" w:sz="0" w:space="0" w:color="auto"/>
                        <w:right w:val="none" w:sz="0" w:space="0" w:color="auto"/>
                      </w:divBdr>
                    </w:div>
                  </w:divsChild>
                </w:div>
                <w:div w:id="1720010545">
                  <w:marLeft w:val="0"/>
                  <w:marRight w:val="0"/>
                  <w:marTop w:val="0"/>
                  <w:marBottom w:val="0"/>
                  <w:divBdr>
                    <w:top w:val="none" w:sz="0" w:space="0" w:color="auto"/>
                    <w:left w:val="none" w:sz="0" w:space="0" w:color="auto"/>
                    <w:bottom w:val="none" w:sz="0" w:space="0" w:color="auto"/>
                    <w:right w:val="none" w:sz="0" w:space="0" w:color="auto"/>
                  </w:divBdr>
                  <w:divsChild>
                    <w:div w:id="557325520">
                      <w:marLeft w:val="0"/>
                      <w:marRight w:val="0"/>
                      <w:marTop w:val="0"/>
                      <w:marBottom w:val="0"/>
                      <w:divBdr>
                        <w:top w:val="none" w:sz="0" w:space="0" w:color="auto"/>
                        <w:left w:val="none" w:sz="0" w:space="0" w:color="auto"/>
                        <w:bottom w:val="none" w:sz="0" w:space="0" w:color="auto"/>
                        <w:right w:val="none" w:sz="0" w:space="0" w:color="auto"/>
                      </w:divBdr>
                    </w:div>
                  </w:divsChild>
                </w:div>
                <w:div w:id="156582786">
                  <w:marLeft w:val="0"/>
                  <w:marRight w:val="0"/>
                  <w:marTop w:val="0"/>
                  <w:marBottom w:val="0"/>
                  <w:divBdr>
                    <w:top w:val="none" w:sz="0" w:space="0" w:color="auto"/>
                    <w:left w:val="none" w:sz="0" w:space="0" w:color="auto"/>
                    <w:bottom w:val="none" w:sz="0" w:space="0" w:color="auto"/>
                    <w:right w:val="none" w:sz="0" w:space="0" w:color="auto"/>
                  </w:divBdr>
                  <w:divsChild>
                    <w:div w:id="1290361165">
                      <w:marLeft w:val="0"/>
                      <w:marRight w:val="0"/>
                      <w:marTop w:val="0"/>
                      <w:marBottom w:val="0"/>
                      <w:divBdr>
                        <w:top w:val="none" w:sz="0" w:space="0" w:color="auto"/>
                        <w:left w:val="none" w:sz="0" w:space="0" w:color="auto"/>
                        <w:bottom w:val="none" w:sz="0" w:space="0" w:color="auto"/>
                        <w:right w:val="none" w:sz="0" w:space="0" w:color="auto"/>
                      </w:divBdr>
                    </w:div>
                  </w:divsChild>
                </w:div>
                <w:div w:id="475923171">
                  <w:marLeft w:val="0"/>
                  <w:marRight w:val="0"/>
                  <w:marTop w:val="0"/>
                  <w:marBottom w:val="0"/>
                  <w:divBdr>
                    <w:top w:val="none" w:sz="0" w:space="0" w:color="auto"/>
                    <w:left w:val="none" w:sz="0" w:space="0" w:color="auto"/>
                    <w:bottom w:val="none" w:sz="0" w:space="0" w:color="auto"/>
                    <w:right w:val="none" w:sz="0" w:space="0" w:color="auto"/>
                  </w:divBdr>
                  <w:divsChild>
                    <w:div w:id="2123913556">
                      <w:marLeft w:val="0"/>
                      <w:marRight w:val="0"/>
                      <w:marTop w:val="0"/>
                      <w:marBottom w:val="0"/>
                      <w:divBdr>
                        <w:top w:val="none" w:sz="0" w:space="0" w:color="auto"/>
                        <w:left w:val="none" w:sz="0" w:space="0" w:color="auto"/>
                        <w:bottom w:val="none" w:sz="0" w:space="0" w:color="auto"/>
                        <w:right w:val="none" w:sz="0" w:space="0" w:color="auto"/>
                      </w:divBdr>
                    </w:div>
                  </w:divsChild>
                </w:div>
                <w:div w:id="521093039">
                  <w:marLeft w:val="0"/>
                  <w:marRight w:val="0"/>
                  <w:marTop w:val="0"/>
                  <w:marBottom w:val="0"/>
                  <w:divBdr>
                    <w:top w:val="none" w:sz="0" w:space="0" w:color="auto"/>
                    <w:left w:val="none" w:sz="0" w:space="0" w:color="auto"/>
                    <w:bottom w:val="none" w:sz="0" w:space="0" w:color="auto"/>
                    <w:right w:val="none" w:sz="0" w:space="0" w:color="auto"/>
                  </w:divBdr>
                  <w:divsChild>
                    <w:div w:id="946699117">
                      <w:marLeft w:val="0"/>
                      <w:marRight w:val="0"/>
                      <w:marTop w:val="0"/>
                      <w:marBottom w:val="0"/>
                      <w:divBdr>
                        <w:top w:val="none" w:sz="0" w:space="0" w:color="auto"/>
                        <w:left w:val="none" w:sz="0" w:space="0" w:color="auto"/>
                        <w:bottom w:val="none" w:sz="0" w:space="0" w:color="auto"/>
                        <w:right w:val="none" w:sz="0" w:space="0" w:color="auto"/>
                      </w:divBdr>
                    </w:div>
                  </w:divsChild>
                </w:div>
                <w:div w:id="1342007949">
                  <w:marLeft w:val="0"/>
                  <w:marRight w:val="0"/>
                  <w:marTop w:val="0"/>
                  <w:marBottom w:val="0"/>
                  <w:divBdr>
                    <w:top w:val="none" w:sz="0" w:space="0" w:color="auto"/>
                    <w:left w:val="none" w:sz="0" w:space="0" w:color="auto"/>
                    <w:bottom w:val="none" w:sz="0" w:space="0" w:color="auto"/>
                    <w:right w:val="none" w:sz="0" w:space="0" w:color="auto"/>
                  </w:divBdr>
                  <w:divsChild>
                    <w:div w:id="821118092">
                      <w:marLeft w:val="0"/>
                      <w:marRight w:val="0"/>
                      <w:marTop w:val="0"/>
                      <w:marBottom w:val="0"/>
                      <w:divBdr>
                        <w:top w:val="none" w:sz="0" w:space="0" w:color="auto"/>
                        <w:left w:val="none" w:sz="0" w:space="0" w:color="auto"/>
                        <w:bottom w:val="none" w:sz="0" w:space="0" w:color="auto"/>
                        <w:right w:val="none" w:sz="0" w:space="0" w:color="auto"/>
                      </w:divBdr>
                    </w:div>
                  </w:divsChild>
                </w:div>
                <w:div w:id="1151289628">
                  <w:marLeft w:val="0"/>
                  <w:marRight w:val="0"/>
                  <w:marTop w:val="0"/>
                  <w:marBottom w:val="0"/>
                  <w:divBdr>
                    <w:top w:val="none" w:sz="0" w:space="0" w:color="auto"/>
                    <w:left w:val="none" w:sz="0" w:space="0" w:color="auto"/>
                    <w:bottom w:val="none" w:sz="0" w:space="0" w:color="auto"/>
                    <w:right w:val="none" w:sz="0" w:space="0" w:color="auto"/>
                  </w:divBdr>
                  <w:divsChild>
                    <w:div w:id="1085372890">
                      <w:marLeft w:val="0"/>
                      <w:marRight w:val="0"/>
                      <w:marTop w:val="0"/>
                      <w:marBottom w:val="0"/>
                      <w:divBdr>
                        <w:top w:val="none" w:sz="0" w:space="0" w:color="auto"/>
                        <w:left w:val="none" w:sz="0" w:space="0" w:color="auto"/>
                        <w:bottom w:val="none" w:sz="0" w:space="0" w:color="auto"/>
                        <w:right w:val="none" w:sz="0" w:space="0" w:color="auto"/>
                      </w:divBdr>
                    </w:div>
                  </w:divsChild>
                </w:div>
                <w:div w:id="1125077757">
                  <w:marLeft w:val="0"/>
                  <w:marRight w:val="0"/>
                  <w:marTop w:val="0"/>
                  <w:marBottom w:val="0"/>
                  <w:divBdr>
                    <w:top w:val="none" w:sz="0" w:space="0" w:color="auto"/>
                    <w:left w:val="none" w:sz="0" w:space="0" w:color="auto"/>
                    <w:bottom w:val="none" w:sz="0" w:space="0" w:color="auto"/>
                    <w:right w:val="none" w:sz="0" w:space="0" w:color="auto"/>
                  </w:divBdr>
                  <w:divsChild>
                    <w:div w:id="1621452565">
                      <w:marLeft w:val="0"/>
                      <w:marRight w:val="0"/>
                      <w:marTop w:val="0"/>
                      <w:marBottom w:val="0"/>
                      <w:divBdr>
                        <w:top w:val="none" w:sz="0" w:space="0" w:color="auto"/>
                        <w:left w:val="none" w:sz="0" w:space="0" w:color="auto"/>
                        <w:bottom w:val="none" w:sz="0" w:space="0" w:color="auto"/>
                        <w:right w:val="none" w:sz="0" w:space="0" w:color="auto"/>
                      </w:divBdr>
                    </w:div>
                  </w:divsChild>
                </w:div>
                <w:div w:id="1974552045">
                  <w:marLeft w:val="0"/>
                  <w:marRight w:val="0"/>
                  <w:marTop w:val="0"/>
                  <w:marBottom w:val="0"/>
                  <w:divBdr>
                    <w:top w:val="none" w:sz="0" w:space="0" w:color="auto"/>
                    <w:left w:val="none" w:sz="0" w:space="0" w:color="auto"/>
                    <w:bottom w:val="none" w:sz="0" w:space="0" w:color="auto"/>
                    <w:right w:val="none" w:sz="0" w:space="0" w:color="auto"/>
                  </w:divBdr>
                  <w:divsChild>
                    <w:div w:id="1581600860">
                      <w:marLeft w:val="0"/>
                      <w:marRight w:val="0"/>
                      <w:marTop w:val="0"/>
                      <w:marBottom w:val="0"/>
                      <w:divBdr>
                        <w:top w:val="none" w:sz="0" w:space="0" w:color="auto"/>
                        <w:left w:val="none" w:sz="0" w:space="0" w:color="auto"/>
                        <w:bottom w:val="none" w:sz="0" w:space="0" w:color="auto"/>
                        <w:right w:val="none" w:sz="0" w:space="0" w:color="auto"/>
                      </w:divBdr>
                    </w:div>
                  </w:divsChild>
                </w:div>
                <w:div w:id="1545025314">
                  <w:marLeft w:val="0"/>
                  <w:marRight w:val="0"/>
                  <w:marTop w:val="0"/>
                  <w:marBottom w:val="0"/>
                  <w:divBdr>
                    <w:top w:val="none" w:sz="0" w:space="0" w:color="auto"/>
                    <w:left w:val="none" w:sz="0" w:space="0" w:color="auto"/>
                    <w:bottom w:val="none" w:sz="0" w:space="0" w:color="auto"/>
                    <w:right w:val="none" w:sz="0" w:space="0" w:color="auto"/>
                  </w:divBdr>
                  <w:divsChild>
                    <w:div w:id="1050231144">
                      <w:marLeft w:val="0"/>
                      <w:marRight w:val="0"/>
                      <w:marTop w:val="0"/>
                      <w:marBottom w:val="0"/>
                      <w:divBdr>
                        <w:top w:val="none" w:sz="0" w:space="0" w:color="auto"/>
                        <w:left w:val="none" w:sz="0" w:space="0" w:color="auto"/>
                        <w:bottom w:val="none" w:sz="0" w:space="0" w:color="auto"/>
                        <w:right w:val="none" w:sz="0" w:space="0" w:color="auto"/>
                      </w:divBdr>
                    </w:div>
                  </w:divsChild>
                </w:div>
                <w:div w:id="2086100105">
                  <w:marLeft w:val="0"/>
                  <w:marRight w:val="0"/>
                  <w:marTop w:val="0"/>
                  <w:marBottom w:val="0"/>
                  <w:divBdr>
                    <w:top w:val="none" w:sz="0" w:space="0" w:color="auto"/>
                    <w:left w:val="none" w:sz="0" w:space="0" w:color="auto"/>
                    <w:bottom w:val="none" w:sz="0" w:space="0" w:color="auto"/>
                    <w:right w:val="none" w:sz="0" w:space="0" w:color="auto"/>
                  </w:divBdr>
                  <w:divsChild>
                    <w:div w:id="909001365">
                      <w:marLeft w:val="0"/>
                      <w:marRight w:val="0"/>
                      <w:marTop w:val="0"/>
                      <w:marBottom w:val="0"/>
                      <w:divBdr>
                        <w:top w:val="none" w:sz="0" w:space="0" w:color="auto"/>
                        <w:left w:val="none" w:sz="0" w:space="0" w:color="auto"/>
                        <w:bottom w:val="none" w:sz="0" w:space="0" w:color="auto"/>
                        <w:right w:val="none" w:sz="0" w:space="0" w:color="auto"/>
                      </w:divBdr>
                    </w:div>
                  </w:divsChild>
                </w:div>
                <w:div w:id="1933662758">
                  <w:marLeft w:val="0"/>
                  <w:marRight w:val="0"/>
                  <w:marTop w:val="0"/>
                  <w:marBottom w:val="0"/>
                  <w:divBdr>
                    <w:top w:val="none" w:sz="0" w:space="0" w:color="auto"/>
                    <w:left w:val="none" w:sz="0" w:space="0" w:color="auto"/>
                    <w:bottom w:val="none" w:sz="0" w:space="0" w:color="auto"/>
                    <w:right w:val="none" w:sz="0" w:space="0" w:color="auto"/>
                  </w:divBdr>
                  <w:divsChild>
                    <w:div w:id="494230400">
                      <w:marLeft w:val="0"/>
                      <w:marRight w:val="0"/>
                      <w:marTop w:val="0"/>
                      <w:marBottom w:val="0"/>
                      <w:divBdr>
                        <w:top w:val="none" w:sz="0" w:space="0" w:color="auto"/>
                        <w:left w:val="none" w:sz="0" w:space="0" w:color="auto"/>
                        <w:bottom w:val="none" w:sz="0" w:space="0" w:color="auto"/>
                        <w:right w:val="none" w:sz="0" w:space="0" w:color="auto"/>
                      </w:divBdr>
                    </w:div>
                  </w:divsChild>
                </w:div>
                <w:div w:id="1687974319">
                  <w:marLeft w:val="0"/>
                  <w:marRight w:val="0"/>
                  <w:marTop w:val="0"/>
                  <w:marBottom w:val="0"/>
                  <w:divBdr>
                    <w:top w:val="none" w:sz="0" w:space="0" w:color="auto"/>
                    <w:left w:val="none" w:sz="0" w:space="0" w:color="auto"/>
                    <w:bottom w:val="none" w:sz="0" w:space="0" w:color="auto"/>
                    <w:right w:val="none" w:sz="0" w:space="0" w:color="auto"/>
                  </w:divBdr>
                  <w:divsChild>
                    <w:div w:id="191649173">
                      <w:marLeft w:val="0"/>
                      <w:marRight w:val="0"/>
                      <w:marTop w:val="0"/>
                      <w:marBottom w:val="0"/>
                      <w:divBdr>
                        <w:top w:val="none" w:sz="0" w:space="0" w:color="auto"/>
                        <w:left w:val="none" w:sz="0" w:space="0" w:color="auto"/>
                        <w:bottom w:val="none" w:sz="0" w:space="0" w:color="auto"/>
                        <w:right w:val="none" w:sz="0" w:space="0" w:color="auto"/>
                      </w:divBdr>
                    </w:div>
                  </w:divsChild>
                </w:div>
                <w:div w:id="1030498132">
                  <w:marLeft w:val="0"/>
                  <w:marRight w:val="0"/>
                  <w:marTop w:val="0"/>
                  <w:marBottom w:val="0"/>
                  <w:divBdr>
                    <w:top w:val="none" w:sz="0" w:space="0" w:color="auto"/>
                    <w:left w:val="none" w:sz="0" w:space="0" w:color="auto"/>
                    <w:bottom w:val="none" w:sz="0" w:space="0" w:color="auto"/>
                    <w:right w:val="none" w:sz="0" w:space="0" w:color="auto"/>
                  </w:divBdr>
                  <w:divsChild>
                    <w:div w:id="56323762">
                      <w:marLeft w:val="0"/>
                      <w:marRight w:val="0"/>
                      <w:marTop w:val="0"/>
                      <w:marBottom w:val="0"/>
                      <w:divBdr>
                        <w:top w:val="none" w:sz="0" w:space="0" w:color="auto"/>
                        <w:left w:val="none" w:sz="0" w:space="0" w:color="auto"/>
                        <w:bottom w:val="none" w:sz="0" w:space="0" w:color="auto"/>
                        <w:right w:val="none" w:sz="0" w:space="0" w:color="auto"/>
                      </w:divBdr>
                    </w:div>
                  </w:divsChild>
                </w:div>
                <w:div w:id="2011759514">
                  <w:marLeft w:val="0"/>
                  <w:marRight w:val="0"/>
                  <w:marTop w:val="0"/>
                  <w:marBottom w:val="0"/>
                  <w:divBdr>
                    <w:top w:val="none" w:sz="0" w:space="0" w:color="auto"/>
                    <w:left w:val="none" w:sz="0" w:space="0" w:color="auto"/>
                    <w:bottom w:val="none" w:sz="0" w:space="0" w:color="auto"/>
                    <w:right w:val="none" w:sz="0" w:space="0" w:color="auto"/>
                  </w:divBdr>
                  <w:divsChild>
                    <w:div w:id="1132553673">
                      <w:marLeft w:val="0"/>
                      <w:marRight w:val="0"/>
                      <w:marTop w:val="0"/>
                      <w:marBottom w:val="0"/>
                      <w:divBdr>
                        <w:top w:val="none" w:sz="0" w:space="0" w:color="auto"/>
                        <w:left w:val="none" w:sz="0" w:space="0" w:color="auto"/>
                        <w:bottom w:val="none" w:sz="0" w:space="0" w:color="auto"/>
                        <w:right w:val="none" w:sz="0" w:space="0" w:color="auto"/>
                      </w:divBdr>
                    </w:div>
                  </w:divsChild>
                </w:div>
                <w:div w:id="655839936">
                  <w:marLeft w:val="0"/>
                  <w:marRight w:val="0"/>
                  <w:marTop w:val="0"/>
                  <w:marBottom w:val="0"/>
                  <w:divBdr>
                    <w:top w:val="none" w:sz="0" w:space="0" w:color="auto"/>
                    <w:left w:val="none" w:sz="0" w:space="0" w:color="auto"/>
                    <w:bottom w:val="none" w:sz="0" w:space="0" w:color="auto"/>
                    <w:right w:val="none" w:sz="0" w:space="0" w:color="auto"/>
                  </w:divBdr>
                  <w:divsChild>
                    <w:div w:id="615143765">
                      <w:marLeft w:val="0"/>
                      <w:marRight w:val="0"/>
                      <w:marTop w:val="0"/>
                      <w:marBottom w:val="0"/>
                      <w:divBdr>
                        <w:top w:val="none" w:sz="0" w:space="0" w:color="auto"/>
                        <w:left w:val="none" w:sz="0" w:space="0" w:color="auto"/>
                        <w:bottom w:val="none" w:sz="0" w:space="0" w:color="auto"/>
                        <w:right w:val="none" w:sz="0" w:space="0" w:color="auto"/>
                      </w:divBdr>
                    </w:div>
                  </w:divsChild>
                </w:div>
                <w:div w:id="1912538280">
                  <w:marLeft w:val="0"/>
                  <w:marRight w:val="0"/>
                  <w:marTop w:val="0"/>
                  <w:marBottom w:val="0"/>
                  <w:divBdr>
                    <w:top w:val="none" w:sz="0" w:space="0" w:color="auto"/>
                    <w:left w:val="none" w:sz="0" w:space="0" w:color="auto"/>
                    <w:bottom w:val="none" w:sz="0" w:space="0" w:color="auto"/>
                    <w:right w:val="none" w:sz="0" w:space="0" w:color="auto"/>
                  </w:divBdr>
                  <w:divsChild>
                    <w:div w:id="744188975">
                      <w:marLeft w:val="0"/>
                      <w:marRight w:val="0"/>
                      <w:marTop w:val="0"/>
                      <w:marBottom w:val="0"/>
                      <w:divBdr>
                        <w:top w:val="none" w:sz="0" w:space="0" w:color="auto"/>
                        <w:left w:val="none" w:sz="0" w:space="0" w:color="auto"/>
                        <w:bottom w:val="none" w:sz="0" w:space="0" w:color="auto"/>
                        <w:right w:val="none" w:sz="0" w:space="0" w:color="auto"/>
                      </w:divBdr>
                    </w:div>
                  </w:divsChild>
                </w:div>
                <w:div w:id="365764821">
                  <w:marLeft w:val="0"/>
                  <w:marRight w:val="0"/>
                  <w:marTop w:val="0"/>
                  <w:marBottom w:val="0"/>
                  <w:divBdr>
                    <w:top w:val="none" w:sz="0" w:space="0" w:color="auto"/>
                    <w:left w:val="none" w:sz="0" w:space="0" w:color="auto"/>
                    <w:bottom w:val="none" w:sz="0" w:space="0" w:color="auto"/>
                    <w:right w:val="none" w:sz="0" w:space="0" w:color="auto"/>
                  </w:divBdr>
                  <w:divsChild>
                    <w:div w:id="966743463">
                      <w:marLeft w:val="0"/>
                      <w:marRight w:val="0"/>
                      <w:marTop w:val="0"/>
                      <w:marBottom w:val="0"/>
                      <w:divBdr>
                        <w:top w:val="none" w:sz="0" w:space="0" w:color="auto"/>
                        <w:left w:val="none" w:sz="0" w:space="0" w:color="auto"/>
                        <w:bottom w:val="none" w:sz="0" w:space="0" w:color="auto"/>
                        <w:right w:val="none" w:sz="0" w:space="0" w:color="auto"/>
                      </w:divBdr>
                    </w:div>
                  </w:divsChild>
                </w:div>
                <w:div w:id="314381900">
                  <w:marLeft w:val="0"/>
                  <w:marRight w:val="0"/>
                  <w:marTop w:val="0"/>
                  <w:marBottom w:val="0"/>
                  <w:divBdr>
                    <w:top w:val="none" w:sz="0" w:space="0" w:color="auto"/>
                    <w:left w:val="none" w:sz="0" w:space="0" w:color="auto"/>
                    <w:bottom w:val="none" w:sz="0" w:space="0" w:color="auto"/>
                    <w:right w:val="none" w:sz="0" w:space="0" w:color="auto"/>
                  </w:divBdr>
                  <w:divsChild>
                    <w:div w:id="408113879">
                      <w:marLeft w:val="0"/>
                      <w:marRight w:val="0"/>
                      <w:marTop w:val="0"/>
                      <w:marBottom w:val="0"/>
                      <w:divBdr>
                        <w:top w:val="none" w:sz="0" w:space="0" w:color="auto"/>
                        <w:left w:val="none" w:sz="0" w:space="0" w:color="auto"/>
                        <w:bottom w:val="none" w:sz="0" w:space="0" w:color="auto"/>
                        <w:right w:val="none" w:sz="0" w:space="0" w:color="auto"/>
                      </w:divBdr>
                    </w:div>
                  </w:divsChild>
                </w:div>
                <w:div w:id="96877467">
                  <w:marLeft w:val="0"/>
                  <w:marRight w:val="0"/>
                  <w:marTop w:val="0"/>
                  <w:marBottom w:val="0"/>
                  <w:divBdr>
                    <w:top w:val="none" w:sz="0" w:space="0" w:color="auto"/>
                    <w:left w:val="none" w:sz="0" w:space="0" w:color="auto"/>
                    <w:bottom w:val="none" w:sz="0" w:space="0" w:color="auto"/>
                    <w:right w:val="none" w:sz="0" w:space="0" w:color="auto"/>
                  </w:divBdr>
                  <w:divsChild>
                    <w:div w:id="1747921946">
                      <w:marLeft w:val="0"/>
                      <w:marRight w:val="0"/>
                      <w:marTop w:val="0"/>
                      <w:marBottom w:val="0"/>
                      <w:divBdr>
                        <w:top w:val="none" w:sz="0" w:space="0" w:color="auto"/>
                        <w:left w:val="none" w:sz="0" w:space="0" w:color="auto"/>
                        <w:bottom w:val="none" w:sz="0" w:space="0" w:color="auto"/>
                        <w:right w:val="none" w:sz="0" w:space="0" w:color="auto"/>
                      </w:divBdr>
                    </w:div>
                  </w:divsChild>
                </w:div>
                <w:div w:id="330640494">
                  <w:marLeft w:val="0"/>
                  <w:marRight w:val="0"/>
                  <w:marTop w:val="0"/>
                  <w:marBottom w:val="0"/>
                  <w:divBdr>
                    <w:top w:val="none" w:sz="0" w:space="0" w:color="auto"/>
                    <w:left w:val="none" w:sz="0" w:space="0" w:color="auto"/>
                    <w:bottom w:val="none" w:sz="0" w:space="0" w:color="auto"/>
                    <w:right w:val="none" w:sz="0" w:space="0" w:color="auto"/>
                  </w:divBdr>
                  <w:divsChild>
                    <w:div w:id="1321349447">
                      <w:marLeft w:val="0"/>
                      <w:marRight w:val="0"/>
                      <w:marTop w:val="0"/>
                      <w:marBottom w:val="0"/>
                      <w:divBdr>
                        <w:top w:val="none" w:sz="0" w:space="0" w:color="auto"/>
                        <w:left w:val="none" w:sz="0" w:space="0" w:color="auto"/>
                        <w:bottom w:val="none" w:sz="0" w:space="0" w:color="auto"/>
                        <w:right w:val="none" w:sz="0" w:space="0" w:color="auto"/>
                      </w:divBdr>
                    </w:div>
                  </w:divsChild>
                </w:div>
                <w:div w:id="487554680">
                  <w:marLeft w:val="0"/>
                  <w:marRight w:val="0"/>
                  <w:marTop w:val="0"/>
                  <w:marBottom w:val="0"/>
                  <w:divBdr>
                    <w:top w:val="none" w:sz="0" w:space="0" w:color="auto"/>
                    <w:left w:val="none" w:sz="0" w:space="0" w:color="auto"/>
                    <w:bottom w:val="none" w:sz="0" w:space="0" w:color="auto"/>
                    <w:right w:val="none" w:sz="0" w:space="0" w:color="auto"/>
                  </w:divBdr>
                  <w:divsChild>
                    <w:div w:id="129910496">
                      <w:marLeft w:val="0"/>
                      <w:marRight w:val="0"/>
                      <w:marTop w:val="0"/>
                      <w:marBottom w:val="0"/>
                      <w:divBdr>
                        <w:top w:val="none" w:sz="0" w:space="0" w:color="auto"/>
                        <w:left w:val="none" w:sz="0" w:space="0" w:color="auto"/>
                        <w:bottom w:val="none" w:sz="0" w:space="0" w:color="auto"/>
                        <w:right w:val="none" w:sz="0" w:space="0" w:color="auto"/>
                      </w:divBdr>
                    </w:div>
                  </w:divsChild>
                </w:div>
                <w:div w:id="1692418249">
                  <w:marLeft w:val="0"/>
                  <w:marRight w:val="0"/>
                  <w:marTop w:val="0"/>
                  <w:marBottom w:val="0"/>
                  <w:divBdr>
                    <w:top w:val="none" w:sz="0" w:space="0" w:color="auto"/>
                    <w:left w:val="none" w:sz="0" w:space="0" w:color="auto"/>
                    <w:bottom w:val="none" w:sz="0" w:space="0" w:color="auto"/>
                    <w:right w:val="none" w:sz="0" w:space="0" w:color="auto"/>
                  </w:divBdr>
                  <w:divsChild>
                    <w:div w:id="1926647576">
                      <w:marLeft w:val="0"/>
                      <w:marRight w:val="0"/>
                      <w:marTop w:val="0"/>
                      <w:marBottom w:val="0"/>
                      <w:divBdr>
                        <w:top w:val="none" w:sz="0" w:space="0" w:color="auto"/>
                        <w:left w:val="none" w:sz="0" w:space="0" w:color="auto"/>
                        <w:bottom w:val="none" w:sz="0" w:space="0" w:color="auto"/>
                        <w:right w:val="none" w:sz="0" w:space="0" w:color="auto"/>
                      </w:divBdr>
                    </w:div>
                  </w:divsChild>
                </w:div>
                <w:div w:id="801964747">
                  <w:marLeft w:val="0"/>
                  <w:marRight w:val="0"/>
                  <w:marTop w:val="0"/>
                  <w:marBottom w:val="0"/>
                  <w:divBdr>
                    <w:top w:val="none" w:sz="0" w:space="0" w:color="auto"/>
                    <w:left w:val="none" w:sz="0" w:space="0" w:color="auto"/>
                    <w:bottom w:val="none" w:sz="0" w:space="0" w:color="auto"/>
                    <w:right w:val="none" w:sz="0" w:space="0" w:color="auto"/>
                  </w:divBdr>
                  <w:divsChild>
                    <w:div w:id="2096172017">
                      <w:marLeft w:val="0"/>
                      <w:marRight w:val="0"/>
                      <w:marTop w:val="0"/>
                      <w:marBottom w:val="0"/>
                      <w:divBdr>
                        <w:top w:val="none" w:sz="0" w:space="0" w:color="auto"/>
                        <w:left w:val="none" w:sz="0" w:space="0" w:color="auto"/>
                        <w:bottom w:val="none" w:sz="0" w:space="0" w:color="auto"/>
                        <w:right w:val="none" w:sz="0" w:space="0" w:color="auto"/>
                      </w:divBdr>
                    </w:div>
                  </w:divsChild>
                </w:div>
                <w:div w:id="22554968">
                  <w:marLeft w:val="0"/>
                  <w:marRight w:val="0"/>
                  <w:marTop w:val="0"/>
                  <w:marBottom w:val="0"/>
                  <w:divBdr>
                    <w:top w:val="none" w:sz="0" w:space="0" w:color="auto"/>
                    <w:left w:val="none" w:sz="0" w:space="0" w:color="auto"/>
                    <w:bottom w:val="none" w:sz="0" w:space="0" w:color="auto"/>
                    <w:right w:val="none" w:sz="0" w:space="0" w:color="auto"/>
                  </w:divBdr>
                  <w:divsChild>
                    <w:div w:id="864178031">
                      <w:marLeft w:val="0"/>
                      <w:marRight w:val="0"/>
                      <w:marTop w:val="0"/>
                      <w:marBottom w:val="0"/>
                      <w:divBdr>
                        <w:top w:val="none" w:sz="0" w:space="0" w:color="auto"/>
                        <w:left w:val="none" w:sz="0" w:space="0" w:color="auto"/>
                        <w:bottom w:val="none" w:sz="0" w:space="0" w:color="auto"/>
                        <w:right w:val="none" w:sz="0" w:space="0" w:color="auto"/>
                      </w:divBdr>
                    </w:div>
                  </w:divsChild>
                </w:div>
                <w:div w:id="1193421205">
                  <w:marLeft w:val="0"/>
                  <w:marRight w:val="0"/>
                  <w:marTop w:val="0"/>
                  <w:marBottom w:val="0"/>
                  <w:divBdr>
                    <w:top w:val="none" w:sz="0" w:space="0" w:color="auto"/>
                    <w:left w:val="none" w:sz="0" w:space="0" w:color="auto"/>
                    <w:bottom w:val="none" w:sz="0" w:space="0" w:color="auto"/>
                    <w:right w:val="none" w:sz="0" w:space="0" w:color="auto"/>
                  </w:divBdr>
                  <w:divsChild>
                    <w:div w:id="454645464">
                      <w:marLeft w:val="0"/>
                      <w:marRight w:val="0"/>
                      <w:marTop w:val="0"/>
                      <w:marBottom w:val="0"/>
                      <w:divBdr>
                        <w:top w:val="none" w:sz="0" w:space="0" w:color="auto"/>
                        <w:left w:val="none" w:sz="0" w:space="0" w:color="auto"/>
                        <w:bottom w:val="none" w:sz="0" w:space="0" w:color="auto"/>
                        <w:right w:val="none" w:sz="0" w:space="0" w:color="auto"/>
                      </w:divBdr>
                    </w:div>
                  </w:divsChild>
                </w:div>
                <w:div w:id="1205210975">
                  <w:marLeft w:val="0"/>
                  <w:marRight w:val="0"/>
                  <w:marTop w:val="0"/>
                  <w:marBottom w:val="0"/>
                  <w:divBdr>
                    <w:top w:val="none" w:sz="0" w:space="0" w:color="auto"/>
                    <w:left w:val="none" w:sz="0" w:space="0" w:color="auto"/>
                    <w:bottom w:val="none" w:sz="0" w:space="0" w:color="auto"/>
                    <w:right w:val="none" w:sz="0" w:space="0" w:color="auto"/>
                  </w:divBdr>
                  <w:divsChild>
                    <w:div w:id="1447191317">
                      <w:marLeft w:val="0"/>
                      <w:marRight w:val="0"/>
                      <w:marTop w:val="0"/>
                      <w:marBottom w:val="0"/>
                      <w:divBdr>
                        <w:top w:val="none" w:sz="0" w:space="0" w:color="auto"/>
                        <w:left w:val="none" w:sz="0" w:space="0" w:color="auto"/>
                        <w:bottom w:val="none" w:sz="0" w:space="0" w:color="auto"/>
                        <w:right w:val="none" w:sz="0" w:space="0" w:color="auto"/>
                      </w:divBdr>
                    </w:div>
                  </w:divsChild>
                </w:div>
                <w:div w:id="601182459">
                  <w:marLeft w:val="0"/>
                  <w:marRight w:val="0"/>
                  <w:marTop w:val="0"/>
                  <w:marBottom w:val="0"/>
                  <w:divBdr>
                    <w:top w:val="none" w:sz="0" w:space="0" w:color="auto"/>
                    <w:left w:val="none" w:sz="0" w:space="0" w:color="auto"/>
                    <w:bottom w:val="none" w:sz="0" w:space="0" w:color="auto"/>
                    <w:right w:val="none" w:sz="0" w:space="0" w:color="auto"/>
                  </w:divBdr>
                  <w:divsChild>
                    <w:div w:id="823277669">
                      <w:marLeft w:val="0"/>
                      <w:marRight w:val="0"/>
                      <w:marTop w:val="0"/>
                      <w:marBottom w:val="0"/>
                      <w:divBdr>
                        <w:top w:val="none" w:sz="0" w:space="0" w:color="auto"/>
                        <w:left w:val="none" w:sz="0" w:space="0" w:color="auto"/>
                        <w:bottom w:val="none" w:sz="0" w:space="0" w:color="auto"/>
                        <w:right w:val="none" w:sz="0" w:space="0" w:color="auto"/>
                      </w:divBdr>
                    </w:div>
                  </w:divsChild>
                </w:div>
                <w:div w:id="1420558553">
                  <w:marLeft w:val="0"/>
                  <w:marRight w:val="0"/>
                  <w:marTop w:val="0"/>
                  <w:marBottom w:val="0"/>
                  <w:divBdr>
                    <w:top w:val="none" w:sz="0" w:space="0" w:color="auto"/>
                    <w:left w:val="none" w:sz="0" w:space="0" w:color="auto"/>
                    <w:bottom w:val="none" w:sz="0" w:space="0" w:color="auto"/>
                    <w:right w:val="none" w:sz="0" w:space="0" w:color="auto"/>
                  </w:divBdr>
                  <w:divsChild>
                    <w:div w:id="1255675287">
                      <w:marLeft w:val="0"/>
                      <w:marRight w:val="0"/>
                      <w:marTop w:val="0"/>
                      <w:marBottom w:val="0"/>
                      <w:divBdr>
                        <w:top w:val="none" w:sz="0" w:space="0" w:color="auto"/>
                        <w:left w:val="none" w:sz="0" w:space="0" w:color="auto"/>
                        <w:bottom w:val="none" w:sz="0" w:space="0" w:color="auto"/>
                        <w:right w:val="none" w:sz="0" w:space="0" w:color="auto"/>
                      </w:divBdr>
                    </w:div>
                  </w:divsChild>
                </w:div>
                <w:div w:id="1634865938">
                  <w:marLeft w:val="0"/>
                  <w:marRight w:val="0"/>
                  <w:marTop w:val="0"/>
                  <w:marBottom w:val="0"/>
                  <w:divBdr>
                    <w:top w:val="none" w:sz="0" w:space="0" w:color="auto"/>
                    <w:left w:val="none" w:sz="0" w:space="0" w:color="auto"/>
                    <w:bottom w:val="none" w:sz="0" w:space="0" w:color="auto"/>
                    <w:right w:val="none" w:sz="0" w:space="0" w:color="auto"/>
                  </w:divBdr>
                  <w:divsChild>
                    <w:div w:id="72942781">
                      <w:marLeft w:val="0"/>
                      <w:marRight w:val="0"/>
                      <w:marTop w:val="0"/>
                      <w:marBottom w:val="0"/>
                      <w:divBdr>
                        <w:top w:val="none" w:sz="0" w:space="0" w:color="auto"/>
                        <w:left w:val="none" w:sz="0" w:space="0" w:color="auto"/>
                        <w:bottom w:val="none" w:sz="0" w:space="0" w:color="auto"/>
                        <w:right w:val="none" w:sz="0" w:space="0" w:color="auto"/>
                      </w:divBdr>
                    </w:div>
                  </w:divsChild>
                </w:div>
                <w:div w:id="896091402">
                  <w:marLeft w:val="0"/>
                  <w:marRight w:val="0"/>
                  <w:marTop w:val="0"/>
                  <w:marBottom w:val="0"/>
                  <w:divBdr>
                    <w:top w:val="none" w:sz="0" w:space="0" w:color="auto"/>
                    <w:left w:val="none" w:sz="0" w:space="0" w:color="auto"/>
                    <w:bottom w:val="none" w:sz="0" w:space="0" w:color="auto"/>
                    <w:right w:val="none" w:sz="0" w:space="0" w:color="auto"/>
                  </w:divBdr>
                  <w:divsChild>
                    <w:div w:id="510024355">
                      <w:marLeft w:val="0"/>
                      <w:marRight w:val="0"/>
                      <w:marTop w:val="0"/>
                      <w:marBottom w:val="0"/>
                      <w:divBdr>
                        <w:top w:val="none" w:sz="0" w:space="0" w:color="auto"/>
                        <w:left w:val="none" w:sz="0" w:space="0" w:color="auto"/>
                        <w:bottom w:val="none" w:sz="0" w:space="0" w:color="auto"/>
                        <w:right w:val="none" w:sz="0" w:space="0" w:color="auto"/>
                      </w:divBdr>
                    </w:div>
                  </w:divsChild>
                </w:div>
                <w:div w:id="1953171068">
                  <w:marLeft w:val="0"/>
                  <w:marRight w:val="0"/>
                  <w:marTop w:val="0"/>
                  <w:marBottom w:val="0"/>
                  <w:divBdr>
                    <w:top w:val="none" w:sz="0" w:space="0" w:color="auto"/>
                    <w:left w:val="none" w:sz="0" w:space="0" w:color="auto"/>
                    <w:bottom w:val="none" w:sz="0" w:space="0" w:color="auto"/>
                    <w:right w:val="none" w:sz="0" w:space="0" w:color="auto"/>
                  </w:divBdr>
                  <w:divsChild>
                    <w:div w:id="978997537">
                      <w:marLeft w:val="0"/>
                      <w:marRight w:val="0"/>
                      <w:marTop w:val="0"/>
                      <w:marBottom w:val="0"/>
                      <w:divBdr>
                        <w:top w:val="none" w:sz="0" w:space="0" w:color="auto"/>
                        <w:left w:val="none" w:sz="0" w:space="0" w:color="auto"/>
                        <w:bottom w:val="none" w:sz="0" w:space="0" w:color="auto"/>
                        <w:right w:val="none" w:sz="0" w:space="0" w:color="auto"/>
                      </w:divBdr>
                    </w:div>
                  </w:divsChild>
                </w:div>
                <w:div w:id="1985816450">
                  <w:marLeft w:val="0"/>
                  <w:marRight w:val="0"/>
                  <w:marTop w:val="0"/>
                  <w:marBottom w:val="0"/>
                  <w:divBdr>
                    <w:top w:val="none" w:sz="0" w:space="0" w:color="auto"/>
                    <w:left w:val="none" w:sz="0" w:space="0" w:color="auto"/>
                    <w:bottom w:val="none" w:sz="0" w:space="0" w:color="auto"/>
                    <w:right w:val="none" w:sz="0" w:space="0" w:color="auto"/>
                  </w:divBdr>
                  <w:divsChild>
                    <w:div w:id="1179929435">
                      <w:marLeft w:val="0"/>
                      <w:marRight w:val="0"/>
                      <w:marTop w:val="0"/>
                      <w:marBottom w:val="0"/>
                      <w:divBdr>
                        <w:top w:val="none" w:sz="0" w:space="0" w:color="auto"/>
                        <w:left w:val="none" w:sz="0" w:space="0" w:color="auto"/>
                        <w:bottom w:val="none" w:sz="0" w:space="0" w:color="auto"/>
                        <w:right w:val="none" w:sz="0" w:space="0" w:color="auto"/>
                      </w:divBdr>
                    </w:div>
                  </w:divsChild>
                </w:div>
                <w:div w:id="240221281">
                  <w:marLeft w:val="0"/>
                  <w:marRight w:val="0"/>
                  <w:marTop w:val="0"/>
                  <w:marBottom w:val="0"/>
                  <w:divBdr>
                    <w:top w:val="none" w:sz="0" w:space="0" w:color="auto"/>
                    <w:left w:val="none" w:sz="0" w:space="0" w:color="auto"/>
                    <w:bottom w:val="none" w:sz="0" w:space="0" w:color="auto"/>
                    <w:right w:val="none" w:sz="0" w:space="0" w:color="auto"/>
                  </w:divBdr>
                  <w:divsChild>
                    <w:div w:id="990329120">
                      <w:marLeft w:val="0"/>
                      <w:marRight w:val="0"/>
                      <w:marTop w:val="0"/>
                      <w:marBottom w:val="0"/>
                      <w:divBdr>
                        <w:top w:val="none" w:sz="0" w:space="0" w:color="auto"/>
                        <w:left w:val="none" w:sz="0" w:space="0" w:color="auto"/>
                        <w:bottom w:val="none" w:sz="0" w:space="0" w:color="auto"/>
                        <w:right w:val="none" w:sz="0" w:space="0" w:color="auto"/>
                      </w:divBdr>
                    </w:div>
                  </w:divsChild>
                </w:div>
                <w:div w:id="549612520">
                  <w:marLeft w:val="0"/>
                  <w:marRight w:val="0"/>
                  <w:marTop w:val="0"/>
                  <w:marBottom w:val="0"/>
                  <w:divBdr>
                    <w:top w:val="none" w:sz="0" w:space="0" w:color="auto"/>
                    <w:left w:val="none" w:sz="0" w:space="0" w:color="auto"/>
                    <w:bottom w:val="none" w:sz="0" w:space="0" w:color="auto"/>
                    <w:right w:val="none" w:sz="0" w:space="0" w:color="auto"/>
                  </w:divBdr>
                  <w:divsChild>
                    <w:div w:id="1113596761">
                      <w:marLeft w:val="0"/>
                      <w:marRight w:val="0"/>
                      <w:marTop w:val="0"/>
                      <w:marBottom w:val="0"/>
                      <w:divBdr>
                        <w:top w:val="none" w:sz="0" w:space="0" w:color="auto"/>
                        <w:left w:val="none" w:sz="0" w:space="0" w:color="auto"/>
                        <w:bottom w:val="none" w:sz="0" w:space="0" w:color="auto"/>
                        <w:right w:val="none" w:sz="0" w:space="0" w:color="auto"/>
                      </w:divBdr>
                    </w:div>
                  </w:divsChild>
                </w:div>
                <w:div w:id="836655534">
                  <w:marLeft w:val="0"/>
                  <w:marRight w:val="0"/>
                  <w:marTop w:val="0"/>
                  <w:marBottom w:val="0"/>
                  <w:divBdr>
                    <w:top w:val="none" w:sz="0" w:space="0" w:color="auto"/>
                    <w:left w:val="none" w:sz="0" w:space="0" w:color="auto"/>
                    <w:bottom w:val="none" w:sz="0" w:space="0" w:color="auto"/>
                    <w:right w:val="none" w:sz="0" w:space="0" w:color="auto"/>
                  </w:divBdr>
                  <w:divsChild>
                    <w:div w:id="1054699566">
                      <w:marLeft w:val="0"/>
                      <w:marRight w:val="0"/>
                      <w:marTop w:val="0"/>
                      <w:marBottom w:val="0"/>
                      <w:divBdr>
                        <w:top w:val="none" w:sz="0" w:space="0" w:color="auto"/>
                        <w:left w:val="none" w:sz="0" w:space="0" w:color="auto"/>
                        <w:bottom w:val="none" w:sz="0" w:space="0" w:color="auto"/>
                        <w:right w:val="none" w:sz="0" w:space="0" w:color="auto"/>
                      </w:divBdr>
                    </w:div>
                  </w:divsChild>
                </w:div>
                <w:div w:id="588196482">
                  <w:marLeft w:val="0"/>
                  <w:marRight w:val="0"/>
                  <w:marTop w:val="0"/>
                  <w:marBottom w:val="0"/>
                  <w:divBdr>
                    <w:top w:val="none" w:sz="0" w:space="0" w:color="auto"/>
                    <w:left w:val="none" w:sz="0" w:space="0" w:color="auto"/>
                    <w:bottom w:val="none" w:sz="0" w:space="0" w:color="auto"/>
                    <w:right w:val="none" w:sz="0" w:space="0" w:color="auto"/>
                  </w:divBdr>
                  <w:divsChild>
                    <w:div w:id="314191382">
                      <w:marLeft w:val="0"/>
                      <w:marRight w:val="0"/>
                      <w:marTop w:val="0"/>
                      <w:marBottom w:val="0"/>
                      <w:divBdr>
                        <w:top w:val="none" w:sz="0" w:space="0" w:color="auto"/>
                        <w:left w:val="none" w:sz="0" w:space="0" w:color="auto"/>
                        <w:bottom w:val="none" w:sz="0" w:space="0" w:color="auto"/>
                        <w:right w:val="none" w:sz="0" w:space="0" w:color="auto"/>
                      </w:divBdr>
                    </w:div>
                  </w:divsChild>
                </w:div>
                <w:div w:id="1883135188">
                  <w:marLeft w:val="0"/>
                  <w:marRight w:val="0"/>
                  <w:marTop w:val="0"/>
                  <w:marBottom w:val="0"/>
                  <w:divBdr>
                    <w:top w:val="none" w:sz="0" w:space="0" w:color="auto"/>
                    <w:left w:val="none" w:sz="0" w:space="0" w:color="auto"/>
                    <w:bottom w:val="none" w:sz="0" w:space="0" w:color="auto"/>
                    <w:right w:val="none" w:sz="0" w:space="0" w:color="auto"/>
                  </w:divBdr>
                  <w:divsChild>
                    <w:div w:id="1371540117">
                      <w:marLeft w:val="0"/>
                      <w:marRight w:val="0"/>
                      <w:marTop w:val="0"/>
                      <w:marBottom w:val="0"/>
                      <w:divBdr>
                        <w:top w:val="none" w:sz="0" w:space="0" w:color="auto"/>
                        <w:left w:val="none" w:sz="0" w:space="0" w:color="auto"/>
                        <w:bottom w:val="none" w:sz="0" w:space="0" w:color="auto"/>
                        <w:right w:val="none" w:sz="0" w:space="0" w:color="auto"/>
                      </w:divBdr>
                    </w:div>
                  </w:divsChild>
                </w:div>
                <w:div w:id="1909150313">
                  <w:marLeft w:val="0"/>
                  <w:marRight w:val="0"/>
                  <w:marTop w:val="0"/>
                  <w:marBottom w:val="0"/>
                  <w:divBdr>
                    <w:top w:val="none" w:sz="0" w:space="0" w:color="auto"/>
                    <w:left w:val="none" w:sz="0" w:space="0" w:color="auto"/>
                    <w:bottom w:val="none" w:sz="0" w:space="0" w:color="auto"/>
                    <w:right w:val="none" w:sz="0" w:space="0" w:color="auto"/>
                  </w:divBdr>
                  <w:divsChild>
                    <w:div w:id="1195460626">
                      <w:marLeft w:val="0"/>
                      <w:marRight w:val="0"/>
                      <w:marTop w:val="0"/>
                      <w:marBottom w:val="0"/>
                      <w:divBdr>
                        <w:top w:val="none" w:sz="0" w:space="0" w:color="auto"/>
                        <w:left w:val="none" w:sz="0" w:space="0" w:color="auto"/>
                        <w:bottom w:val="none" w:sz="0" w:space="0" w:color="auto"/>
                        <w:right w:val="none" w:sz="0" w:space="0" w:color="auto"/>
                      </w:divBdr>
                    </w:div>
                  </w:divsChild>
                </w:div>
                <w:div w:id="1640114281">
                  <w:marLeft w:val="0"/>
                  <w:marRight w:val="0"/>
                  <w:marTop w:val="0"/>
                  <w:marBottom w:val="0"/>
                  <w:divBdr>
                    <w:top w:val="none" w:sz="0" w:space="0" w:color="auto"/>
                    <w:left w:val="none" w:sz="0" w:space="0" w:color="auto"/>
                    <w:bottom w:val="none" w:sz="0" w:space="0" w:color="auto"/>
                    <w:right w:val="none" w:sz="0" w:space="0" w:color="auto"/>
                  </w:divBdr>
                  <w:divsChild>
                    <w:div w:id="372391352">
                      <w:marLeft w:val="0"/>
                      <w:marRight w:val="0"/>
                      <w:marTop w:val="0"/>
                      <w:marBottom w:val="0"/>
                      <w:divBdr>
                        <w:top w:val="none" w:sz="0" w:space="0" w:color="auto"/>
                        <w:left w:val="none" w:sz="0" w:space="0" w:color="auto"/>
                        <w:bottom w:val="none" w:sz="0" w:space="0" w:color="auto"/>
                        <w:right w:val="none" w:sz="0" w:space="0" w:color="auto"/>
                      </w:divBdr>
                    </w:div>
                  </w:divsChild>
                </w:div>
                <w:div w:id="1827476361">
                  <w:marLeft w:val="0"/>
                  <w:marRight w:val="0"/>
                  <w:marTop w:val="0"/>
                  <w:marBottom w:val="0"/>
                  <w:divBdr>
                    <w:top w:val="none" w:sz="0" w:space="0" w:color="auto"/>
                    <w:left w:val="none" w:sz="0" w:space="0" w:color="auto"/>
                    <w:bottom w:val="none" w:sz="0" w:space="0" w:color="auto"/>
                    <w:right w:val="none" w:sz="0" w:space="0" w:color="auto"/>
                  </w:divBdr>
                  <w:divsChild>
                    <w:div w:id="1330450686">
                      <w:marLeft w:val="0"/>
                      <w:marRight w:val="0"/>
                      <w:marTop w:val="0"/>
                      <w:marBottom w:val="0"/>
                      <w:divBdr>
                        <w:top w:val="none" w:sz="0" w:space="0" w:color="auto"/>
                        <w:left w:val="none" w:sz="0" w:space="0" w:color="auto"/>
                        <w:bottom w:val="none" w:sz="0" w:space="0" w:color="auto"/>
                        <w:right w:val="none" w:sz="0" w:space="0" w:color="auto"/>
                      </w:divBdr>
                    </w:div>
                  </w:divsChild>
                </w:div>
                <w:div w:id="788202123">
                  <w:marLeft w:val="0"/>
                  <w:marRight w:val="0"/>
                  <w:marTop w:val="0"/>
                  <w:marBottom w:val="0"/>
                  <w:divBdr>
                    <w:top w:val="none" w:sz="0" w:space="0" w:color="auto"/>
                    <w:left w:val="none" w:sz="0" w:space="0" w:color="auto"/>
                    <w:bottom w:val="none" w:sz="0" w:space="0" w:color="auto"/>
                    <w:right w:val="none" w:sz="0" w:space="0" w:color="auto"/>
                  </w:divBdr>
                  <w:divsChild>
                    <w:div w:id="1890461246">
                      <w:marLeft w:val="0"/>
                      <w:marRight w:val="0"/>
                      <w:marTop w:val="0"/>
                      <w:marBottom w:val="0"/>
                      <w:divBdr>
                        <w:top w:val="none" w:sz="0" w:space="0" w:color="auto"/>
                        <w:left w:val="none" w:sz="0" w:space="0" w:color="auto"/>
                        <w:bottom w:val="none" w:sz="0" w:space="0" w:color="auto"/>
                        <w:right w:val="none" w:sz="0" w:space="0" w:color="auto"/>
                      </w:divBdr>
                    </w:div>
                  </w:divsChild>
                </w:div>
                <w:div w:id="576789523">
                  <w:marLeft w:val="0"/>
                  <w:marRight w:val="0"/>
                  <w:marTop w:val="0"/>
                  <w:marBottom w:val="0"/>
                  <w:divBdr>
                    <w:top w:val="none" w:sz="0" w:space="0" w:color="auto"/>
                    <w:left w:val="none" w:sz="0" w:space="0" w:color="auto"/>
                    <w:bottom w:val="none" w:sz="0" w:space="0" w:color="auto"/>
                    <w:right w:val="none" w:sz="0" w:space="0" w:color="auto"/>
                  </w:divBdr>
                  <w:divsChild>
                    <w:div w:id="677535671">
                      <w:marLeft w:val="0"/>
                      <w:marRight w:val="0"/>
                      <w:marTop w:val="0"/>
                      <w:marBottom w:val="0"/>
                      <w:divBdr>
                        <w:top w:val="none" w:sz="0" w:space="0" w:color="auto"/>
                        <w:left w:val="none" w:sz="0" w:space="0" w:color="auto"/>
                        <w:bottom w:val="none" w:sz="0" w:space="0" w:color="auto"/>
                        <w:right w:val="none" w:sz="0" w:space="0" w:color="auto"/>
                      </w:divBdr>
                    </w:div>
                  </w:divsChild>
                </w:div>
                <w:div w:id="2024626350">
                  <w:marLeft w:val="0"/>
                  <w:marRight w:val="0"/>
                  <w:marTop w:val="0"/>
                  <w:marBottom w:val="0"/>
                  <w:divBdr>
                    <w:top w:val="none" w:sz="0" w:space="0" w:color="auto"/>
                    <w:left w:val="none" w:sz="0" w:space="0" w:color="auto"/>
                    <w:bottom w:val="none" w:sz="0" w:space="0" w:color="auto"/>
                    <w:right w:val="none" w:sz="0" w:space="0" w:color="auto"/>
                  </w:divBdr>
                  <w:divsChild>
                    <w:div w:id="340737118">
                      <w:marLeft w:val="0"/>
                      <w:marRight w:val="0"/>
                      <w:marTop w:val="0"/>
                      <w:marBottom w:val="0"/>
                      <w:divBdr>
                        <w:top w:val="none" w:sz="0" w:space="0" w:color="auto"/>
                        <w:left w:val="none" w:sz="0" w:space="0" w:color="auto"/>
                        <w:bottom w:val="none" w:sz="0" w:space="0" w:color="auto"/>
                        <w:right w:val="none" w:sz="0" w:space="0" w:color="auto"/>
                      </w:divBdr>
                    </w:div>
                  </w:divsChild>
                </w:div>
                <w:div w:id="1978492104">
                  <w:marLeft w:val="0"/>
                  <w:marRight w:val="0"/>
                  <w:marTop w:val="0"/>
                  <w:marBottom w:val="0"/>
                  <w:divBdr>
                    <w:top w:val="none" w:sz="0" w:space="0" w:color="auto"/>
                    <w:left w:val="none" w:sz="0" w:space="0" w:color="auto"/>
                    <w:bottom w:val="none" w:sz="0" w:space="0" w:color="auto"/>
                    <w:right w:val="none" w:sz="0" w:space="0" w:color="auto"/>
                  </w:divBdr>
                  <w:divsChild>
                    <w:div w:id="568423899">
                      <w:marLeft w:val="0"/>
                      <w:marRight w:val="0"/>
                      <w:marTop w:val="0"/>
                      <w:marBottom w:val="0"/>
                      <w:divBdr>
                        <w:top w:val="none" w:sz="0" w:space="0" w:color="auto"/>
                        <w:left w:val="none" w:sz="0" w:space="0" w:color="auto"/>
                        <w:bottom w:val="none" w:sz="0" w:space="0" w:color="auto"/>
                        <w:right w:val="none" w:sz="0" w:space="0" w:color="auto"/>
                      </w:divBdr>
                    </w:div>
                  </w:divsChild>
                </w:div>
                <w:div w:id="261035579">
                  <w:marLeft w:val="0"/>
                  <w:marRight w:val="0"/>
                  <w:marTop w:val="0"/>
                  <w:marBottom w:val="0"/>
                  <w:divBdr>
                    <w:top w:val="none" w:sz="0" w:space="0" w:color="auto"/>
                    <w:left w:val="none" w:sz="0" w:space="0" w:color="auto"/>
                    <w:bottom w:val="none" w:sz="0" w:space="0" w:color="auto"/>
                    <w:right w:val="none" w:sz="0" w:space="0" w:color="auto"/>
                  </w:divBdr>
                  <w:divsChild>
                    <w:div w:id="19852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64138">
          <w:marLeft w:val="0"/>
          <w:marRight w:val="0"/>
          <w:marTop w:val="0"/>
          <w:marBottom w:val="0"/>
          <w:divBdr>
            <w:top w:val="none" w:sz="0" w:space="0" w:color="auto"/>
            <w:left w:val="none" w:sz="0" w:space="0" w:color="auto"/>
            <w:bottom w:val="none" w:sz="0" w:space="0" w:color="auto"/>
            <w:right w:val="none" w:sz="0" w:space="0" w:color="auto"/>
          </w:divBdr>
        </w:div>
        <w:div w:id="1059093092">
          <w:marLeft w:val="0"/>
          <w:marRight w:val="0"/>
          <w:marTop w:val="0"/>
          <w:marBottom w:val="0"/>
          <w:divBdr>
            <w:top w:val="none" w:sz="0" w:space="0" w:color="auto"/>
            <w:left w:val="none" w:sz="0" w:space="0" w:color="auto"/>
            <w:bottom w:val="none" w:sz="0" w:space="0" w:color="auto"/>
            <w:right w:val="none" w:sz="0" w:space="0" w:color="auto"/>
          </w:divBdr>
        </w:div>
        <w:div w:id="1827167287">
          <w:marLeft w:val="0"/>
          <w:marRight w:val="0"/>
          <w:marTop w:val="0"/>
          <w:marBottom w:val="0"/>
          <w:divBdr>
            <w:top w:val="none" w:sz="0" w:space="0" w:color="auto"/>
            <w:left w:val="none" w:sz="0" w:space="0" w:color="auto"/>
            <w:bottom w:val="none" w:sz="0" w:space="0" w:color="auto"/>
            <w:right w:val="none" w:sz="0" w:space="0" w:color="auto"/>
          </w:divBdr>
        </w:div>
        <w:div w:id="1396391327">
          <w:marLeft w:val="0"/>
          <w:marRight w:val="0"/>
          <w:marTop w:val="0"/>
          <w:marBottom w:val="0"/>
          <w:divBdr>
            <w:top w:val="none" w:sz="0" w:space="0" w:color="auto"/>
            <w:left w:val="none" w:sz="0" w:space="0" w:color="auto"/>
            <w:bottom w:val="none" w:sz="0" w:space="0" w:color="auto"/>
            <w:right w:val="none" w:sz="0" w:space="0" w:color="auto"/>
          </w:divBdr>
        </w:div>
        <w:div w:id="556552690">
          <w:marLeft w:val="0"/>
          <w:marRight w:val="0"/>
          <w:marTop w:val="0"/>
          <w:marBottom w:val="0"/>
          <w:divBdr>
            <w:top w:val="none" w:sz="0" w:space="0" w:color="auto"/>
            <w:left w:val="none" w:sz="0" w:space="0" w:color="auto"/>
            <w:bottom w:val="none" w:sz="0" w:space="0" w:color="auto"/>
            <w:right w:val="none" w:sz="0" w:space="0" w:color="auto"/>
          </w:divBdr>
        </w:div>
        <w:div w:id="1662149770">
          <w:marLeft w:val="0"/>
          <w:marRight w:val="0"/>
          <w:marTop w:val="0"/>
          <w:marBottom w:val="0"/>
          <w:divBdr>
            <w:top w:val="none" w:sz="0" w:space="0" w:color="auto"/>
            <w:left w:val="none" w:sz="0" w:space="0" w:color="auto"/>
            <w:bottom w:val="none" w:sz="0" w:space="0" w:color="auto"/>
            <w:right w:val="none" w:sz="0" w:space="0" w:color="auto"/>
          </w:divBdr>
        </w:div>
        <w:div w:id="916326923">
          <w:marLeft w:val="0"/>
          <w:marRight w:val="0"/>
          <w:marTop w:val="0"/>
          <w:marBottom w:val="0"/>
          <w:divBdr>
            <w:top w:val="none" w:sz="0" w:space="0" w:color="auto"/>
            <w:left w:val="none" w:sz="0" w:space="0" w:color="auto"/>
            <w:bottom w:val="none" w:sz="0" w:space="0" w:color="auto"/>
            <w:right w:val="none" w:sz="0" w:space="0" w:color="auto"/>
          </w:divBdr>
        </w:div>
        <w:div w:id="1375930243">
          <w:marLeft w:val="0"/>
          <w:marRight w:val="0"/>
          <w:marTop w:val="0"/>
          <w:marBottom w:val="0"/>
          <w:divBdr>
            <w:top w:val="none" w:sz="0" w:space="0" w:color="auto"/>
            <w:left w:val="none" w:sz="0" w:space="0" w:color="auto"/>
            <w:bottom w:val="none" w:sz="0" w:space="0" w:color="auto"/>
            <w:right w:val="none" w:sz="0" w:space="0" w:color="auto"/>
          </w:divBdr>
        </w:div>
        <w:div w:id="1071386764">
          <w:marLeft w:val="0"/>
          <w:marRight w:val="0"/>
          <w:marTop w:val="0"/>
          <w:marBottom w:val="0"/>
          <w:divBdr>
            <w:top w:val="none" w:sz="0" w:space="0" w:color="auto"/>
            <w:left w:val="none" w:sz="0" w:space="0" w:color="auto"/>
            <w:bottom w:val="none" w:sz="0" w:space="0" w:color="auto"/>
            <w:right w:val="none" w:sz="0" w:space="0" w:color="auto"/>
          </w:divBdr>
        </w:div>
        <w:div w:id="1452282634">
          <w:marLeft w:val="0"/>
          <w:marRight w:val="0"/>
          <w:marTop w:val="0"/>
          <w:marBottom w:val="0"/>
          <w:divBdr>
            <w:top w:val="none" w:sz="0" w:space="0" w:color="auto"/>
            <w:left w:val="none" w:sz="0" w:space="0" w:color="auto"/>
            <w:bottom w:val="none" w:sz="0" w:space="0" w:color="auto"/>
            <w:right w:val="none" w:sz="0" w:space="0" w:color="auto"/>
          </w:divBdr>
        </w:div>
        <w:div w:id="94790344">
          <w:marLeft w:val="0"/>
          <w:marRight w:val="0"/>
          <w:marTop w:val="0"/>
          <w:marBottom w:val="0"/>
          <w:divBdr>
            <w:top w:val="none" w:sz="0" w:space="0" w:color="auto"/>
            <w:left w:val="none" w:sz="0" w:space="0" w:color="auto"/>
            <w:bottom w:val="none" w:sz="0" w:space="0" w:color="auto"/>
            <w:right w:val="none" w:sz="0" w:space="0" w:color="auto"/>
          </w:divBdr>
        </w:div>
        <w:div w:id="907502063">
          <w:marLeft w:val="0"/>
          <w:marRight w:val="0"/>
          <w:marTop w:val="0"/>
          <w:marBottom w:val="0"/>
          <w:divBdr>
            <w:top w:val="none" w:sz="0" w:space="0" w:color="auto"/>
            <w:left w:val="none" w:sz="0" w:space="0" w:color="auto"/>
            <w:bottom w:val="none" w:sz="0" w:space="0" w:color="auto"/>
            <w:right w:val="none" w:sz="0" w:space="0" w:color="auto"/>
          </w:divBdr>
        </w:div>
        <w:div w:id="958411325">
          <w:marLeft w:val="0"/>
          <w:marRight w:val="0"/>
          <w:marTop w:val="0"/>
          <w:marBottom w:val="0"/>
          <w:divBdr>
            <w:top w:val="none" w:sz="0" w:space="0" w:color="auto"/>
            <w:left w:val="none" w:sz="0" w:space="0" w:color="auto"/>
            <w:bottom w:val="none" w:sz="0" w:space="0" w:color="auto"/>
            <w:right w:val="none" w:sz="0" w:space="0" w:color="auto"/>
          </w:divBdr>
        </w:div>
        <w:div w:id="1415854861">
          <w:marLeft w:val="0"/>
          <w:marRight w:val="0"/>
          <w:marTop w:val="0"/>
          <w:marBottom w:val="0"/>
          <w:divBdr>
            <w:top w:val="none" w:sz="0" w:space="0" w:color="auto"/>
            <w:left w:val="none" w:sz="0" w:space="0" w:color="auto"/>
            <w:bottom w:val="none" w:sz="0" w:space="0" w:color="auto"/>
            <w:right w:val="none" w:sz="0" w:space="0" w:color="auto"/>
          </w:divBdr>
        </w:div>
        <w:div w:id="1766998812">
          <w:marLeft w:val="0"/>
          <w:marRight w:val="0"/>
          <w:marTop w:val="0"/>
          <w:marBottom w:val="0"/>
          <w:divBdr>
            <w:top w:val="none" w:sz="0" w:space="0" w:color="auto"/>
            <w:left w:val="none" w:sz="0" w:space="0" w:color="auto"/>
            <w:bottom w:val="none" w:sz="0" w:space="0" w:color="auto"/>
            <w:right w:val="none" w:sz="0" w:space="0" w:color="auto"/>
          </w:divBdr>
        </w:div>
        <w:div w:id="603152412">
          <w:marLeft w:val="0"/>
          <w:marRight w:val="0"/>
          <w:marTop w:val="0"/>
          <w:marBottom w:val="0"/>
          <w:divBdr>
            <w:top w:val="none" w:sz="0" w:space="0" w:color="auto"/>
            <w:left w:val="none" w:sz="0" w:space="0" w:color="auto"/>
            <w:bottom w:val="none" w:sz="0" w:space="0" w:color="auto"/>
            <w:right w:val="none" w:sz="0" w:space="0" w:color="auto"/>
          </w:divBdr>
        </w:div>
        <w:div w:id="805439373">
          <w:marLeft w:val="0"/>
          <w:marRight w:val="0"/>
          <w:marTop w:val="0"/>
          <w:marBottom w:val="0"/>
          <w:divBdr>
            <w:top w:val="none" w:sz="0" w:space="0" w:color="auto"/>
            <w:left w:val="none" w:sz="0" w:space="0" w:color="auto"/>
            <w:bottom w:val="none" w:sz="0" w:space="0" w:color="auto"/>
            <w:right w:val="none" w:sz="0" w:space="0" w:color="auto"/>
          </w:divBdr>
        </w:div>
        <w:div w:id="1085608506">
          <w:marLeft w:val="0"/>
          <w:marRight w:val="0"/>
          <w:marTop w:val="0"/>
          <w:marBottom w:val="0"/>
          <w:divBdr>
            <w:top w:val="none" w:sz="0" w:space="0" w:color="auto"/>
            <w:left w:val="none" w:sz="0" w:space="0" w:color="auto"/>
            <w:bottom w:val="none" w:sz="0" w:space="0" w:color="auto"/>
            <w:right w:val="none" w:sz="0" w:space="0" w:color="auto"/>
          </w:divBdr>
        </w:div>
        <w:div w:id="1256405041">
          <w:marLeft w:val="0"/>
          <w:marRight w:val="0"/>
          <w:marTop w:val="0"/>
          <w:marBottom w:val="0"/>
          <w:divBdr>
            <w:top w:val="none" w:sz="0" w:space="0" w:color="auto"/>
            <w:left w:val="none" w:sz="0" w:space="0" w:color="auto"/>
            <w:bottom w:val="none" w:sz="0" w:space="0" w:color="auto"/>
            <w:right w:val="none" w:sz="0" w:space="0" w:color="auto"/>
          </w:divBdr>
        </w:div>
        <w:div w:id="1008362813">
          <w:marLeft w:val="0"/>
          <w:marRight w:val="0"/>
          <w:marTop w:val="0"/>
          <w:marBottom w:val="0"/>
          <w:divBdr>
            <w:top w:val="none" w:sz="0" w:space="0" w:color="auto"/>
            <w:left w:val="none" w:sz="0" w:space="0" w:color="auto"/>
            <w:bottom w:val="none" w:sz="0" w:space="0" w:color="auto"/>
            <w:right w:val="none" w:sz="0" w:space="0" w:color="auto"/>
          </w:divBdr>
        </w:div>
        <w:div w:id="1952013374">
          <w:marLeft w:val="0"/>
          <w:marRight w:val="0"/>
          <w:marTop w:val="0"/>
          <w:marBottom w:val="0"/>
          <w:divBdr>
            <w:top w:val="none" w:sz="0" w:space="0" w:color="auto"/>
            <w:left w:val="none" w:sz="0" w:space="0" w:color="auto"/>
            <w:bottom w:val="none" w:sz="0" w:space="0" w:color="auto"/>
            <w:right w:val="none" w:sz="0" w:space="0" w:color="auto"/>
          </w:divBdr>
        </w:div>
        <w:div w:id="1751929289">
          <w:marLeft w:val="0"/>
          <w:marRight w:val="0"/>
          <w:marTop w:val="0"/>
          <w:marBottom w:val="0"/>
          <w:divBdr>
            <w:top w:val="none" w:sz="0" w:space="0" w:color="auto"/>
            <w:left w:val="none" w:sz="0" w:space="0" w:color="auto"/>
            <w:bottom w:val="none" w:sz="0" w:space="0" w:color="auto"/>
            <w:right w:val="none" w:sz="0" w:space="0" w:color="auto"/>
          </w:divBdr>
        </w:div>
        <w:div w:id="597106089">
          <w:marLeft w:val="0"/>
          <w:marRight w:val="0"/>
          <w:marTop w:val="0"/>
          <w:marBottom w:val="0"/>
          <w:divBdr>
            <w:top w:val="none" w:sz="0" w:space="0" w:color="auto"/>
            <w:left w:val="none" w:sz="0" w:space="0" w:color="auto"/>
            <w:bottom w:val="none" w:sz="0" w:space="0" w:color="auto"/>
            <w:right w:val="none" w:sz="0" w:space="0" w:color="auto"/>
          </w:divBdr>
        </w:div>
        <w:div w:id="1875926819">
          <w:marLeft w:val="0"/>
          <w:marRight w:val="0"/>
          <w:marTop w:val="0"/>
          <w:marBottom w:val="0"/>
          <w:divBdr>
            <w:top w:val="none" w:sz="0" w:space="0" w:color="auto"/>
            <w:left w:val="none" w:sz="0" w:space="0" w:color="auto"/>
            <w:bottom w:val="none" w:sz="0" w:space="0" w:color="auto"/>
            <w:right w:val="none" w:sz="0" w:space="0" w:color="auto"/>
          </w:divBdr>
        </w:div>
        <w:div w:id="1607687367">
          <w:marLeft w:val="0"/>
          <w:marRight w:val="0"/>
          <w:marTop w:val="0"/>
          <w:marBottom w:val="0"/>
          <w:divBdr>
            <w:top w:val="none" w:sz="0" w:space="0" w:color="auto"/>
            <w:left w:val="none" w:sz="0" w:space="0" w:color="auto"/>
            <w:bottom w:val="none" w:sz="0" w:space="0" w:color="auto"/>
            <w:right w:val="none" w:sz="0" w:space="0" w:color="auto"/>
          </w:divBdr>
        </w:div>
        <w:div w:id="1637564698">
          <w:marLeft w:val="0"/>
          <w:marRight w:val="0"/>
          <w:marTop w:val="0"/>
          <w:marBottom w:val="0"/>
          <w:divBdr>
            <w:top w:val="none" w:sz="0" w:space="0" w:color="auto"/>
            <w:left w:val="none" w:sz="0" w:space="0" w:color="auto"/>
            <w:bottom w:val="none" w:sz="0" w:space="0" w:color="auto"/>
            <w:right w:val="none" w:sz="0" w:space="0" w:color="auto"/>
          </w:divBdr>
        </w:div>
        <w:div w:id="674918580">
          <w:marLeft w:val="0"/>
          <w:marRight w:val="0"/>
          <w:marTop w:val="0"/>
          <w:marBottom w:val="0"/>
          <w:divBdr>
            <w:top w:val="none" w:sz="0" w:space="0" w:color="auto"/>
            <w:left w:val="none" w:sz="0" w:space="0" w:color="auto"/>
            <w:bottom w:val="none" w:sz="0" w:space="0" w:color="auto"/>
            <w:right w:val="none" w:sz="0" w:space="0" w:color="auto"/>
          </w:divBdr>
        </w:div>
        <w:div w:id="1159691133">
          <w:marLeft w:val="0"/>
          <w:marRight w:val="0"/>
          <w:marTop w:val="0"/>
          <w:marBottom w:val="0"/>
          <w:divBdr>
            <w:top w:val="none" w:sz="0" w:space="0" w:color="auto"/>
            <w:left w:val="none" w:sz="0" w:space="0" w:color="auto"/>
            <w:bottom w:val="none" w:sz="0" w:space="0" w:color="auto"/>
            <w:right w:val="none" w:sz="0" w:space="0" w:color="auto"/>
          </w:divBdr>
        </w:div>
        <w:div w:id="183255782">
          <w:marLeft w:val="0"/>
          <w:marRight w:val="0"/>
          <w:marTop w:val="0"/>
          <w:marBottom w:val="0"/>
          <w:divBdr>
            <w:top w:val="none" w:sz="0" w:space="0" w:color="auto"/>
            <w:left w:val="none" w:sz="0" w:space="0" w:color="auto"/>
            <w:bottom w:val="none" w:sz="0" w:space="0" w:color="auto"/>
            <w:right w:val="none" w:sz="0" w:space="0" w:color="auto"/>
          </w:divBdr>
        </w:div>
        <w:div w:id="1925190048">
          <w:marLeft w:val="0"/>
          <w:marRight w:val="0"/>
          <w:marTop w:val="0"/>
          <w:marBottom w:val="0"/>
          <w:divBdr>
            <w:top w:val="none" w:sz="0" w:space="0" w:color="auto"/>
            <w:left w:val="none" w:sz="0" w:space="0" w:color="auto"/>
            <w:bottom w:val="none" w:sz="0" w:space="0" w:color="auto"/>
            <w:right w:val="none" w:sz="0" w:space="0" w:color="auto"/>
          </w:divBdr>
          <w:divsChild>
            <w:div w:id="1964849739">
              <w:marLeft w:val="-75"/>
              <w:marRight w:val="0"/>
              <w:marTop w:val="30"/>
              <w:marBottom w:val="30"/>
              <w:divBdr>
                <w:top w:val="none" w:sz="0" w:space="0" w:color="auto"/>
                <w:left w:val="none" w:sz="0" w:space="0" w:color="auto"/>
                <w:bottom w:val="none" w:sz="0" w:space="0" w:color="auto"/>
                <w:right w:val="none" w:sz="0" w:space="0" w:color="auto"/>
              </w:divBdr>
              <w:divsChild>
                <w:div w:id="2821406">
                  <w:marLeft w:val="0"/>
                  <w:marRight w:val="0"/>
                  <w:marTop w:val="0"/>
                  <w:marBottom w:val="0"/>
                  <w:divBdr>
                    <w:top w:val="none" w:sz="0" w:space="0" w:color="auto"/>
                    <w:left w:val="none" w:sz="0" w:space="0" w:color="auto"/>
                    <w:bottom w:val="none" w:sz="0" w:space="0" w:color="auto"/>
                    <w:right w:val="none" w:sz="0" w:space="0" w:color="auto"/>
                  </w:divBdr>
                  <w:divsChild>
                    <w:div w:id="45228261">
                      <w:marLeft w:val="0"/>
                      <w:marRight w:val="0"/>
                      <w:marTop w:val="0"/>
                      <w:marBottom w:val="0"/>
                      <w:divBdr>
                        <w:top w:val="none" w:sz="0" w:space="0" w:color="auto"/>
                        <w:left w:val="none" w:sz="0" w:space="0" w:color="auto"/>
                        <w:bottom w:val="none" w:sz="0" w:space="0" w:color="auto"/>
                        <w:right w:val="none" w:sz="0" w:space="0" w:color="auto"/>
                      </w:divBdr>
                    </w:div>
                  </w:divsChild>
                </w:div>
                <w:div w:id="1058479541">
                  <w:marLeft w:val="0"/>
                  <w:marRight w:val="0"/>
                  <w:marTop w:val="0"/>
                  <w:marBottom w:val="0"/>
                  <w:divBdr>
                    <w:top w:val="none" w:sz="0" w:space="0" w:color="auto"/>
                    <w:left w:val="none" w:sz="0" w:space="0" w:color="auto"/>
                    <w:bottom w:val="none" w:sz="0" w:space="0" w:color="auto"/>
                    <w:right w:val="none" w:sz="0" w:space="0" w:color="auto"/>
                  </w:divBdr>
                  <w:divsChild>
                    <w:div w:id="818419542">
                      <w:marLeft w:val="0"/>
                      <w:marRight w:val="0"/>
                      <w:marTop w:val="0"/>
                      <w:marBottom w:val="0"/>
                      <w:divBdr>
                        <w:top w:val="none" w:sz="0" w:space="0" w:color="auto"/>
                        <w:left w:val="none" w:sz="0" w:space="0" w:color="auto"/>
                        <w:bottom w:val="none" w:sz="0" w:space="0" w:color="auto"/>
                        <w:right w:val="none" w:sz="0" w:space="0" w:color="auto"/>
                      </w:divBdr>
                    </w:div>
                  </w:divsChild>
                </w:div>
                <w:div w:id="1975910857">
                  <w:marLeft w:val="0"/>
                  <w:marRight w:val="0"/>
                  <w:marTop w:val="0"/>
                  <w:marBottom w:val="0"/>
                  <w:divBdr>
                    <w:top w:val="none" w:sz="0" w:space="0" w:color="auto"/>
                    <w:left w:val="none" w:sz="0" w:space="0" w:color="auto"/>
                    <w:bottom w:val="none" w:sz="0" w:space="0" w:color="auto"/>
                    <w:right w:val="none" w:sz="0" w:space="0" w:color="auto"/>
                  </w:divBdr>
                  <w:divsChild>
                    <w:div w:id="808594758">
                      <w:marLeft w:val="0"/>
                      <w:marRight w:val="0"/>
                      <w:marTop w:val="0"/>
                      <w:marBottom w:val="0"/>
                      <w:divBdr>
                        <w:top w:val="none" w:sz="0" w:space="0" w:color="auto"/>
                        <w:left w:val="none" w:sz="0" w:space="0" w:color="auto"/>
                        <w:bottom w:val="none" w:sz="0" w:space="0" w:color="auto"/>
                        <w:right w:val="none" w:sz="0" w:space="0" w:color="auto"/>
                      </w:divBdr>
                    </w:div>
                  </w:divsChild>
                </w:div>
                <w:div w:id="1561398708">
                  <w:marLeft w:val="0"/>
                  <w:marRight w:val="0"/>
                  <w:marTop w:val="0"/>
                  <w:marBottom w:val="0"/>
                  <w:divBdr>
                    <w:top w:val="none" w:sz="0" w:space="0" w:color="auto"/>
                    <w:left w:val="none" w:sz="0" w:space="0" w:color="auto"/>
                    <w:bottom w:val="none" w:sz="0" w:space="0" w:color="auto"/>
                    <w:right w:val="none" w:sz="0" w:space="0" w:color="auto"/>
                  </w:divBdr>
                  <w:divsChild>
                    <w:div w:id="77098958">
                      <w:marLeft w:val="0"/>
                      <w:marRight w:val="0"/>
                      <w:marTop w:val="0"/>
                      <w:marBottom w:val="0"/>
                      <w:divBdr>
                        <w:top w:val="none" w:sz="0" w:space="0" w:color="auto"/>
                        <w:left w:val="none" w:sz="0" w:space="0" w:color="auto"/>
                        <w:bottom w:val="none" w:sz="0" w:space="0" w:color="auto"/>
                        <w:right w:val="none" w:sz="0" w:space="0" w:color="auto"/>
                      </w:divBdr>
                    </w:div>
                  </w:divsChild>
                </w:div>
                <w:div w:id="1532573538">
                  <w:marLeft w:val="0"/>
                  <w:marRight w:val="0"/>
                  <w:marTop w:val="0"/>
                  <w:marBottom w:val="0"/>
                  <w:divBdr>
                    <w:top w:val="none" w:sz="0" w:space="0" w:color="auto"/>
                    <w:left w:val="none" w:sz="0" w:space="0" w:color="auto"/>
                    <w:bottom w:val="none" w:sz="0" w:space="0" w:color="auto"/>
                    <w:right w:val="none" w:sz="0" w:space="0" w:color="auto"/>
                  </w:divBdr>
                  <w:divsChild>
                    <w:div w:id="803818430">
                      <w:marLeft w:val="0"/>
                      <w:marRight w:val="0"/>
                      <w:marTop w:val="0"/>
                      <w:marBottom w:val="0"/>
                      <w:divBdr>
                        <w:top w:val="none" w:sz="0" w:space="0" w:color="auto"/>
                        <w:left w:val="none" w:sz="0" w:space="0" w:color="auto"/>
                        <w:bottom w:val="none" w:sz="0" w:space="0" w:color="auto"/>
                        <w:right w:val="none" w:sz="0" w:space="0" w:color="auto"/>
                      </w:divBdr>
                    </w:div>
                  </w:divsChild>
                </w:div>
                <w:div w:id="1333996969">
                  <w:marLeft w:val="0"/>
                  <w:marRight w:val="0"/>
                  <w:marTop w:val="0"/>
                  <w:marBottom w:val="0"/>
                  <w:divBdr>
                    <w:top w:val="none" w:sz="0" w:space="0" w:color="auto"/>
                    <w:left w:val="none" w:sz="0" w:space="0" w:color="auto"/>
                    <w:bottom w:val="none" w:sz="0" w:space="0" w:color="auto"/>
                    <w:right w:val="none" w:sz="0" w:space="0" w:color="auto"/>
                  </w:divBdr>
                  <w:divsChild>
                    <w:div w:id="914583288">
                      <w:marLeft w:val="0"/>
                      <w:marRight w:val="0"/>
                      <w:marTop w:val="0"/>
                      <w:marBottom w:val="0"/>
                      <w:divBdr>
                        <w:top w:val="none" w:sz="0" w:space="0" w:color="auto"/>
                        <w:left w:val="none" w:sz="0" w:space="0" w:color="auto"/>
                        <w:bottom w:val="none" w:sz="0" w:space="0" w:color="auto"/>
                        <w:right w:val="none" w:sz="0" w:space="0" w:color="auto"/>
                      </w:divBdr>
                    </w:div>
                  </w:divsChild>
                </w:div>
                <w:div w:id="1188713069">
                  <w:marLeft w:val="0"/>
                  <w:marRight w:val="0"/>
                  <w:marTop w:val="0"/>
                  <w:marBottom w:val="0"/>
                  <w:divBdr>
                    <w:top w:val="none" w:sz="0" w:space="0" w:color="auto"/>
                    <w:left w:val="none" w:sz="0" w:space="0" w:color="auto"/>
                    <w:bottom w:val="none" w:sz="0" w:space="0" w:color="auto"/>
                    <w:right w:val="none" w:sz="0" w:space="0" w:color="auto"/>
                  </w:divBdr>
                  <w:divsChild>
                    <w:div w:id="1268467238">
                      <w:marLeft w:val="0"/>
                      <w:marRight w:val="0"/>
                      <w:marTop w:val="0"/>
                      <w:marBottom w:val="0"/>
                      <w:divBdr>
                        <w:top w:val="none" w:sz="0" w:space="0" w:color="auto"/>
                        <w:left w:val="none" w:sz="0" w:space="0" w:color="auto"/>
                        <w:bottom w:val="none" w:sz="0" w:space="0" w:color="auto"/>
                        <w:right w:val="none" w:sz="0" w:space="0" w:color="auto"/>
                      </w:divBdr>
                    </w:div>
                  </w:divsChild>
                </w:div>
                <w:div w:id="1374774167">
                  <w:marLeft w:val="0"/>
                  <w:marRight w:val="0"/>
                  <w:marTop w:val="0"/>
                  <w:marBottom w:val="0"/>
                  <w:divBdr>
                    <w:top w:val="none" w:sz="0" w:space="0" w:color="auto"/>
                    <w:left w:val="none" w:sz="0" w:space="0" w:color="auto"/>
                    <w:bottom w:val="none" w:sz="0" w:space="0" w:color="auto"/>
                    <w:right w:val="none" w:sz="0" w:space="0" w:color="auto"/>
                  </w:divBdr>
                  <w:divsChild>
                    <w:div w:id="1368993977">
                      <w:marLeft w:val="0"/>
                      <w:marRight w:val="0"/>
                      <w:marTop w:val="0"/>
                      <w:marBottom w:val="0"/>
                      <w:divBdr>
                        <w:top w:val="none" w:sz="0" w:space="0" w:color="auto"/>
                        <w:left w:val="none" w:sz="0" w:space="0" w:color="auto"/>
                        <w:bottom w:val="none" w:sz="0" w:space="0" w:color="auto"/>
                        <w:right w:val="none" w:sz="0" w:space="0" w:color="auto"/>
                      </w:divBdr>
                    </w:div>
                  </w:divsChild>
                </w:div>
                <w:div w:id="1078484132">
                  <w:marLeft w:val="0"/>
                  <w:marRight w:val="0"/>
                  <w:marTop w:val="0"/>
                  <w:marBottom w:val="0"/>
                  <w:divBdr>
                    <w:top w:val="none" w:sz="0" w:space="0" w:color="auto"/>
                    <w:left w:val="none" w:sz="0" w:space="0" w:color="auto"/>
                    <w:bottom w:val="none" w:sz="0" w:space="0" w:color="auto"/>
                    <w:right w:val="none" w:sz="0" w:space="0" w:color="auto"/>
                  </w:divBdr>
                  <w:divsChild>
                    <w:div w:id="878055790">
                      <w:marLeft w:val="0"/>
                      <w:marRight w:val="0"/>
                      <w:marTop w:val="0"/>
                      <w:marBottom w:val="0"/>
                      <w:divBdr>
                        <w:top w:val="none" w:sz="0" w:space="0" w:color="auto"/>
                        <w:left w:val="none" w:sz="0" w:space="0" w:color="auto"/>
                        <w:bottom w:val="none" w:sz="0" w:space="0" w:color="auto"/>
                        <w:right w:val="none" w:sz="0" w:space="0" w:color="auto"/>
                      </w:divBdr>
                    </w:div>
                  </w:divsChild>
                </w:div>
                <w:div w:id="680856700">
                  <w:marLeft w:val="0"/>
                  <w:marRight w:val="0"/>
                  <w:marTop w:val="0"/>
                  <w:marBottom w:val="0"/>
                  <w:divBdr>
                    <w:top w:val="none" w:sz="0" w:space="0" w:color="auto"/>
                    <w:left w:val="none" w:sz="0" w:space="0" w:color="auto"/>
                    <w:bottom w:val="none" w:sz="0" w:space="0" w:color="auto"/>
                    <w:right w:val="none" w:sz="0" w:space="0" w:color="auto"/>
                  </w:divBdr>
                  <w:divsChild>
                    <w:div w:id="652292741">
                      <w:marLeft w:val="0"/>
                      <w:marRight w:val="0"/>
                      <w:marTop w:val="0"/>
                      <w:marBottom w:val="0"/>
                      <w:divBdr>
                        <w:top w:val="none" w:sz="0" w:space="0" w:color="auto"/>
                        <w:left w:val="none" w:sz="0" w:space="0" w:color="auto"/>
                        <w:bottom w:val="none" w:sz="0" w:space="0" w:color="auto"/>
                        <w:right w:val="none" w:sz="0" w:space="0" w:color="auto"/>
                      </w:divBdr>
                    </w:div>
                  </w:divsChild>
                </w:div>
                <w:div w:id="333000498">
                  <w:marLeft w:val="0"/>
                  <w:marRight w:val="0"/>
                  <w:marTop w:val="0"/>
                  <w:marBottom w:val="0"/>
                  <w:divBdr>
                    <w:top w:val="none" w:sz="0" w:space="0" w:color="auto"/>
                    <w:left w:val="none" w:sz="0" w:space="0" w:color="auto"/>
                    <w:bottom w:val="none" w:sz="0" w:space="0" w:color="auto"/>
                    <w:right w:val="none" w:sz="0" w:space="0" w:color="auto"/>
                  </w:divBdr>
                  <w:divsChild>
                    <w:div w:id="2030178873">
                      <w:marLeft w:val="0"/>
                      <w:marRight w:val="0"/>
                      <w:marTop w:val="0"/>
                      <w:marBottom w:val="0"/>
                      <w:divBdr>
                        <w:top w:val="none" w:sz="0" w:space="0" w:color="auto"/>
                        <w:left w:val="none" w:sz="0" w:space="0" w:color="auto"/>
                        <w:bottom w:val="none" w:sz="0" w:space="0" w:color="auto"/>
                        <w:right w:val="none" w:sz="0" w:space="0" w:color="auto"/>
                      </w:divBdr>
                    </w:div>
                  </w:divsChild>
                </w:div>
                <w:div w:id="1865436612">
                  <w:marLeft w:val="0"/>
                  <w:marRight w:val="0"/>
                  <w:marTop w:val="0"/>
                  <w:marBottom w:val="0"/>
                  <w:divBdr>
                    <w:top w:val="none" w:sz="0" w:space="0" w:color="auto"/>
                    <w:left w:val="none" w:sz="0" w:space="0" w:color="auto"/>
                    <w:bottom w:val="none" w:sz="0" w:space="0" w:color="auto"/>
                    <w:right w:val="none" w:sz="0" w:space="0" w:color="auto"/>
                  </w:divBdr>
                  <w:divsChild>
                    <w:div w:id="603851773">
                      <w:marLeft w:val="0"/>
                      <w:marRight w:val="0"/>
                      <w:marTop w:val="0"/>
                      <w:marBottom w:val="0"/>
                      <w:divBdr>
                        <w:top w:val="none" w:sz="0" w:space="0" w:color="auto"/>
                        <w:left w:val="none" w:sz="0" w:space="0" w:color="auto"/>
                        <w:bottom w:val="none" w:sz="0" w:space="0" w:color="auto"/>
                        <w:right w:val="none" w:sz="0" w:space="0" w:color="auto"/>
                      </w:divBdr>
                    </w:div>
                  </w:divsChild>
                </w:div>
                <w:div w:id="1932854516">
                  <w:marLeft w:val="0"/>
                  <w:marRight w:val="0"/>
                  <w:marTop w:val="0"/>
                  <w:marBottom w:val="0"/>
                  <w:divBdr>
                    <w:top w:val="none" w:sz="0" w:space="0" w:color="auto"/>
                    <w:left w:val="none" w:sz="0" w:space="0" w:color="auto"/>
                    <w:bottom w:val="none" w:sz="0" w:space="0" w:color="auto"/>
                    <w:right w:val="none" w:sz="0" w:space="0" w:color="auto"/>
                  </w:divBdr>
                  <w:divsChild>
                    <w:div w:id="1691565680">
                      <w:marLeft w:val="0"/>
                      <w:marRight w:val="0"/>
                      <w:marTop w:val="0"/>
                      <w:marBottom w:val="0"/>
                      <w:divBdr>
                        <w:top w:val="none" w:sz="0" w:space="0" w:color="auto"/>
                        <w:left w:val="none" w:sz="0" w:space="0" w:color="auto"/>
                        <w:bottom w:val="none" w:sz="0" w:space="0" w:color="auto"/>
                        <w:right w:val="none" w:sz="0" w:space="0" w:color="auto"/>
                      </w:divBdr>
                    </w:div>
                  </w:divsChild>
                </w:div>
                <w:div w:id="693580872">
                  <w:marLeft w:val="0"/>
                  <w:marRight w:val="0"/>
                  <w:marTop w:val="0"/>
                  <w:marBottom w:val="0"/>
                  <w:divBdr>
                    <w:top w:val="none" w:sz="0" w:space="0" w:color="auto"/>
                    <w:left w:val="none" w:sz="0" w:space="0" w:color="auto"/>
                    <w:bottom w:val="none" w:sz="0" w:space="0" w:color="auto"/>
                    <w:right w:val="none" w:sz="0" w:space="0" w:color="auto"/>
                  </w:divBdr>
                  <w:divsChild>
                    <w:div w:id="91827054">
                      <w:marLeft w:val="0"/>
                      <w:marRight w:val="0"/>
                      <w:marTop w:val="0"/>
                      <w:marBottom w:val="0"/>
                      <w:divBdr>
                        <w:top w:val="none" w:sz="0" w:space="0" w:color="auto"/>
                        <w:left w:val="none" w:sz="0" w:space="0" w:color="auto"/>
                        <w:bottom w:val="none" w:sz="0" w:space="0" w:color="auto"/>
                        <w:right w:val="none" w:sz="0" w:space="0" w:color="auto"/>
                      </w:divBdr>
                    </w:div>
                  </w:divsChild>
                </w:div>
                <w:div w:id="1163662093">
                  <w:marLeft w:val="0"/>
                  <w:marRight w:val="0"/>
                  <w:marTop w:val="0"/>
                  <w:marBottom w:val="0"/>
                  <w:divBdr>
                    <w:top w:val="none" w:sz="0" w:space="0" w:color="auto"/>
                    <w:left w:val="none" w:sz="0" w:space="0" w:color="auto"/>
                    <w:bottom w:val="none" w:sz="0" w:space="0" w:color="auto"/>
                    <w:right w:val="none" w:sz="0" w:space="0" w:color="auto"/>
                  </w:divBdr>
                  <w:divsChild>
                    <w:div w:id="1275750536">
                      <w:marLeft w:val="0"/>
                      <w:marRight w:val="0"/>
                      <w:marTop w:val="0"/>
                      <w:marBottom w:val="0"/>
                      <w:divBdr>
                        <w:top w:val="none" w:sz="0" w:space="0" w:color="auto"/>
                        <w:left w:val="none" w:sz="0" w:space="0" w:color="auto"/>
                        <w:bottom w:val="none" w:sz="0" w:space="0" w:color="auto"/>
                        <w:right w:val="none" w:sz="0" w:space="0" w:color="auto"/>
                      </w:divBdr>
                    </w:div>
                  </w:divsChild>
                </w:div>
                <w:div w:id="1643540148">
                  <w:marLeft w:val="0"/>
                  <w:marRight w:val="0"/>
                  <w:marTop w:val="0"/>
                  <w:marBottom w:val="0"/>
                  <w:divBdr>
                    <w:top w:val="none" w:sz="0" w:space="0" w:color="auto"/>
                    <w:left w:val="none" w:sz="0" w:space="0" w:color="auto"/>
                    <w:bottom w:val="none" w:sz="0" w:space="0" w:color="auto"/>
                    <w:right w:val="none" w:sz="0" w:space="0" w:color="auto"/>
                  </w:divBdr>
                  <w:divsChild>
                    <w:div w:id="1526166472">
                      <w:marLeft w:val="0"/>
                      <w:marRight w:val="0"/>
                      <w:marTop w:val="0"/>
                      <w:marBottom w:val="0"/>
                      <w:divBdr>
                        <w:top w:val="none" w:sz="0" w:space="0" w:color="auto"/>
                        <w:left w:val="none" w:sz="0" w:space="0" w:color="auto"/>
                        <w:bottom w:val="none" w:sz="0" w:space="0" w:color="auto"/>
                        <w:right w:val="none" w:sz="0" w:space="0" w:color="auto"/>
                      </w:divBdr>
                    </w:div>
                  </w:divsChild>
                </w:div>
                <w:div w:id="2124616834">
                  <w:marLeft w:val="0"/>
                  <w:marRight w:val="0"/>
                  <w:marTop w:val="0"/>
                  <w:marBottom w:val="0"/>
                  <w:divBdr>
                    <w:top w:val="none" w:sz="0" w:space="0" w:color="auto"/>
                    <w:left w:val="none" w:sz="0" w:space="0" w:color="auto"/>
                    <w:bottom w:val="none" w:sz="0" w:space="0" w:color="auto"/>
                    <w:right w:val="none" w:sz="0" w:space="0" w:color="auto"/>
                  </w:divBdr>
                  <w:divsChild>
                    <w:div w:id="247616688">
                      <w:marLeft w:val="0"/>
                      <w:marRight w:val="0"/>
                      <w:marTop w:val="0"/>
                      <w:marBottom w:val="0"/>
                      <w:divBdr>
                        <w:top w:val="none" w:sz="0" w:space="0" w:color="auto"/>
                        <w:left w:val="none" w:sz="0" w:space="0" w:color="auto"/>
                        <w:bottom w:val="none" w:sz="0" w:space="0" w:color="auto"/>
                        <w:right w:val="none" w:sz="0" w:space="0" w:color="auto"/>
                      </w:divBdr>
                    </w:div>
                  </w:divsChild>
                </w:div>
                <w:div w:id="1596358431">
                  <w:marLeft w:val="0"/>
                  <w:marRight w:val="0"/>
                  <w:marTop w:val="0"/>
                  <w:marBottom w:val="0"/>
                  <w:divBdr>
                    <w:top w:val="none" w:sz="0" w:space="0" w:color="auto"/>
                    <w:left w:val="none" w:sz="0" w:space="0" w:color="auto"/>
                    <w:bottom w:val="none" w:sz="0" w:space="0" w:color="auto"/>
                    <w:right w:val="none" w:sz="0" w:space="0" w:color="auto"/>
                  </w:divBdr>
                  <w:divsChild>
                    <w:div w:id="1461264786">
                      <w:marLeft w:val="0"/>
                      <w:marRight w:val="0"/>
                      <w:marTop w:val="0"/>
                      <w:marBottom w:val="0"/>
                      <w:divBdr>
                        <w:top w:val="none" w:sz="0" w:space="0" w:color="auto"/>
                        <w:left w:val="none" w:sz="0" w:space="0" w:color="auto"/>
                        <w:bottom w:val="none" w:sz="0" w:space="0" w:color="auto"/>
                        <w:right w:val="none" w:sz="0" w:space="0" w:color="auto"/>
                      </w:divBdr>
                    </w:div>
                  </w:divsChild>
                </w:div>
                <w:div w:id="1102725429">
                  <w:marLeft w:val="0"/>
                  <w:marRight w:val="0"/>
                  <w:marTop w:val="0"/>
                  <w:marBottom w:val="0"/>
                  <w:divBdr>
                    <w:top w:val="none" w:sz="0" w:space="0" w:color="auto"/>
                    <w:left w:val="none" w:sz="0" w:space="0" w:color="auto"/>
                    <w:bottom w:val="none" w:sz="0" w:space="0" w:color="auto"/>
                    <w:right w:val="none" w:sz="0" w:space="0" w:color="auto"/>
                  </w:divBdr>
                  <w:divsChild>
                    <w:div w:id="1872842102">
                      <w:marLeft w:val="0"/>
                      <w:marRight w:val="0"/>
                      <w:marTop w:val="0"/>
                      <w:marBottom w:val="0"/>
                      <w:divBdr>
                        <w:top w:val="none" w:sz="0" w:space="0" w:color="auto"/>
                        <w:left w:val="none" w:sz="0" w:space="0" w:color="auto"/>
                        <w:bottom w:val="none" w:sz="0" w:space="0" w:color="auto"/>
                        <w:right w:val="none" w:sz="0" w:space="0" w:color="auto"/>
                      </w:divBdr>
                    </w:div>
                  </w:divsChild>
                </w:div>
                <w:div w:id="1328360954">
                  <w:marLeft w:val="0"/>
                  <w:marRight w:val="0"/>
                  <w:marTop w:val="0"/>
                  <w:marBottom w:val="0"/>
                  <w:divBdr>
                    <w:top w:val="none" w:sz="0" w:space="0" w:color="auto"/>
                    <w:left w:val="none" w:sz="0" w:space="0" w:color="auto"/>
                    <w:bottom w:val="none" w:sz="0" w:space="0" w:color="auto"/>
                    <w:right w:val="none" w:sz="0" w:space="0" w:color="auto"/>
                  </w:divBdr>
                  <w:divsChild>
                    <w:div w:id="963537746">
                      <w:marLeft w:val="0"/>
                      <w:marRight w:val="0"/>
                      <w:marTop w:val="0"/>
                      <w:marBottom w:val="0"/>
                      <w:divBdr>
                        <w:top w:val="none" w:sz="0" w:space="0" w:color="auto"/>
                        <w:left w:val="none" w:sz="0" w:space="0" w:color="auto"/>
                        <w:bottom w:val="none" w:sz="0" w:space="0" w:color="auto"/>
                        <w:right w:val="none" w:sz="0" w:space="0" w:color="auto"/>
                      </w:divBdr>
                    </w:div>
                  </w:divsChild>
                </w:div>
                <w:div w:id="1528173281">
                  <w:marLeft w:val="0"/>
                  <w:marRight w:val="0"/>
                  <w:marTop w:val="0"/>
                  <w:marBottom w:val="0"/>
                  <w:divBdr>
                    <w:top w:val="none" w:sz="0" w:space="0" w:color="auto"/>
                    <w:left w:val="none" w:sz="0" w:space="0" w:color="auto"/>
                    <w:bottom w:val="none" w:sz="0" w:space="0" w:color="auto"/>
                    <w:right w:val="none" w:sz="0" w:space="0" w:color="auto"/>
                  </w:divBdr>
                  <w:divsChild>
                    <w:div w:id="1801993526">
                      <w:marLeft w:val="0"/>
                      <w:marRight w:val="0"/>
                      <w:marTop w:val="0"/>
                      <w:marBottom w:val="0"/>
                      <w:divBdr>
                        <w:top w:val="none" w:sz="0" w:space="0" w:color="auto"/>
                        <w:left w:val="none" w:sz="0" w:space="0" w:color="auto"/>
                        <w:bottom w:val="none" w:sz="0" w:space="0" w:color="auto"/>
                        <w:right w:val="none" w:sz="0" w:space="0" w:color="auto"/>
                      </w:divBdr>
                    </w:div>
                  </w:divsChild>
                </w:div>
                <w:div w:id="1685941575">
                  <w:marLeft w:val="0"/>
                  <w:marRight w:val="0"/>
                  <w:marTop w:val="0"/>
                  <w:marBottom w:val="0"/>
                  <w:divBdr>
                    <w:top w:val="none" w:sz="0" w:space="0" w:color="auto"/>
                    <w:left w:val="none" w:sz="0" w:space="0" w:color="auto"/>
                    <w:bottom w:val="none" w:sz="0" w:space="0" w:color="auto"/>
                    <w:right w:val="none" w:sz="0" w:space="0" w:color="auto"/>
                  </w:divBdr>
                  <w:divsChild>
                    <w:div w:id="1549492764">
                      <w:marLeft w:val="0"/>
                      <w:marRight w:val="0"/>
                      <w:marTop w:val="0"/>
                      <w:marBottom w:val="0"/>
                      <w:divBdr>
                        <w:top w:val="none" w:sz="0" w:space="0" w:color="auto"/>
                        <w:left w:val="none" w:sz="0" w:space="0" w:color="auto"/>
                        <w:bottom w:val="none" w:sz="0" w:space="0" w:color="auto"/>
                        <w:right w:val="none" w:sz="0" w:space="0" w:color="auto"/>
                      </w:divBdr>
                    </w:div>
                  </w:divsChild>
                </w:div>
                <w:div w:id="545144361">
                  <w:marLeft w:val="0"/>
                  <w:marRight w:val="0"/>
                  <w:marTop w:val="0"/>
                  <w:marBottom w:val="0"/>
                  <w:divBdr>
                    <w:top w:val="none" w:sz="0" w:space="0" w:color="auto"/>
                    <w:left w:val="none" w:sz="0" w:space="0" w:color="auto"/>
                    <w:bottom w:val="none" w:sz="0" w:space="0" w:color="auto"/>
                    <w:right w:val="none" w:sz="0" w:space="0" w:color="auto"/>
                  </w:divBdr>
                  <w:divsChild>
                    <w:div w:id="1990747994">
                      <w:marLeft w:val="0"/>
                      <w:marRight w:val="0"/>
                      <w:marTop w:val="0"/>
                      <w:marBottom w:val="0"/>
                      <w:divBdr>
                        <w:top w:val="none" w:sz="0" w:space="0" w:color="auto"/>
                        <w:left w:val="none" w:sz="0" w:space="0" w:color="auto"/>
                        <w:bottom w:val="none" w:sz="0" w:space="0" w:color="auto"/>
                        <w:right w:val="none" w:sz="0" w:space="0" w:color="auto"/>
                      </w:divBdr>
                    </w:div>
                  </w:divsChild>
                </w:div>
                <w:div w:id="706027145">
                  <w:marLeft w:val="0"/>
                  <w:marRight w:val="0"/>
                  <w:marTop w:val="0"/>
                  <w:marBottom w:val="0"/>
                  <w:divBdr>
                    <w:top w:val="none" w:sz="0" w:space="0" w:color="auto"/>
                    <w:left w:val="none" w:sz="0" w:space="0" w:color="auto"/>
                    <w:bottom w:val="none" w:sz="0" w:space="0" w:color="auto"/>
                    <w:right w:val="none" w:sz="0" w:space="0" w:color="auto"/>
                  </w:divBdr>
                  <w:divsChild>
                    <w:div w:id="1436444750">
                      <w:marLeft w:val="0"/>
                      <w:marRight w:val="0"/>
                      <w:marTop w:val="0"/>
                      <w:marBottom w:val="0"/>
                      <w:divBdr>
                        <w:top w:val="none" w:sz="0" w:space="0" w:color="auto"/>
                        <w:left w:val="none" w:sz="0" w:space="0" w:color="auto"/>
                        <w:bottom w:val="none" w:sz="0" w:space="0" w:color="auto"/>
                        <w:right w:val="none" w:sz="0" w:space="0" w:color="auto"/>
                      </w:divBdr>
                    </w:div>
                  </w:divsChild>
                </w:div>
                <w:div w:id="646938062">
                  <w:marLeft w:val="0"/>
                  <w:marRight w:val="0"/>
                  <w:marTop w:val="0"/>
                  <w:marBottom w:val="0"/>
                  <w:divBdr>
                    <w:top w:val="none" w:sz="0" w:space="0" w:color="auto"/>
                    <w:left w:val="none" w:sz="0" w:space="0" w:color="auto"/>
                    <w:bottom w:val="none" w:sz="0" w:space="0" w:color="auto"/>
                    <w:right w:val="none" w:sz="0" w:space="0" w:color="auto"/>
                  </w:divBdr>
                  <w:divsChild>
                    <w:div w:id="2023119229">
                      <w:marLeft w:val="0"/>
                      <w:marRight w:val="0"/>
                      <w:marTop w:val="0"/>
                      <w:marBottom w:val="0"/>
                      <w:divBdr>
                        <w:top w:val="none" w:sz="0" w:space="0" w:color="auto"/>
                        <w:left w:val="none" w:sz="0" w:space="0" w:color="auto"/>
                        <w:bottom w:val="none" w:sz="0" w:space="0" w:color="auto"/>
                        <w:right w:val="none" w:sz="0" w:space="0" w:color="auto"/>
                      </w:divBdr>
                    </w:div>
                  </w:divsChild>
                </w:div>
                <w:div w:id="86073281">
                  <w:marLeft w:val="0"/>
                  <w:marRight w:val="0"/>
                  <w:marTop w:val="0"/>
                  <w:marBottom w:val="0"/>
                  <w:divBdr>
                    <w:top w:val="none" w:sz="0" w:space="0" w:color="auto"/>
                    <w:left w:val="none" w:sz="0" w:space="0" w:color="auto"/>
                    <w:bottom w:val="none" w:sz="0" w:space="0" w:color="auto"/>
                    <w:right w:val="none" w:sz="0" w:space="0" w:color="auto"/>
                  </w:divBdr>
                  <w:divsChild>
                    <w:div w:id="1975023097">
                      <w:marLeft w:val="0"/>
                      <w:marRight w:val="0"/>
                      <w:marTop w:val="0"/>
                      <w:marBottom w:val="0"/>
                      <w:divBdr>
                        <w:top w:val="none" w:sz="0" w:space="0" w:color="auto"/>
                        <w:left w:val="none" w:sz="0" w:space="0" w:color="auto"/>
                        <w:bottom w:val="none" w:sz="0" w:space="0" w:color="auto"/>
                        <w:right w:val="none" w:sz="0" w:space="0" w:color="auto"/>
                      </w:divBdr>
                    </w:div>
                  </w:divsChild>
                </w:div>
                <w:div w:id="1104884104">
                  <w:marLeft w:val="0"/>
                  <w:marRight w:val="0"/>
                  <w:marTop w:val="0"/>
                  <w:marBottom w:val="0"/>
                  <w:divBdr>
                    <w:top w:val="none" w:sz="0" w:space="0" w:color="auto"/>
                    <w:left w:val="none" w:sz="0" w:space="0" w:color="auto"/>
                    <w:bottom w:val="none" w:sz="0" w:space="0" w:color="auto"/>
                    <w:right w:val="none" w:sz="0" w:space="0" w:color="auto"/>
                  </w:divBdr>
                  <w:divsChild>
                    <w:div w:id="65929278">
                      <w:marLeft w:val="0"/>
                      <w:marRight w:val="0"/>
                      <w:marTop w:val="0"/>
                      <w:marBottom w:val="0"/>
                      <w:divBdr>
                        <w:top w:val="none" w:sz="0" w:space="0" w:color="auto"/>
                        <w:left w:val="none" w:sz="0" w:space="0" w:color="auto"/>
                        <w:bottom w:val="none" w:sz="0" w:space="0" w:color="auto"/>
                        <w:right w:val="none" w:sz="0" w:space="0" w:color="auto"/>
                      </w:divBdr>
                    </w:div>
                  </w:divsChild>
                </w:div>
                <w:div w:id="1059018967">
                  <w:marLeft w:val="0"/>
                  <w:marRight w:val="0"/>
                  <w:marTop w:val="0"/>
                  <w:marBottom w:val="0"/>
                  <w:divBdr>
                    <w:top w:val="none" w:sz="0" w:space="0" w:color="auto"/>
                    <w:left w:val="none" w:sz="0" w:space="0" w:color="auto"/>
                    <w:bottom w:val="none" w:sz="0" w:space="0" w:color="auto"/>
                    <w:right w:val="none" w:sz="0" w:space="0" w:color="auto"/>
                  </w:divBdr>
                  <w:divsChild>
                    <w:div w:id="873888101">
                      <w:marLeft w:val="0"/>
                      <w:marRight w:val="0"/>
                      <w:marTop w:val="0"/>
                      <w:marBottom w:val="0"/>
                      <w:divBdr>
                        <w:top w:val="none" w:sz="0" w:space="0" w:color="auto"/>
                        <w:left w:val="none" w:sz="0" w:space="0" w:color="auto"/>
                        <w:bottom w:val="none" w:sz="0" w:space="0" w:color="auto"/>
                        <w:right w:val="none" w:sz="0" w:space="0" w:color="auto"/>
                      </w:divBdr>
                    </w:div>
                  </w:divsChild>
                </w:div>
                <w:div w:id="591865327">
                  <w:marLeft w:val="0"/>
                  <w:marRight w:val="0"/>
                  <w:marTop w:val="0"/>
                  <w:marBottom w:val="0"/>
                  <w:divBdr>
                    <w:top w:val="none" w:sz="0" w:space="0" w:color="auto"/>
                    <w:left w:val="none" w:sz="0" w:space="0" w:color="auto"/>
                    <w:bottom w:val="none" w:sz="0" w:space="0" w:color="auto"/>
                    <w:right w:val="none" w:sz="0" w:space="0" w:color="auto"/>
                  </w:divBdr>
                  <w:divsChild>
                    <w:div w:id="1358047739">
                      <w:marLeft w:val="0"/>
                      <w:marRight w:val="0"/>
                      <w:marTop w:val="0"/>
                      <w:marBottom w:val="0"/>
                      <w:divBdr>
                        <w:top w:val="none" w:sz="0" w:space="0" w:color="auto"/>
                        <w:left w:val="none" w:sz="0" w:space="0" w:color="auto"/>
                        <w:bottom w:val="none" w:sz="0" w:space="0" w:color="auto"/>
                        <w:right w:val="none" w:sz="0" w:space="0" w:color="auto"/>
                      </w:divBdr>
                    </w:div>
                  </w:divsChild>
                </w:div>
                <w:div w:id="1159343341">
                  <w:marLeft w:val="0"/>
                  <w:marRight w:val="0"/>
                  <w:marTop w:val="0"/>
                  <w:marBottom w:val="0"/>
                  <w:divBdr>
                    <w:top w:val="none" w:sz="0" w:space="0" w:color="auto"/>
                    <w:left w:val="none" w:sz="0" w:space="0" w:color="auto"/>
                    <w:bottom w:val="none" w:sz="0" w:space="0" w:color="auto"/>
                    <w:right w:val="none" w:sz="0" w:space="0" w:color="auto"/>
                  </w:divBdr>
                  <w:divsChild>
                    <w:div w:id="1692954050">
                      <w:marLeft w:val="0"/>
                      <w:marRight w:val="0"/>
                      <w:marTop w:val="0"/>
                      <w:marBottom w:val="0"/>
                      <w:divBdr>
                        <w:top w:val="none" w:sz="0" w:space="0" w:color="auto"/>
                        <w:left w:val="none" w:sz="0" w:space="0" w:color="auto"/>
                        <w:bottom w:val="none" w:sz="0" w:space="0" w:color="auto"/>
                        <w:right w:val="none" w:sz="0" w:space="0" w:color="auto"/>
                      </w:divBdr>
                    </w:div>
                  </w:divsChild>
                </w:div>
                <w:div w:id="723023438">
                  <w:marLeft w:val="0"/>
                  <w:marRight w:val="0"/>
                  <w:marTop w:val="0"/>
                  <w:marBottom w:val="0"/>
                  <w:divBdr>
                    <w:top w:val="none" w:sz="0" w:space="0" w:color="auto"/>
                    <w:left w:val="none" w:sz="0" w:space="0" w:color="auto"/>
                    <w:bottom w:val="none" w:sz="0" w:space="0" w:color="auto"/>
                    <w:right w:val="none" w:sz="0" w:space="0" w:color="auto"/>
                  </w:divBdr>
                  <w:divsChild>
                    <w:div w:id="289480040">
                      <w:marLeft w:val="0"/>
                      <w:marRight w:val="0"/>
                      <w:marTop w:val="0"/>
                      <w:marBottom w:val="0"/>
                      <w:divBdr>
                        <w:top w:val="none" w:sz="0" w:space="0" w:color="auto"/>
                        <w:left w:val="none" w:sz="0" w:space="0" w:color="auto"/>
                        <w:bottom w:val="none" w:sz="0" w:space="0" w:color="auto"/>
                        <w:right w:val="none" w:sz="0" w:space="0" w:color="auto"/>
                      </w:divBdr>
                    </w:div>
                  </w:divsChild>
                </w:div>
                <w:div w:id="1175803651">
                  <w:marLeft w:val="0"/>
                  <w:marRight w:val="0"/>
                  <w:marTop w:val="0"/>
                  <w:marBottom w:val="0"/>
                  <w:divBdr>
                    <w:top w:val="none" w:sz="0" w:space="0" w:color="auto"/>
                    <w:left w:val="none" w:sz="0" w:space="0" w:color="auto"/>
                    <w:bottom w:val="none" w:sz="0" w:space="0" w:color="auto"/>
                    <w:right w:val="none" w:sz="0" w:space="0" w:color="auto"/>
                  </w:divBdr>
                  <w:divsChild>
                    <w:div w:id="738987554">
                      <w:marLeft w:val="0"/>
                      <w:marRight w:val="0"/>
                      <w:marTop w:val="0"/>
                      <w:marBottom w:val="0"/>
                      <w:divBdr>
                        <w:top w:val="none" w:sz="0" w:space="0" w:color="auto"/>
                        <w:left w:val="none" w:sz="0" w:space="0" w:color="auto"/>
                        <w:bottom w:val="none" w:sz="0" w:space="0" w:color="auto"/>
                        <w:right w:val="none" w:sz="0" w:space="0" w:color="auto"/>
                      </w:divBdr>
                    </w:div>
                  </w:divsChild>
                </w:div>
                <w:div w:id="1937397682">
                  <w:marLeft w:val="0"/>
                  <w:marRight w:val="0"/>
                  <w:marTop w:val="0"/>
                  <w:marBottom w:val="0"/>
                  <w:divBdr>
                    <w:top w:val="none" w:sz="0" w:space="0" w:color="auto"/>
                    <w:left w:val="none" w:sz="0" w:space="0" w:color="auto"/>
                    <w:bottom w:val="none" w:sz="0" w:space="0" w:color="auto"/>
                    <w:right w:val="none" w:sz="0" w:space="0" w:color="auto"/>
                  </w:divBdr>
                  <w:divsChild>
                    <w:div w:id="702634850">
                      <w:marLeft w:val="0"/>
                      <w:marRight w:val="0"/>
                      <w:marTop w:val="0"/>
                      <w:marBottom w:val="0"/>
                      <w:divBdr>
                        <w:top w:val="none" w:sz="0" w:space="0" w:color="auto"/>
                        <w:left w:val="none" w:sz="0" w:space="0" w:color="auto"/>
                        <w:bottom w:val="none" w:sz="0" w:space="0" w:color="auto"/>
                        <w:right w:val="none" w:sz="0" w:space="0" w:color="auto"/>
                      </w:divBdr>
                    </w:div>
                  </w:divsChild>
                </w:div>
                <w:div w:id="1931305018">
                  <w:marLeft w:val="0"/>
                  <w:marRight w:val="0"/>
                  <w:marTop w:val="0"/>
                  <w:marBottom w:val="0"/>
                  <w:divBdr>
                    <w:top w:val="none" w:sz="0" w:space="0" w:color="auto"/>
                    <w:left w:val="none" w:sz="0" w:space="0" w:color="auto"/>
                    <w:bottom w:val="none" w:sz="0" w:space="0" w:color="auto"/>
                    <w:right w:val="none" w:sz="0" w:space="0" w:color="auto"/>
                  </w:divBdr>
                  <w:divsChild>
                    <w:div w:id="2070302145">
                      <w:marLeft w:val="0"/>
                      <w:marRight w:val="0"/>
                      <w:marTop w:val="0"/>
                      <w:marBottom w:val="0"/>
                      <w:divBdr>
                        <w:top w:val="none" w:sz="0" w:space="0" w:color="auto"/>
                        <w:left w:val="none" w:sz="0" w:space="0" w:color="auto"/>
                        <w:bottom w:val="none" w:sz="0" w:space="0" w:color="auto"/>
                        <w:right w:val="none" w:sz="0" w:space="0" w:color="auto"/>
                      </w:divBdr>
                    </w:div>
                  </w:divsChild>
                </w:div>
                <w:div w:id="359670241">
                  <w:marLeft w:val="0"/>
                  <w:marRight w:val="0"/>
                  <w:marTop w:val="0"/>
                  <w:marBottom w:val="0"/>
                  <w:divBdr>
                    <w:top w:val="none" w:sz="0" w:space="0" w:color="auto"/>
                    <w:left w:val="none" w:sz="0" w:space="0" w:color="auto"/>
                    <w:bottom w:val="none" w:sz="0" w:space="0" w:color="auto"/>
                    <w:right w:val="none" w:sz="0" w:space="0" w:color="auto"/>
                  </w:divBdr>
                  <w:divsChild>
                    <w:div w:id="1042512905">
                      <w:marLeft w:val="0"/>
                      <w:marRight w:val="0"/>
                      <w:marTop w:val="0"/>
                      <w:marBottom w:val="0"/>
                      <w:divBdr>
                        <w:top w:val="none" w:sz="0" w:space="0" w:color="auto"/>
                        <w:left w:val="none" w:sz="0" w:space="0" w:color="auto"/>
                        <w:bottom w:val="none" w:sz="0" w:space="0" w:color="auto"/>
                        <w:right w:val="none" w:sz="0" w:space="0" w:color="auto"/>
                      </w:divBdr>
                    </w:div>
                  </w:divsChild>
                </w:div>
                <w:div w:id="776683615">
                  <w:marLeft w:val="0"/>
                  <w:marRight w:val="0"/>
                  <w:marTop w:val="0"/>
                  <w:marBottom w:val="0"/>
                  <w:divBdr>
                    <w:top w:val="none" w:sz="0" w:space="0" w:color="auto"/>
                    <w:left w:val="none" w:sz="0" w:space="0" w:color="auto"/>
                    <w:bottom w:val="none" w:sz="0" w:space="0" w:color="auto"/>
                    <w:right w:val="none" w:sz="0" w:space="0" w:color="auto"/>
                  </w:divBdr>
                  <w:divsChild>
                    <w:div w:id="1223710427">
                      <w:marLeft w:val="0"/>
                      <w:marRight w:val="0"/>
                      <w:marTop w:val="0"/>
                      <w:marBottom w:val="0"/>
                      <w:divBdr>
                        <w:top w:val="none" w:sz="0" w:space="0" w:color="auto"/>
                        <w:left w:val="none" w:sz="0" w:space="0" w:color="auto"/>
                        <w:bottom w:val="none" w:sz="0" w:space="0" w:color="auto"/>
                        <w:right w:val="none" w:sz="0" w:space="0" w:color="auto"/>
                      </w:divBdr>
                    </w:div>
                  </w:divsChild>
                </w:div>
                <w:div w:id="2133555287">
                  <w:marLeft w:val="0"/>
                  <w:marRight w:val="0"/>
                  <w:marTop w:val="0"/>
                  <w:marBottom w:val="0"/>
                  <w:divBdr>
                    <w:top w:val="none" w:sz="0" w:space="0" w:color="auto"/>
                    <w:left w:val="none" w:sz="0" w:space="0" w:color="auto"/>
                    <w:bottom w:val="none" w:sz="0" w:space="0" w:color="auto"/>
                    <w:right w:val="none" w:sz="0" w:space="0" w:color="auto"/>
                  </w:divBdr>
                  <w:divsChild>
                    <w:div w:id="312564395">
                      <w:marLeft w:val="0"/>
                      <w:marRight w:val="0"/>
                      <w:marTop w:val="0"/>
                      <w:marBottom w:val="0"/>
                      <w:divBdr>
                        <w:top w:val="none" w:sz="0" w:space="0" w:color="auto"/>
                        <w:left w:val="none" w:sz="0" w:space="0" w:color="auto"/>
                        <w:bottom w:val="none" w:sz="0" w:space="0" w:color="auto"/>
                        <w:right w:val="none" w:sz="0" w:space="0" w:color="auto"/>
                      </w:divBdr>
                    </w:div>
                  </w:divsChild>
                </w:div>
                <w:div w:id="521018035">
                  <w:marLeft w:val="0"/>
                  <w:marRight w:val="0"/>
                  <w:marTop w:val="0"/>
                  <w:marBottom w:val="0"/>
                  <w:divBdr>
                    <w:top w:val="none" w:sz="0" w:space="0" w:color="auto"/>
                    <w:left w:val="none" w:sz="0" w:space="0" w:color="auto"/>
                    <w:bottom w:val="none" w:sz="0" w:space="0" w:color="auto"/>
                    <w:right w:val="none" w:sz="0" w:space="0" w:color="auto"/>
                  </w:divBdr>
                  <w:divsChild>
                    <w:div w:id="1215851111">
                      <w:marLeft w:val="0"/>
                      <w:marRight w:val="0"/>
                      <w:marTop w:val="0"/>
                      <w:marBottom w:val="0"/>
                      <w:divBdr>
                        <w:top w:val="none" w:sz="0" w:space="0" w:color="auto"/>
                        <w:left w:val="none" w:sz="0" w:space="0" w:color="auto"/>
                        <w:bottom w:val="none" w:sz="0" w:space="0" w:color="auto"/>
                        <w:right w:val="none" w:sz="0" w:space="0" w:color="auto"/>
                      </w:divBdr>
                    </w:div>
                  </w:divsChild>
                </w:div>
                <w:div w:id="2057117099">
                  <w:marLeft w:val="0"/>
                  <w:marRight w:val="0"/>
                  <w:marTop w:val="0"/>
                  <w:marBottom w:val="0"/>
                  <w:divBdr>
                    <w:top w:val="none" w:sz="0" w:space="0" w:color="auto"/>
                    <w:left w:val="none" w:sz="0" w:space="0" w:color="auto"/>
                    <w:bottom w:val="none" w:sz="0" w:space="0" w:color="auto"/>
                    <w:right w:val="none" w:sz="0" w:space="0" w:color="auto"/>
                  </w:divBdr>
                  <w:divsChild>
                    <w:div w:id="1677613803">
                      <w:marLeft w:val="0"/>
                      <w:marRight w:val="0"/>
                      <w:marTop w:val="0"/>
                      <w:marBottom w:val="0"/>
                      <w:divBdr>
                        <w:top w:val="none" w:sz="0" w:space="0" w:color="auto"/>
                        <w:left w:val="none" w:sz="0" w:space="0" w:color="auto"/>
                        <w:bottom w:val="none" w:sz="0" w:space="0" w:color="auto"/>
                        <w:right w:val="none" w:sz="0" w:space="0" w:color="auto"/>
                      </w:divBdr>
                    </w:div>
                  </w:divsChild>
                </w:div>
                <w:div w:id="32850756">
                  <w:marLeft w:val="0"/>
                  <w:marRight w:val="0"/>
                  <w:marTop w:val="0"/>
                  <w:marBottom w:val="0"/>
                  <w:divBdr>
                    <w:top w:val="none" w:sz="0" w:space="0" w:color="auto"/>
                    <w:left w:val="none" w:sz="0" w:space="0" w:color="auto"/>
                    <w:bottom w:val="none" w:sz="0" w:space="0" w:color="auto"/>
                    <w:right w:val="none" w:sz="0" w:space="0" w:color="auto"/>
                  </w:divBdr>
                  <w:divsChild>
                    <w:div w:id="880675574">
                      <w:marLeft w:val="0"/>
                      <w:marRight w:val="0"/>
                      <w:marTop w:val="0"/>
                      <w:marBottom w:val="0"/>
                      <w:divBdr>
                        <w:top w:val="none" w:sz="0" w:space="0" w:color="auto"/>
                        <w:left w:val="none" w:sz="0" w:space="0" w:color="auto"/>
                        <w:bottom w:val="none" w:sz="0" w:space="0" w:color="auto"/>
                        <w:right w:val="none" w:sz="0" w:space="0" w:color="auto"/>
                      </w:divBdr>
                    </w:div>
                  </w:divsChild>
                </w:div>
                <w:div w:id="1668247791">
                  <w:marLeft w:val="0"/>
                  <w:marRight w:val="0"/>
                  <w:marTop w:val="0"/>
                  <w:marBottom w:val="0"/>
                  <w:divBdr>
                    <w:top w:val="none" w:sz="0" w:space="0" w:color="auto"/>
                    <w:left w:val="none" w:sz="0" w:space="0" w:color="auto"/>
                    <w:bottom w:val="none" w:sz="0" w:space="0" w:color="auto"/>
                    <w:right w:val="none" w:sz="0" w:space="0" w:color="auto"/>
                  </w:divBdr>
                  <w:divsChild>
                    <w:div w:id="670720366">
                      <w:marLeft w:val="0"/>
                      <w:marRight w:val="0"/>
                      <w:marTop w:val="0"/>
                      <w:marBottom w:val="0"/>
                      <w:divBdr>
                        <w:top w:val="none" w:sz="0" w:space="0" w:color="auto"/>
                        <w:left w:val="none" w:sz="0" w:space="0" w:color="auto"/>
                        <w:bottom w:val="none" w:sz="0" w:space="0" w:color="auto"/>
                        <w:right w:val="none" w:sz="0" w:space="0" w:color="auto"/>
                      </w:divBdr>
                    </w:div>
                  </w:divsChild>
                </w:div>
                <w:div w:id="1918589827">
                  <w:marLeft w:val="0"/>
                  <w:marRight w:val="0"/>
                  <w:marTop w:val="0"/>
                  <w:marBottom w:val="0"/>
                  <w:divBdr>
                    <w:top w:val="none" w:sz="0" w:space="0" w:color="auto"/>
                    <w:left w:val="none" w:sz="0" w:space="0" w:color="auto"/>
                    <w:bottom w:val="none" w:sz="0" w:space="0" w:color="auto"/>
                    <w:right w:val="none" w:sz="0" w:space="0" w:color="auto"/>
                  </w:divBdr>
                  <w:divsChild>
                    <w:div w:id="811169760">
                      <w:marLeft w:val="0"/>
                      <w:marRight w:val="0"/>
                      <w:marTop w:val="0"/>
                      <w:marBottom w:val="0"/>
                      <w:divBdr>
                        <w:top w:val="none" w:sz="0" w:space="0" w:color="auto"/>
                        <w:left w:val="none" w:sz="0" w:space="0" w:color="auto"/>
                        <w:bottom w:val="none" w:sz="0" w:space="0" w:color="auto"/>
                        <w:right w:val="none" w:sz="0" w:space="0" w:color="auto"/>
                      </w:divBdr>
                    </w:div>
                  </w:divsChild>
                </w:div>
                <w:div w:id="1220748965">
                  <w:marLeft w:val="0"/>
                  <w:marRight w:val="0"/>
                  <w:marTop w:val="0"/>
                  <w:marBottom w:val="0"/>
                  <w:divBdr>
                    <w:top w:val="none" w:sz="0" w:space="0" w:color="auto"/>
                    <w:left w:val="none" w:sz="0" w:space="0" w:color="auto"/>
                    <w:bottom w:val="none" w:sz="0" w:space="0" w:color="auto"/>
                    <w:right w:val="none" w:sz="0" w:space="0" w:color="auto"/>
                  </w:divBdr>
                  <w:divsChild>
                    <w:div w:id="1327514434">
                      <w:marLeft w:val="0"/>
                      <w:marRight w:val="0"/>
                      <w:marTop w:val="0"/>
                      <w:marBottom w:val="0"/>
                      <w:divBdr>
                        <w:top w:val="none" w:sz="0" w:space="0" w:color="auto"/>
                        <w:left w:val="none" w:sz="0" w:space="0" w:color="auto"/>
                        <w:bottom w:val="none" w:sz="0" w:space="0" w:color="auto"/>
                        <w:right w:val="none" w:sz="0" w:space="0" w:color="auto"/>
                      </w:divBdr>
                    </w:div>
                  </w:divsChild>
                </w:div>
                <w:div w:id="537350964">
                  <w:marLeft w:val="0"/>
                  <w:marRight w:val="0"/>
                  <w:marTop w:val="0"/>
                  <w:marBottom w:val="0"/>
                  <w:divBdr>
                    <w:top w:val="none" w:sz="0" w:space="0" w:color="auto"/>
                    <w:left w:val="none" w:sz="0" w:space="0" w:color="auto"/>
                    <w:bottom w:val="none" w:sz="0" w:space="0" w:color="auto"/>
                    <w:right w:val="none" w:sz="0" w:space="0" w:color="auto"/>
                  </w:divBdr>
                  <w:divsChild>
                    <w:div w:id="213467732">
                      <w:marLeft w:val="0"/>
                      <w:marRight w:val="0"/>
                      <w:marTop w:val="0"/>
                      <w:marBottom w:val="0"/>
                      <w:divBdr>
                        <w:top w:val="none" w:sz="0" w:space="0" w:color="auto"/>
                        <w:left w:val="none" w:sz="0" w:space="0" w:color="auto"/>
                        <w:bottom w:val="none" w:sz="0" w:space="0" w:color="auto"/>
                        <w:right w:val="none" w:sz="0" w:space="0" w:color="auto"/>
                      </w:divBdr>
                    </w:div>
                  </w:divsChild>
                </w:div>
                <w:div w:id="1137380657">
                  <w:marLeft w:val="0"/>
                  <w:marRight w:val="0"/>
                  <w:marTop w:val="0"/>
                  <w:marBottom w:val="0"/>
                  <w:divBdr>
                    <w:top w:val="none" w:sz="0" w:space="0" w:color="auto"/>
                    <w:left w:val="none" w:sz="0" w:space="0" w:color="auto"/>
                    <w:bottom w:val="none" w:sz="0" w:space="0" w:color="auto"/>
                    <w:right w:val="none" w:sz="0" w:space="0" w:color="auto"/>
                  </w:divBdr>
                  <w:divsChild>
                    <w:div w:id="494299499">
                      <w:marLeft w:val="0"/>
                      <w:marRight w:val="0"/>
                      <w:marTop w:val="0"/>
                      <w:marBottom w:val="0"/>
                      <w:divBdr>
                        <w:top w:val="none" w:sz="0" w:space="0" w:color="auto"/>
                        <w:left w:val="none" w:sz="0" w:space="0" w:color="auto"/>
                        <w:bottom w:val="none" w:sz="0" w:space="0" w:color="auto"/>
                        <w:right w:val="none" w:sz="0" w:space="0" w:color="auto"/>
                      </w:divBdr>
                    </w:div>
                  </w:divsChild>
                </w:div>
                <w:div w:id="302001003">
                  <w:marLeft w:val="0"/>
                  <w:marRight w:val="0"/>
                  <w:marTop w:val="0"/>
                  <w:marBottom w:val="0"/>
                  <w:divBdr>
                    <w:top w:val="none" w:sz="0" w:space="0" w:color="auto"/>
                    <w:left w:val="none" w:sz="0" w:space="0" w:color="auto"/>
                    <w:bottom w:val="none" w:sz="0" w:space="0" w:color="auto"/>
                    <w:right w:val="none" w:sz="0" w:space="0" w:color="auto"/>
                  </w:divBdr>
                  <w:divsChild>
                    <w:div w:id="711465773">
                      <w:marLeft w:val="0"/>
                      <w:marRight w:val="0"/>
                      <w:marTop w:val="0"/>
                      <w:marBottom w:val="0"/>
                      <w:divBdr>
                        <w:top w:val="none" w:sz="0" w:space="0" w:color="auto"/>
                        <w:left w:val="none" w:sz="0" w:space="0" w:color="auto"/>
                        <w:bottom w:val="none" w:sz="0" w:space="0" w:color="auto"/>
                        <w:right w:val="none" w:sz="0" w:space="0" w:color="auto"/>
                      </w:divBdr>
                    </w:div>
                  </w:divsChild>
                </w:div>
                <w:div w:id="648825939">
                  <w:marLeft w:val="0"/>
                  <w:marRight w:val="0"/>
                  <w:marTop w:val="0"/>
                  <w:marBottom w:val="0"/>
                  <w:divBdr>
                    <w:top w:val="none" w:sz="0" w:space="0" w:color="auto"/>
                    <w:left w:val="none" w:sz="0" w:space="0" w:color="auto"/>
                    <w:bottom w:val="none" w:sz="0" w:space="0" w:color="auto"/>
                    <w:right w:val="none" w:sz="0" w:space="0" w:color="auto"/>
                  </w:divBdr>
                  <w:divsChild>
                    <w:div w:id="1079980947">
                      <w:marLeft w:val="0"/>
                      <w:marRight w:val="0"/>
                      <w:marTop w:val="0"/>
                      <w:marBottom w:val="0"/>
                      <w:divBdr>
                        <w:top w:val="none" w:sz="0" w:space="0" w:color="auto"/>
                        <w:left w:val="none" w:sz="0" w:space="0" w:color="auto"/>
                        <w:bottom w:val="none" w:sz="0" w:space="0" w:color="auto"/>
                        <w:right w:val="none" w:sz="0" w:space="0" w:color="auto"/>
                      </w:divBdr>
                    </w:div>
                  </w:divsChild>
                </w:div>
                <w:div w:id="881402403">
                  <w:marLeft w:val="0"/>
                  <w:marRight w:val="0"/>
                  <w:marTop w:val="0"/>
                  <w:marBottom w:val="0"/>
                  <w:divBdr>
                    <w:top w:val="none" w:sz="0" w:space="0" w:color="auto"/>
                    <w:left w:val="none" w:sz="0" w:space="0" w:color="auto"/>
                    <w:bottom w:val="none" w:sz="0" w:space="0" w:color="auto"/>
                    <w:right w:val="none" w:sz="0" w:space="0" w:color="auto"/>
                  </w:divBdr>
                  <w:divsChild>
                    <w:div w:id="964195608">
                      <w:marLeft w:val="0"/>
                      <w:marRight w:val="0"/>
                      <w:marTop w:val="0"/>
                      <w:marBottom w:val="0"/>
                      <w:divBdr>
                        <w:top w:val="none" w:sz="0" w:space="0" w:color="auto"/>
                        <w:left w:val="none" w:sz="0" w:space="0" w:color="auto"/>
                        <w:bottom w:val="none" w:sz="0" w:space="0" w:color="auto"/>
                        <w:right w:val="none" w:sz="0" w:space="0" w:color="auto"/>
                      </w:divBdr>
                    </w:div>
                  </w:divsChild>
                </w:div>
                <w:div w:id="848985386">
                  <w:marLeft w:val="0"/>
                  <w:marRight w:val="0"/>
                  <w:marTop w:val="0"/>
                  <w:marBottom w:val="0"/>
                  <w:divBdr>
                    <w:top w:val="none" w:sz="0" w:space="0" w:color="auto"/>
                    <w:left w:val="none" w:sz="0" w:space="0" w:color="auto"/>
                    <w:bottom w:val="none" w:sz="0" w:space="0" w:color="auto"/>
                    <w:right w:val="none" w:sz="0" w:space="0" w:color="auto"/>
                  </w:divBdr>
                  <w:divsChild>
                    <w:div w:id="671489187">
                      <w:marLeft w:val="0"/>
                      <w:marRight w:val="0"/>
                      <w:marTop w:val="0"/>
                      <w:marBottom w:val="0"/>
                      <w:divBdr>
                        <w:top w:val="none" w:sz="0" w:space="0" w:color="auto"/>
                        <w:left w:val="none" w:sz="0" w:space="0" w:color="auto"/>
                        <w:bottom w:val="none" w:sz="0" w:space="0" w:color="auto"/>
                        <w:right w:val="none" w:sz="0" w:space="0" w:color="auto"/>
                      </w:divBdr>
                    </w:div>
                  </w:divsChild>
                </w:div>
                <w:div w:id="1271745828">
                  <w:marLeft w:val="0"/>
                  <w:marRight w:val="0"/>
                  <w:marTop w:val="0"/>
                  <w:marBottom w:val="0"/>
                  <w:divBdr>
                    <w:top w:val="none" w:sz="0" w:space="0" w:color="auto"/>
                    <w:left w:val="none" w:sz="0" w:space="0" w:color="auto"/>
                    <w:bottom w:val="none" w:sz="0" w:space="0" w:color="auto"/>
                    <w:right w:val="none" w:sz="0" w:space="0" w:color="auto"/>
                  </w:divBdr>
                  <w:divsChild>
                    <w:div w:id="1899785382">
                      <w:marLeft w:val="0"/>
                      <w:marRight w:val="0"/>
                      <w:marTop w:val="0"/>
                      <w:marBottom w:val="0"/>
                      <w:divBdr>
                        <w:top w:val="none" w:sz="0" w:space="0" w:color="auto"/>
                        <w:left w:val="none" w:sz="0" w:space="0" w:color="auto"/>
                        <w:bottom w:val="none" w:sz="0" w:space="0" w:color="auto"/>
                        <w:right w:val="none" w:sz="0" w:space="0" w:color="auto"/>
                      </w:divBdr>
                    </w:div>
                  </w:divsChild>
                </w:div>
                <w:div w:id="1230192783">
                  <w:marLeft w:val="0"/>
                  <w:marRight w:val="0"/>
                  <w:marTop w:val="0"/>
                  <w:marBottom w:val="0"/>
                  <w:divBdr>
                    <w:top w:val="none" w:sz="0" w:space="0" w:color="auto"/>
                    <w:left w:val="none" w:sz="0" w:space="0" w:color="auto"/>
                    <w:bottom w:val="none" w:sz="0" w:space="0" w:color="auto"/>
                    <w:right w:val="none" w:sz="0" w:space="0" w:color="auto"/>
                  </w:divBdr>
                  <w:divsChild>
                    <w:div w:id="2107073355">
                      <w:marLeft w:val="0"/>
                      <w:marRight w:val="0"/>
                      <w:marTop w:val="0"/>
                      <w:marBottom w:val="0"/>
                      <w:divBdr>
                        <w:top w:val="none" w:sz="0" w:space="0" w:color="auto"/>
                        <w:left w:val="none" w:sz="0" w:space="0" w:color="auto"/>
                        <w:bottom w:val="none" w:sz="0" w:space="0" w:color="auto"/>
                        <w:right w:val="none" w:sz="0" w:space="0" w:color="auto"/>
                      </w:divBdr>
                    </w:div>
                  </w:divsChild>
                </w:div>
                <w:div w:id="1643071982">
                  <w:marLeft w:val="0"/>
                  <w:marRight w:val="0"/>
                  <w:marTop w:val="0"/>
                  <w:marBottom w:val="0"/>
                  <w:divBdr>
                    <w:top w:val="none" w:sz="0" w:space="0" w:color="auto"/>
                    <w:left w:val="none" w:sz="0" w:space="0" w:color="auto"/>
                    <w:bottom w:val="none" w:sz="0" w:space="0" w:color="auto"/>
                    <w:right w:val="none" w:sz="0" w:space="0" w:color="auto"/>
                  </w:divBdr>
                  <w:divsChild>
                    <w:div w:id="1375352818">
                      <w:marLeft w:val="0"/>
                      <w:marRight w:val="0"/>
                      <w:marTop w:val="0"/>
                      <w:marBottom w:val="0"/>
                      <w:divBdr>
                        <w:top w:val="none" w:sz="0" w:space="0" w:color="auto"/>
                        <w:left w:val="none" w:sz="0" w:space="0" w:color="auto"/>
                        <w:bottom w:val="none" w:sz="0" w:space="0" w:color="auto"/>
                        <w:right w:val="none" w:sz="0" w:space="0" w:color="auto"/>
                      </w:divBdr>
                    </w:div>
                  </w:divsChild>
                </w:div>
                <w:div w:id="248927367">
                  <w:marLeft w:val="0"/>
                  <w:marRight w:val="0"/>
                  <w:marTop w:val="0"/>
                  <w:marBottom w:val="0"/>
                  <w:divBdr>
                    <w:top w:val="none" w:sz="0" w:space="0" w:color="auto"/>
                    <w:left w:val="none" w:sz="0" w:space="0" w:color="auto"/>
                    <w:bottom w:val="none" w:sz="0" w:space="0" w:color="auto"/>
                    <w:right w:val="none" w:sz="0" w:space="0" w:color="auto"/>
                  </w:divBdr>
                  <w:divsChild>
                    <w:div w:id="1472214554">
                      <w:marLeft w:val="0"/>
                      <w:marRight w:val="0"/>
                      <w:marTop w:val="0"/>
                      <w:marBottom w:val="0"/>
                      <w:divBdr>
                        <w:top w:val="none" w:sz="0" w:space="0" w:color="auto"/>
                        <w:left w:val="none" w:sz="0" w:space="0" w:color="auto"/>
                        <w:bottom w:val="none" w:sz="0" w:space="0" w:color="auto"/>
                        <w:right w:val="none" w:sz="0" w:space="0" w:color="auto"/>
                      </w:divBdr>
                    </w:div>
                  </w:divsChild>
                </w:div>
                <w:div w:id="1450977330">
                  <w:marLeft w:val="0"/>
                  <w:marRight w:val="0"/>
                  <w:marTop w:val="0"/>
                  <w:marBottom w:val="0"/>
                  <w:divBdr>
                    <w:top w:val="none" w:sz="0" w:space="0" w:color="auto"/>
                    <w:left w:val="none" w:sz="0" w:space="0" w:color="auto"/>
                    <w:bottom w:val="none" w:sz="0" w:space="0" w:color="auto"/>
                    <w:right w:val="none" w:sz="0" w:space="0" w:color="auto"/>
                  </w:divBdr>
                  <w:divsChild>
                    <w:div w:id="1563129226">
                      <w:marLeft w:val="0"/>
                      <w:marRight w:val="0"/>
                      <w:marTop w:val="0"/>
                      <w:marBottom w:val="0"/>
                      <w:divBdr>
                        <w:top w:val="none" w:sz="0" w:space="0" w:color="auto"/>
                        <w:left w:val="none" w:sz="0" w:space="0" w:color="auto"/>
                        <w:bottom w:val="none" w:sz="0" w:space="0" w:color="auto"/>
                        <w:right w:val="none" w:sz="0" w:space="0" w:color="auto"/>
                      </w:divBdr>
                    </w:div>
                  </w:divsChild>
                </w:div>
                <w:div w:id="132409781">
                  <w:marLeft w:val="0"/>
                  <w:marRight w:val="0"/>
                  <w:marTop w:val="0"/>
                  <w:marBottom w:val="0"/>
                  <w:divBdr>
                    <w:top w:val="none" w:sz="0" w:space="0" w:color="auto"/>
                    <w:left w:val="none" w:sz="0" w:space="0" w:color="auto"/>
                    <w:bottom w:val="none" w:sz="0" w:space="0" w:color="auto"/>
                    <w:right w:val="none" w:sz="0" w:space="0" w:color="auto"/>
                  </w:divBdr>
                  <w:divsChild>
                    <w:div w:id="615211405">
                      <w:marLeft w:val="0"/>
                      <w:marRight w:val="0"/>
                      <w:marTop w:val="0"/>
                      <w:marBottom w:val="0"/>
                      <w:divBdr>
                        <w:top w:val="none" w:sz="0" w:space="0" w:color="auto"/>
                        <w:left w:val="none" w:sz="0" w:space="0" w:color="auto"/>
                        <w:bottom w:val="none" w:sz="0" w:space="0" w:color="auto"/>
                        <w:right w:val="none" w:sz="0" w:space="0" w:color="auto"/>
                      </w:divBdr>
                    </w:div>
                  </w:divsChild>
                </w:div>
                <w:div w:id="1331834904">
                  <w:marLeft w:val="0"/>
                  <w:marRight w:val="0"/>
                  <w:marTop w:val="0"/>
                  <w:marBottom w:val="0"/>
                  <w:divBdr>
                    <w:top w:val="none" w:sz="0" w:space="0" w:color="auto"/>
                    <w:left w:val="none" w:sz="0" w:space="0" w:color="auto"/>
                    <w:bottom w:val="none" w:sz="0" w:space="0" w:color="auto"/>
                    <w:right w:val="none" w:sz="0" w:space="0" w:color="auto"/>
                  </w:divBdr>
                  <w:divsChild>
                    <w:div w:id="1572739005">
                      <w:marLeft w:val="0"/>
                      <w:marRight w:val="0"/>
                      <w:marTop w:val="0"/>
                      <w:marBottom w:val="0"/>
                      <w:divBdr>
                        <w:top w:val="none" w:sz="0" w:space="0" w:color="auto"/>
                        <w:left w:val="none" w:sz="0" w:space="0" w:color="auto"/>
                        <w:bottom w:val="none" w:sz="0" w:space="0" w:color="auto"/>
                        <w:right w:val="none" w:sz="0" w:space="0" w:color="auto"/>
                      </w:divBdr>
                    </w:div>
                  </w:divsChild>
                </w:div>
                <w:div w:id="475298724">
                  <w:marLeft w:val="0"/>
                  <w:marRight w:val="0"/>
                  <w:marTop w:val="0"/>
                  <w:marBottom w:val="0"/>
                  <w:divBdr>
                    <w:top w:val="none" w:sz="0" w:space="0" w:color="auto"/>
                    <w:left w:val="none" w:sz="0" w:space="0" w:color="auto"/>
                    <w:bottom w:val="none" w:sz="0" w:space="0" w:color="auto"/>
                    <w:right w:val="none" w:sz="0" w:space="0" w:color="auto"/>
                  </w:divBdr>
                  <w:divsChild>
                    <w:div w:id="579828618">
                      <w:marLeft w:val="0"/>
                      <w:marRight w:val="0"/>
                      <w:marTop w:val="0"/>
                      <w:marBottom w:val="0"/>
                      <w:divBdr>
                        <w:top w:val="none" w:sz="0" w:space="0" w:color="auto"/>
                        <w:left w:val="none" w:sz="0" w:space="0" w:color="auto"/>
                        <w:bottom w:val="none" w:sz="0" w:space="0" w:color="auto"/>
                        <w:right w:val="none" w:sz="0" w:space="0" w:color="auto"/>
                      </w:divBdr>
                    </w:div>
                  </w:divsChild>
                </w:div>
                <w:div w:id="1888451239">
                  <w:marLeft w:val="0"/>
                  <w:marRight w:val="0"/>
                  <w:marTop w:val="0"/>
                  <w:marBottom w:val="0"/>
                  <w:divBdr>
                    <w:top w:val="none" w:sz="0" w:space="0" w:color="auto"/>
                    <w:left w:val="none" w:sz="0" w:space="0" w:color="auto"/>
                    <w:bottom w:val="none" w:sz="0" w:space="0" w:color="auto"/>
                    <w:right w:val="none" w:sz="0" w:space="0" w:color="auto"/>
                  </w:divBdr>
                  <w:divsChild>
                    <w:div w:id="2053848581">
                      <w:marLeft w:val="0"/>
                      <w:marRight w:val="0"/>
                      <w:marTop w:val="0"/>
                      <w:marBottom w:val="0"/>
                      <w:divBdr>
                        <w:top w:val="none" w:sz="0" w:space="0" w:color="auto"/>
                        <w:left w:val="none" w:sz="0" w:space="0" w:color="auto"/>
                        <w:bottom w:val="none" w:sz="0" w:space="0" w:color="auto"/>
                        <w:right w:val="none" w:sz="0" w:space="0" w:color="auto"/>
                      </w:divBdr>
                    </w:div>
                  </w:divsChild>
                </w:div>
                <w:div w:id="88553026">
                  <w:marLeft w:val="0"/>
                  <w:marRight w:val="0"/>
                  <w:marTop w:val="0"/>
                  <w:marBottom w:val="0"/>
                  <w:divBdr>
                    <w:top w:val="none" w:sz="0" w:space="0" w:color="auto"/>
                    <w:left w:val="none" w:sz="0" w:space="0" w:color="auto"/>
                    <w:bottom w:val="none" w:sz="0" w:space="0" w:color="auto"/>
                    <w:right w:val="none" w:sz="0" w:space="0" w:color="auto"/>
                  </w:divBdr>
                  <w:divsChild>
                    <w:div w:id="10112976">
                      <w:marLeft w:val="0"/>
                      <w:marRight w:val="0"/>
                      <w:marTop w:val="0"/>
                      <w:marBottom w:val="0"/>
                      <w:divBdr>
                        <w:top w:val="none" w:sz="0" w:space="0" w:color="auto"/>
                        <w:left w:val="none" w:sz="0" w:space="0" w:color="auto"/>
                        <w:bottom w:val="none" w:sz="0" w:space="0" w:color="auto"/>
                        <w:right w:val="none" w:sz="0" w:space="0" w:color="auto"/>
                      </w:divBdr>
                    </w:div>
                  </w:divsChild>
                </w:div>
                <w:div w:id="1346009345">
                  <w:marLeft w:val="0"/>
                  <w:marRight w:val="0"/>
                  <w:marTop w:val="0"/>
                  <w:marBottom w:val="0"/>
                  <w:divBdr>
                    <w:top w:val="none" w:sz="0" w:space="0" w:color="auto"/>
                    <w:left w:val="none" w:sz="0" w:space="0" w:color="auto"/>
                    <w:bottom w:val="none" w:sz="0" w:space="0" w:color="auto"/>
                    <w:right w:val="none" w:sz="0" w:space="0" w:color="auto"/>
                  </w:divBdr>
                  <w:divsChild>
                    <w:div w:id="314796015">
                      <w:marLeft w:val="0"/>
                      <w:marRight w:val="0"/>
                      <w:marTop w:val="0"/>
                      <w:marBottom w:val="0"/>
                      <w:divBdr>
                        <w:top w:val="none" w:sz="0" w:space="0" w:color="auto"/>
                        <w:left w:val="none" w:sz="0" w:space="0" w:color="auto"/>
                        <w:bottom w:val="none" w:sz="0" w:space="0" w:color="auto"/>
                        <w:right w:val="none" w:sz="0" w:space="0" w:color="auto"/>
                      </w:divBdr>
                    </w:div>
                  </w:divsChild>
                </w:div>
                <w:div w:id="1441217249">
                  <w:marLeft w:val="0"/>
                  <w:marRight w:val="0"/>
                  <w:marTop w:val="0"/>
                  <w:marBottom w:val="0"/>
                  <w:divBdr>
                    <w:top w:val="none" w:sz="0" w:space="0" w:color="auto"/>
                    <w:left w:val="none" w:sz="0" w:space="0" w:color="auto"/>
                    <w:bottom w:val="none" w:sz="0" w:space="0" w:color="auto"/>
                    <w:right w:val="none" w:sz="0" w:space="0" w:color="auto"/>
                  </w:divBdr>
                  <w:divsChild>
                    <w:div w:id="1207255317">
                      <w:marLeft w:val="0"/>
                      <w:marRight w:val="0"/>
                      <w:marTop w:val="0"/>
                      <w:marBottom w:val="0"/>
                      <w:divBdr>
                        <w:top w:val="none" w:sz="0" w:space="0" w:color="auto"/>
                        <w:left w:val="none" w:sz="0" w:space="0" w:color="auto"/>
                        <w:bottom w:val="none" w:sz="0" w:space="0" w:color="auto"/>
                        <w:right w:val="none" w:sz="0" w:space="0" w:color="auto"/>
                      </w:divBdr>
                    </w:div>
                  </w:divsChild>
                </w:div>
                <w:div w:id="486867017">
                  <w:marLeft w:val="0"/>
                  <w:marRight w:val="0"/>
                  <w:marTop w:val="0"/>
                  <w:marBottom w:val="0"/>
                  <w:divBdr>
                    <w:top w:val="none" w:sz="0" w:space="0" w:color="auto"/>
                    <w:left w:val="none" w:sz="0" w:space="0" w:color="auto"/>
                    <w:bottom w:val="none" w:sz="0" w:space="0" w:color="auto"/>
                    <w:right w:val="none" w:sz="0" w:space="0" w:color="auto"/>
                  </w:divBdr>
                  <w:divsChild>
                    <w:div w:id="1667635960">
                      <w:marLeft w:val="0"/>
                      <w:marRight w:val="0"/>
                      <w:marTop w:val="0"/>
                      <w:marBottom w:val="0"/>
                      <w:divBdr>
                        <w:top w:val="none" w:sz="0" w:space="0" w:color="auto"/>
                        <w:left w:val="none" w:sz="0" w:space="0" w:color="auto"/>
                        <w:bottom w:val="none" w:sz="0" w:space="0" w:color="auto"/>
                        <w:right w:val="none" w:sz="0" w:space="0" w:color="auto"/>
                      </w:divBdr>
                    </w:div>
                  </w:divsChild>
                </w:div>
                <w:div w:id="1644890196">
                  <w:marLeft w:val="0"/>
                  <w:marRight w:val="0"/>
                  <w:marTop w:val="0"/>
                  <w:marBottom w:val="0"/>
                  <w:divBdr>
                    <w:top w:val="none" w:sz="0" w:space="0" w:color="auto"/>
                    <w:left w:val="none" w:sz="0" w:space="0" w:color="auto"/>
                    <w:bottom w:val="none" w:sz="0" w:space="0" w:color="auto"/>
                    <w:right w:val="none" w:sz="0" w:space="0" w:color="auto"/>
                  </w:divBdr>
                  <w:divsChild>
                    <w:div w:id="2126580102">
                      <w:marLeft w:val="0"/>
                      <w:marRight w:val="0"/>
                      <w:marTop w:val="0"/>
                      <w:marBottom w:val="0"/>
                      <w:divBdr>
                        <w:top w:val="none" w:sz="0" w:space="0" w:color="auto"/>
                        <w:left w:val="none" w:sz="0" w:space="0" w:color="auto"/>
                        <w:bottom w:val="none" w:sz="0" w:space="0" w:color="auto"/>
                        <w:right w:val="none" w:sz="0" w:space="0" w:color="auto"/>
                      </w:divBdr>
                    </w:div>
                  </w:divsChild>
                </w:div>
                <w:div w:id="225382827">
                  <w:marLeft w:val="0"/>
                  <w:marRight w:val="0"/>
                  <w:marTop w:val="0"/>
                  <w:marBottom w:val="0"/>
                  <w:divBdr>
                    <w:top w:val="none" w:sz="0" w:space="0" w:color="auto"/>
                    <w:left w:val="none" w:sz="0" w:space="0" w:color="auto"/>
                    <w:bottom w:val="none" w:sz="0" w:space="0" w:color="auto"/>
                    <w:right w:val="none" w:sz="0" w:space="0" w:color="auto"/>
                  </w:divBdr>
                  <w:divsChild>
                    <w:div w:id="420685460">
                      <w:marLeft w:val="0"/>
                      <w:marRight w:val="0"/>
                      <w:marTop w:val="0"/>
                      <w:marBottom w:val="0"/>
                      <w:divBdr>
                        <w:top w:val="none" w:sz="0" w:space="0" w:color="auto"/>
                        <w:left w:val="none" w:sz="0" w:space="0" w:color="auto"/>
                        <w:bottom w:val="none" w:sz="0" w:space="0" w:color="auto"/>
                        <w:right w:val="none" w:sz="0" w:space="0" w:color="auto"/>
                      </w:divBdr>
                    </w:div>
                  </w:divsChild>
                </w:div>
                <w:div w:id="493574468">
                  <w:marLeft w:val="0"/>
                  <w:marRight w:val="0"/>
                  <w:marTop w:val="0"/>
                  <w:marBottom w:val="0"/>
                  <w:divBdr>
                    <w:top w:val="none" w:sz="0" w:space="0" w:color="auto"/>
                    <w:left w:val="none" w:sz="0" w:space="0" w:color="auto"/>
                    <w:bottom w:val="none" w:sz="0" w:space="0" w:color="auto"/>
                    <w:right w:val="none" w:sz="0" w:space="0" w:color="auto"/>
                  </w:divBdr>
                  <w:divsChild>
                    <w:div w:id="1732001130">
                      <w:marLeft w:val="0"/>
                      <w:marRight w:val="0"/>
                      <w:marTop w:val="0"/>
                      <w:marBottom w:val="0"/>
                      <w:divBdr>
                        <w:top w:val="none" w:sz="0" w:space="0" w:color="auto"/>
                        <w:left w:val="none" w:sz="0" w:space="0" w:color="auto"/>
                        <w:bottom w:val="none" w:sz="0" w:space="0" w:color="auto"/>
                        <w:right w:val="none" w:sz="0" w:space="0" w:color="auto"/>
                      </w:divBdr>
                    </w:div>
                  </w:divsChild>
                </w:div>
                <w:div w:id="1562868689">
                  <w:marLeft w:val="0"/>
                  <w:marRight w:val="0"/>
                  <w:marTop w:val="0"/>
                  <w:marBottom w:val="0"/>
                  <w:divBdr>
                    <w:top w:val="none" w:sz="0" w:space="0" w:color="auto"/>
                    <w:left w:val="none" w:sz="0" w:space="0" w:color="auto"/>
                    <w:bottom w:val="none" w:sz="0" w:space="0" w:color="auto"/>
                    <w:right w:val="none" w:sz="0" w:space="0" w:color="auto"/>
                  </w:divBdr>
                  <w:divsChild>
                    <w:div w:id="997922536">
                      <w:marLeft w:val="0"/>
                      <w:marRight w:val="0"/>
                      <w:marTop w:val="0"/>
                      <w:marBottom w:val="0"/>
                      <w:divBdr>
                        <w:top w:val="none" w:sz="0" w:space="0" w:color="auto"/>
                        <w:left w:val="none" w:sz="0" w:space="0" w:color="auto"/>
                        <w:bottom w:val="none" w:sz="0" w:space="0" w:color="auto"/>
                        <w:right w:val="none" w:sz="0" w:space="0" w:color="auto"/>
                      </w:divBdr>
                    </w:div>
                  </w:divsChild>
                </w:div>
                <w:div w:id="1605378066">
                  <w:marLeft w:val="0"/>
                  <w:marRight w:val="0"/>
                  <w:marTop w:val="0"/>
                  <w:marBottom w:val="0"/>
                  <w:divBdr>
                    <w:top w:val="none" w:sz="0" w:space="0" w:color="auto"/>
                    <w:left w:val="none" w:sz="0" w:space="0" w:color="auto"/>
                    <w:bottom w:val="none" w:sz="0" w:space="0" w:color="auto"/>
                    <w:right w:val="none" w:sz="0" w:space="0" w:color="auto"/>
                  </w:divBdr>
                  <w:divsChild>
                    <w:div w:id="1046828874">
                      <w:marLeft w:val="0"/>
                      <w:marRight w:val="0"/>
                      <w:marTop w:val="0"/>
                      <w:marBottom w:val="0"/>
                      <w:divBdr>
                        <w:top w:val="none" w:sz="0" w:space="0" w:color="auto"/>
                        <w:left w:val="none" w:sz="0" w:space="0" w:color="auto"/>
                        <w:bottom w:val="none" w:sz="0" w:space="0" w:color="auto"/>
                        <w:right w:val="none" w:sz="0" w:space="0" w:color="auto"/>
                      </w:divBdr>
                    </w:div>
                  </w:divsChild>
                </w:div>
                <w:div w:id="1843472679">
                  <w:marLeft w:val="0"/>
                  <w:marRight w:val="0"/>
                  <w:marTop w:val="0"/>
                  <w:marBottom w:val="0"/>
                  <w:divBdr>
                    <w:top w:val="none" w:sz="0" w:space="0" w:color="auto"/>
                    <w:left w:val="none" w:sz="0" w:space="0" w:color="auto"/>
                    <w:bottom w:val="none" w:sz="0" w:space="0" w:color="auto"/>
                    <w:right w:val="none" w:sz="0" w:space="0" w:color="auto"/>
                  </w:divBdr>
                  <w:divsChild>
                    <w:div w:id="1967856328">
                      <w:marLeft w:val="0"/>
                      <w:marRight w:val="0"/>
                      <w:marTop w:val="0"/>
                      <w:marBottom w:val="0"/>
                      <w:divBdr>
                        <w:top w:val="none" w:sz="0" w:space="0" w:color="auto"/>
                        <w:left w:val="none" w:sz="0" w:space="0" w:color="auto"/>
                        <w:bottom w:val="none" w:sz="0" w:space="0" w:color="auto"/>
                        <w:right w:val="none" w:sz="0" w:space="0" w:color="auto"/>
                      </w:divBdr>
                    </w:div>
                  </w:divsChild>
                </w:div>
                <w:div w:id="1244222579">
                  <w:marLeft w:val="0"/>
                  <w:marRight w:val="0"/>
                  <w:marTop w:val="0"/>
                  <w:marBottom w:val="0"/>
                  <w:divBdr>
                    <w:top w:val="none" w:sz="0" w:space="0" w:color="auto"/>
                    <w:left w:val="none" w:sz="0" w:space="0" w:color="auto"/>
                    <w:bottom w:val="none" w:sz="0" w:space="0" w:color="auto"/>
                    <w:right w:val="none" w:sz="0" w:space="0" w:color="auto"/>
                  </w:divBdr>
                  <w:divsChild>
                    <w:div w:id="1109079766">
                      <w:marLeft w:val="0"/>
                      <w:marRight w:val="0"/>
                      <w:marTop w:val="0"/>
                      <w:marBottom w:val="0"/>
                      <w:divBdr>
                        <w:top w:val="none" w:sz="0" w:space="0" w:color="auto"/>
                        <w:left w:val="none" w:sz="0" w:space="0" w:color="auto"/>
                        <w:bottom w:val="none" w:sz="0" w:space="0" w:color="auto"/>
                        <w:right w:val="none" w:sz="0" w:space="0" w:color="auto"/>
                      </w:divBdr>
                    </w:div>
                  </w:divsChild>
                </w:div>
                <w:div w:id="1950241412">
                  <w:marLeft w:val="0"/>
                  <w:marRight w:val="0"/>
                  <w:marTop w:val="0"/>
                  <w:marBottom w:val="0"/>
                  <w:divBdr>
                    <w:top w:val="none" w:sz="0" w:space="0" w:color="auto"/>
                    <w:left w:val="none" w:sz="0" w:space="0" w:color="auto"/>
                    <w:bottom w:val="none" w:sz="0" w:space="0" w:color="auto"/>
                    <w:right w:val="none" w:sz="0" w:space="0" w:color="auto"/>
                  </w:divBdr>
                  <w:divsChild>
                    <w:div w:id="1653682870">
                      <w:marLeft w:val="0"/>
                      <w:marRight w:val="0"/>
                      <w:marTop w:val="0"/>
                      <w:marBottom w:val="0"/>
                      <w:divBdr>
                        <w:top w:val="none" w:sz="0" w:space="0" w:color="auto"/>
                        <w:left w:val="none" w:sz="0" w:space="0" w:color="auto"/>
                        <w:bottom w:val="none" w:sz="0" w:space="0" w:color="auto"/>
                        <w:right w:val="none" w:sz="0" w:space="0" w:color="auto"/>
                      </w:divBdr>
                    </w:div>
                  </w:divsChild>
                </w:div>
                <w:div w:id="976908927">
                  <w:marLeft w:val="0"/>
                  <w:marRight w:val="0"/>
                  <w:marTop w:val="0"/>
                  <w:marBottom w:val="0"/>
                  <w:divBdr>
                    <w:top w:val="none" w:sz="0" w:space="0" w:color="auto"/>
                    <w:left w:val="none" w:sz="0" w:space="0" w:color="auto"/>
                    <w:bottom w:val="none" w:sz="0" w:space="0" w:color="auto"/>
                    <w:right w:val="none" w:sz="0" w:space="0" w:color="auto"/>
                  </w:divBdr>
                  <w:divsChild>
                    <w:div w:id="721365366">
                      <w:marLeft w:val="0"/>
                      <w:marRight w:val="0"/>
                      <w:marTop w:val="0"/>
                      <w:marBottom w:val="0"/>
                      <w:divBdr>
                        <w:top w:val="none" w:sz="0" w:space="0" w:color="auto"/>
                        <w:left w:val="none" w:sz="0" w:space="0" w:color="auto"/>
                        <w:bottom w:val="none" w:sz="0" w:space="0" w:color="auto"/>
                        <w:right w:val="none" w:sz="0" w:space="0" w:color="auto"/>
                      </w:divBdr>
                    </w:div>
                  </w:divsChild>
                </w:div>
                <w:div w:id="573244626">
                  <w:marLeft w:val="0"/>
                  <w:marRight w:val="0"/>
                  <w:marTop w:val="0"/>
                  <w:marBottom w:val="0"/>
                  <w:divBdr>
                    <w:top w:val="none" w:sz="0" w:space="0" w:color="auto"/>
                    <w:left w:val="none" w:sz="0" w:space="0" w:color="auto"/>
                    <w:bottom w:val="none" w:sz="0" w:space="0" w:color="auto"/>
                    <w:right w:val="none" w:sz="0" w:space="0" w:color="auto"/>
                  </w:divBdr>
                  <w:divsChild>
                    <w:div w:id="343360110">
                      <w:marLeft w:val="0"/>
                      <w:marRight w:val="0"/>
                      <w:marTop w:val="0"/>
                      <w:marBottom w:val="0"/>
                      <w:divBdr>
                        <w:top w:val="none" w:sz="0" w:space="0" w:color="auto"/>
                        <w:left w:val="none" w:sz="0" w:space="0" w:color="auto"/>
                        <w:bottom w:val="none" w:sz="0" w:space="0" w:color="auto"/>
                        <w:right w:val="none" w:sz="0" w:space="0" w:color="auto"/>
                      </w:divBdr>
                    </w:div>
                  </w:divsChild>
                </w:div>
                <w:div w:id="559709351">
                  <w:marLeft w:val="0"/>
                  <w:marRight w:val="0"/>
                  <w:marTop w:val="0"/>
                  <w:marBottom w:val="0"/>
                  <w:divBdr>
                    <w:top w:val="none" w:sz="0" w:space="0" w:color="auto"/>
                    <w:left w:val="none" w:sz="0" w:space="0" w:color="auto"/>
                    <w:bottom w:val="none" w:sz="0" w:space="0" w:color="auto"/>
                    <w:right w:val="none" w:sz="0" w:space="0" w:color="auto"/>
                  </w:divBdr>
                  <w:divsChild>
                    <w:div w:id="864911">
                      <w:marLeft w:val="0"/>
                      <w:marRight w:val="0"/>
                      <w:marTop w:val="0"/>
                      <w:marBottom w:val="0"/>
                      <w:divBdr>
                        <w:top w:val="none" w:sz="0" w:space="0" w:color="auto"/>
                        <w:left w:val="none" w:sz="0" w:space="0" w:color="auto"/>
                        <w:bottom w:val="none" w:sz="0" w:space="0" w:color="auto"/>
                        <w:right w:val="none" w:sz="0" w:space="0" w:color="auto"/>
                      </w:divBdr>
                    </w:div>
                  </w:divsChild>
                </w:div>
                <w:div w:id="32579127">
                  <w:marLeft w:val="0"/>
                  <w:marRight w:val="0"/>
                  <w:marTop w:val="0"/>
                  <w:marBottom w:val="0"/>
                  <w:divBdr>
                    <w:top w:val="none" w:sz="0" w:space="0" w:color="auto"/>
                    <w:left w:val="none" w:sz="0" w:space="0" w:color="auto"/>
                    <w:bottom w:val="none" w:sz="0" w:space="0" w:color="auto"/>
                    <w:right w:val="none" w:sz="0" w:space="0" w:color="auto"/>
                  </w:divBdr>
                  <w:divsChild>
                    <w:div w:id="1193763920">
                      <w:marLeft w:val="0"/>
                      <w:marRight w:val="0"/>
                      <w:marTop w:val="0"/>
                      <w:marBottom w:val="0"/>
                      <w:divBdr>
                        <w:top w:val="none" w:sz="0" w:space="0" w:color="auto"/>
                        <w:left w:val="none" w:sz="0" w:space="0" w:color="auto"/>
                        <w:bottom w:val="none" w:sz="0" w:space="0" w:color="auto"/>
                        <w:right w:val="none" w:sz="0" w:space="0" w:color="auto"/>
                      </w:divBdr>
                    </w:div>
                  </w:divsChild>
                </w:div>
                <w:div w:id="256134281">
                  <w:marLeft w:val="0"/>
                  <w:marRight w:val="0"/>
                  <w:marTop w:val="0"/>
                  <w:marBottom w:val="0"/>
                  <w:divBdr>
                    <w:top w:val="none" w:sz="0" w:space="0" w:color="auto"/>
                    <w:left w:val="none" w:sz="0" w:space="0" w:color="auto"/>
                    <w:bottom w:val="none" w:sz="0" w:space="0" w:color="auto"/>
                    <w:right w:val="none" w:sz="0" w:space="0" w:color="auto"/>
                  </w:divBdr>
                  <w:divsChild>
                    <w:div w:id="728308151">
                      <w:marLeft w:val="0"/>
                      <w:marRight w:val="0"/>
                      <w:marTop w:val="0"/>
                      <w:marBottom w:val="0"/>
                      <w:divBdr>
                        <w:top w:val="none" w:sz="0" w:space="0" w:color="auto"/>
                        <w:left w:val="none" w:sz="0" w:space="0" w:color="auto"/>
                        <w:bottom w:val="none" w:sz="0" w:space="0" w:color="auto"/>
                        <w:right w:val="none" w:sz="0" w:space="0" w:color="auto"/>
                      </w:divBdr>
                    </w:div>
                  </w:divsChild>
                </w:div>
                <w:div w:id="1230843399">
                  <w:marLeft w:val="0"/>
                  <w:marRight w:val="0"/>
                  <w:marTop w:val="0"/>
                  <w:marBottom w:val="0"/>
                  <w:divBdr>
                    <w:top w:val="none" w:sz="0" w:space="0" w:color="auto"/>
                    <w:left w:val="none" w:sz="0" w:space="0" w:color="auto"/>
                    <w:bottom w:val="none" w:sz="0" w:space="0" w:color="auto"/>
                    <w:right w:val="none" w:sz="0" w:space="0" w:color="auto"/>
                  </w:divBdr>
                  <w:divsChild>
                    <w:div w:id="1197354433">
                      <w:marLeft w:val="0"/>
                      <w:marRight w:val="0"/>
                      <w:marTop w:val="0"/>
                      <w:marBottom w:val="0"/>
                      <w:divBdr>
                        <w:top w:val="none" w:sz="0" w:space="0" w:color="auto"/>
                        <w:left w:val="none" w:sz="0" w:space="0" w:color="auto"/>
                        <w:bottom w:val="none" w:sz="0" w:space="0" w:color="auto"/>
                        <w:right w:val="none" w:sz="0" w:space="0" w:color="auto"/>
                      </w:divBdr>
                    </w:div>
                  </w:divsChild>
                </w:div>
                <w:div w:id="1789931269">
                  <w:marLeft w:val="0"/>
                  <w:marRight w:val="0"/>
                  <w:marTop w:val="0"/>
                  <w:marBottom w:val="0"/>
                  <w:divBdr>
                    <w:top w:val="none" w:sz="0" w:space="0" w:color="auto"/>
                    <w:left w:val="none" w:sz="0" w:space="0" w:color="auto"/>
                    <w:bottom w:val="none" w:sz="0" w:space="0" w:color="auto"/>
                    <w:right w:val="none" w:sz="0" w:space="0" w:color="auto"/>
                  </w:divBdr>
                  <w:divsChild>
                    <w:div w:id="1659766534">
                      <w:marLeft w:val="0"/>
                      <w:marRight w:val="0"/>
                      <w:marTop w:val="0"/>
                      <w:marBottom w:val="0"/>
                      <w:divBdr>
                        <w:top w:val="none" w:sz="0" w:space="0" w:color="auto"/>
                        <w:left w:val="none" w:sz="0" w:space="0" w:color="auto"/>
                        <w:bottom w:val="none" w:sz="0" w:space="0" w:color="auto"/>
                        <w:right w:val="none" w:sz="0" w:space="0" w:color="auto"/>
                      </w:divBdr>
                    </w:div>
                  </w:divsChild>
                </w:div>
                <w:div w:id="859440334">
                  <w:marLeft w:val="0"/>
                  <w:marRight w:val="0"/>
                  <w:marTop w:val="0"/>
                  <w:marBottom w:val="0"/>
                  <w:divBdr>
                    <w:top w:val="none" w:sz="0" w:space="0" w:color="auto"/>
                    <w:left w:val="none" w:sz="0" w:space="0" w:color="auto"/>
                    <w:bottom w:val="none" w:sz="0" w:space="0" w:color="auto"/>
                    <w:right w:val="none" w:sz="0" w:space="0" w:color="auto"/>
                  </w:divBdr>
                  <w:divsChild>
                    <w:div w:id="1993631189">
                      <w:marLeft w:val="0"/>
                      <w:marRight w:val="0"/>
                      <w:marTop w:val="0"/>
                      <w:marBottom w:val="0"/>
                      <w:divBdr>
                        <w:top w:val="none" w:sz="0" w:space="0" w:color="auto"/>
                        <w:left w:val="none" w:sz="0" w:space="0" w:color="auto"/>
                        <w:bottom w:val="none" w:sz="0" w:space="0" w:color="auto"/>
                        <w:right w:val="none" w:sz="0" w:space="0" w:color="auto"/>
                      </w:divBdr>
                    </w:div>
                  </w:divsChild>
                </w:div>
                <w:div w:id="1292784209">
                  <w:marLeft w:val="0"/>
                  <w:marRight w:val="0"/>
                  <w:marTop w:val="0"/>
                  <w:marBottom w:val="0"/>
                  <w:divBdr>
                    <w:top w:val="none" w:sz="0" w:space="0" w:color="auto"/>
                    <w:left w:val="none" w:sz="0" w:space="0" w:color="auto"/>
                    <w:bottom w:val="none" w:sz="0" w:space="0" w:color="auto"/>
                    <w:right w:val="none" w:sz="0" w:space="0" w:color="auto"/>
                  </w:divBdr>
                  <w:divsChild>
                    <w:div w:id="1553034049">
                      <w:marLeft w:val="0"/>
                      <w:marRight w:val="0"/>
                      <w:marTop w:val="0"/>
                      <w:marBottom w:val="0"/>
                      <w:divBdr>
                        <w:top w:val="none" w:sz="0" w:space="0" w:color="auto"/>
                        <w:left w:val="none" w:sz="0" w:space="0" w:color="auto"/>
                        <w:bottom w:val="none" w:sz="0" w:space="0" w:color="auto"/>
                        <w:right w:val="none" w:sz="0" w:space="0" w:color="auto"/>
                      </w:divBdr>
                    </w:div>
                  </w:divsChild>
                </w:div>
                <w:div w:id="556866080">
                  <w:marLeft w:val="0"/>
                  <w:marRight w:val="0"/>
                  <w:marTop w:val="0"/>
                  <w:marBottom w:val="0"/>
                  <w:divBdr>
                    <w:top w:val="none" w:sz="0" w:space="0" w:color="auto"/>
                    <w:left w:val="none" w:sz="0" w:space="0" w:color="auto"/>
                    <w:bottom w:val="none" w:sz="0" w:space="0" w:color="auto"/>
                    <w:right w:val="none" w:sz="0" w:space="0" w:color="auto"/>
                  </w:divBdr>
                  <w:divsChild>
                    <w:div w:id="71438571">
                      <w:marLeft w:val="0"/>
                      <w:marRight w:val="0"/>
                      <w:marTop w:val="0"/>
                      <w:marBottom w:val="0"/>
                      <w:divBdr>
                        <w:top w:val="none" w:sz="0" w:space="0" w:color="auto"/>
                        <w:left w:val="none" w:sz="0" w:space="0" w:color="auto"/>
                        <w:bottom w:val="none" w:sz="0" w:space="0" w:color="auto"/>
                        <w:right w:val="none" w:sz="0" w:space="0" w:color="auto"/>
                      </w:divBdr>
                    </w:div>
                  </w:divsChild>
                </w:div>
                <w:div w:id="617223392">
                  <w:marLeft w:val="0"/>
                  <w:marRight w:val="0"/>
                  <w:marTop w:val="0"/>
                  <w:marBottom w:val="0"/>
                  <w:divBdr>
                    <w:top w:val="none" w:sz="0" w:space="0" w:color="auto"/>
                    <w:left w:val="none" w:sz="0" w:space="0" w:color="auto"/>
                    <w:bottom w:val="none" w:sz="0" w:space="0" w:color="auto"/>
                    <w:right w:val="none" w:sz="0" w:space="0" w:color="auto"/>
                  </w:divBdr>
                  <w:divsChild>
                    <w:div w:id="1342582575">
                      <w:marLeft w:val="0"/>
                      <w:marRight w:val="0"/>
                      <w:marTop w:val="0"/>
                      <w:marBottom w:val="0"/>
                      <w:divBdr>
                        <w:top w:val="none" w:sz="0" w:space="0" w:color="auto"/>
                        <w:left w:val="none" w:sz="0" w:space="0" w:color="auto"/>
                        <w:bottom w:val="none" w:sz="0" w:space="0" w:color="auto"/>
                        <w:right w:val="none" w:sz="0" w:space="0" w:color="auto"/>
                      </w:divBdr>
                    </w:div>
                  </w:divsChild>
                </w:div>
                <w:div w:id="265885967">
                  <w:marLeft w:val="0"/>
                  <w:marRight w:val="0"/>
                  <w:marTop w:val="0"/>
                  <w:marBottom w:val="0"/>
                  <w:divBdr>
                    <w:top w:val="none" w:sz="0" w:space="0" w:color="auto"/>
                    <w:left w:val="none" w:sz="0" w:space="0" w:color="auto"/>
                    <w:bottom w:val="none" w:sz="0" w:space="0" w:color="auto"/>
                    <w:right w:val="none" w:sz="0" w:space="0" w:color="auto"/>
                  </w:divBdr>
                  <w:divsChild>
                    <w:div w:id="1602951217">
                      <w:marLeft w:val="0"/>
                      <w:marRight w:val="0"/>
                      <w:marTop w:val="0"/>
                      <w:marBottom w:val="0"/>
                      <w:divBdr>
                        <w:top w:val="none" w:sz="0" w:space="0" w:color="auto"/>
                        <w:left w:val="none" w:sz="0" w:space="0" w:color="auto"/>
                        <w:bottom w:val="none" w:sz="0" w:space="0" w:color="auto"/>
                        <w:right w:val="none" w:sz="0" w:space="0" w:color="auto"/>
                      </w:divBdr>
                    </w:div>
                  </w:divsChild>
                </w:div>
                <w:div w:id="2106069949">
                  <w:marLeft w:val="0"/>
                  <w:marRight w:val="0"/>
                  <w:marTop w:val="0"/>
                  <w:marBottom w:val="0"/>
                  <w:divBdr>
                    <w:top w:val="none" w:sz="0" w:space="0" w:color="auto"/>
                    <w:left w:val="none" w:sz="0" w:space="0" w:color="auto"/>
                    <w:bottom w:val="none" w:sz="0" w:space="0" w:color="auto"/>
                    <w:right w:val="none" w:sz="0" w:space="0" w:color="auto"/>
                  </w:divBdr>
                  <w:divsChild>
                    <w:div w:id="1558932107">
                      <w:marLeft w:val="0"/>
                      <w:marRight w:val="0"/>
                      <w:marTop w:val="0"/>
                      <w:marBottom w:val="0"/>
                      <w:divBdr>
                        <w:top w:val="none" w:sz="0" w:space="0" w:color="auto"/>
                        <w:left w:val="none" w:sz="0" w:space="0" w:color="auto"/>
                        <w:bottom w:val="none" w:sz="0" w:space="0" w:color="auto"/>
                        <w:right w:val="none" w:sz="0" w:space="0" w:color="auto"/>
                      </w:divBdr>
                    </w:div>
                  </w:divsChild>
                </w:div>
                <w:div w:id="1522549536">
                  <w:marLeft w:val="0"/>
                  <w:marRight w:val="0"/>
                  <w:marTop w:val="0"/>
                  <w:marBottom w:val="0"/>
                  <w:divBdr>
                    <w:top w:val="none" w:sz="0" w:space="0" w:color="auto"/>
                    <w:left w:val="none" w:sz="0" w:space="0" w:color="auto"/>
                    <w:bottom w:val="none" w:sz="0" w:space="0" w:color="auto"/>
                    <w:right w:val="none" w:sz="0" w:space="0" w:color="auto"/>
                  </w:divBdr>
                  <w:divsChild>
                    <w:div w:id="1454667303">
                      <w:marLeft w:val="0"/>
                      <w:marRight w:val="0"/>
                      <w:marTop w:val="0"/>
                      <w:marBottom w:val="0"/>
                      <w:divBdr>
                        <w:top w:val="none" w:sz="0" w:space="0" w:color="auto"/>
                        <w:left w:val="none" w:sz="0" w:space="0" w:color="auto"/>
                        <w:bottom w:val="none" w:sz="0" w:space="0" w:color="auto"/>
                        <w:right w:val="none" w:sz="0" w:space="0" w:color="auto"/>
                      </w:divBdr>
                    </w:div>
                  </w:divsChild>
                </w:div>
                <w:div w:id="2094012785">
                  <w:marLeft w:val="0"/>
                  <w:marRight w:val="0"/>
                  <w:marTop w:val="0"/>
                  <w:marBottom w:val="0"/>
                  <w:divBdr>
                    <w:top w:val="none" w:sz="0" w:space="0" w:color="auto"/>
                    <w:left w:val="none" w:sz="0" w:space="0" w:color="auto"/>
                    <w:bottom w:val="none" w:sz="0" w:space="0" w:color="auto"/>
                    <w:right w:val="none" w:sz="0" w:space="0" w:color="auto"/>
                  </w:divBdr>
                  <w:divsChild>
                    <w:div w:id="1202354124">
                      <w:marLeft w:val="0"/>
                      <w:marRight w:val="0"/>
                      <w:marTop w:val="0"/>
                      <w:marBottom w:val="0"/>
                      <w:divBdr>
                        <w:top w:val="none" w:sz="0" w:space="0" w:color="auto"/>
                        <w:left w:val="none" w:sz="0" w:space="0" w:color="auto"/>
                        <w:bottom w:val="none" w:sz="0" w:space="0" w:color="auto"/>
                        <w:right w:val="none" w:sz="0" w:space="0" w:color="auto"/>
                      </w:divBdr>
                    </w:div>
                  </w:divsChild>
                </w:div>
                <w:div w:id="337344851">
                  <w:marLeft w:val="0"/>
                  <w:marRight w:val="0"/>
                  <w:marTop w:val="0"/>
                  <w:marBottom w:val="0"/>
                  <w:divBdr>
                    <w:top w:val="none" w:sz="0" w:space="0" w:color="auto"/>
                    <w:left w:val="none" w:sz="0" w:space="0" w:color="auto"/>
                    <w:bottom w:val="none" w:sz="0" w:space="0" w:color="auto"/>
                    <w:right w:val="none" w:sz="0" w:space="0" w:color="auto"/>
                  </w:divBdr>
                  <w:divsChild>
                    <w:div w:id="16390750">
                      <w:marLeft w:val="0"/>
                      <w:marRight w:val="0"/>
                      <w:marTop w:val="0"/>
                      <w:marBottom w:val="0"/>
                      <w:divBdr>
                        <w:top w:val="none" w:sz="0" w:space="0" w:color="auto"/>
                        <w:left w:val="none" w:sz="0" w:space="0" w:color="auto"/>
                        <w:bottom w:val="none" w:sz="0" w:space="0" w:color="auto"/>
                        <w:right w:val="none" w:sz="0" w:space="0" w:color="auto"/>
                      </w:divBdr>
                    </w:div>
                  </w:divsChild>
                </w:div>
                <w:div w:id="1045251057">
                  <w:marLeft w:val="0"/>
                  <w:marRight w:val="0"/>
                  <w:marTop w:val="0"/>
                  <w:marBottom w:val="0"/>
                  <w:divBdr>
                    <w:top w:val="none" w:sz="0" w:space="0" w:color="auto"/>
                    <w:left w:val="none" w:sz="0" w:space="0" w:color="auto"/>
                    <w:bottom w:val="none" w:sz="0" w:space="0" w:color="auto"/>
                    <w:right w:val="none" w:sz="0" w:space="0" w:color="auto"/>
                  </w:divBdr>
                  <w:divsChild>
                    <w:div w:id="327055810">
                      <w:marLeft w:val="0"/>
                      <w:marRight w:val="0"/>
                      <w:marTop w:val="0"/>
                      <w:marBottom w:val="0"/>
                      <w:divBdr>
                        <w:top w:val="none" w:sz="0" w:space="0" w:color="auto"/>
                        <w:left w:val="none" w:sz="0" w:space="0" w:color="auto"/>
                        <w:bottom w:val="none" w:sz="0" w:space="0" w:color="auto"/>
                        <w:right w:val="none" w:sz="0" w:space="0" w:color="auto"/>
                      </w:divBdr>
                    </w:div>
                  </w:divsChild>
                </w:div>
                <w:div w:id="2092045400">
                  <w:marLeft w:val="0"/>
                  <w:marRight w:val="0"/>
                  <w:marTop w:val="0"/>
                  <w:marBottom w:val="0"/>
                  <w:divBdr>
                    <w:top w:val="none" w:sz="0" w:space="0" w:color="auto"/>
                    <w:left w:val="none" w:sz="0" w:space="0" w:color="auto"/>
                    <w:bottom w:val="none" w:sz="0" w:space="0" w:color="auto"/>
                    <w:right w:val="none" w:sz="0" w:space="0" w:color="auto"/>
                  </w:divBdr>
                  <w:divsChild>
                    <w:div w:id="287517195">
                      <w:marLeft w:val="0"/>
                      <w:marRight w:val="0"/>
                      <w:marTop w:val="0"/>
                      <w:marBottom w:val="0"/>
                      <w:divBdr>
                        <w:top w:val="none" w:sz="0" w:space="0" w:color="auto"/>
                        <w:left w:val="none" w:sz="0" w:space="0" w:color="auto"/>
                        <w:bottom w:val="none" w:sz="0" w:space="0" w:color="auto"/>
                        <w:right w:val="none" w:sz="0" w:space="0" w:color="auto"/>
                      </w:divBdr>
                    </w:div>
                  </w:divsChild>
                </w:div>
                <w:div w:id="201216072">
                  <w:marLeft w:val="0"/>
                  <w:marRight w:val="0"/>
                  <w:marTop w:val="0"/>
                  <w:marBottom w:val="0"/>
                  <w:divBdr>
                    <w:top w:val="none" w:sz="0" w:space="0" w:color="auto"/>
                    <w:left w:val="none" w:sz="0" w:space="0" w:color="auto"/>
                    <w:bottom w:val="none" w:sz="0" w:space="0" w:color="auto"/>
                    <w:right w:val="none" w:sz="0" w:space="0" w:color="auto"/>
                  </w:divBdr>
                  <w:divsChild>
                    <w:div w:id="283199163">
                      <w:marLeft w:val="0"/>
                      <w:marRight w:val="0"/>
                      <w:marTop w:val="0"/>
                      <w:marBottom w:val="0"/>
                      <w:divBdr>
                        <w:top w:val="none" w:sz="0" w:space="0" w:color="auto"/>
                        <w:left w:val="none" w:sz="0" w:space="0" w:color="auto"/>
                        <w:bottom w:val="none" w:sz="0" w:space="0" w:color="auto"/>
                        <w:right w:val="none" w:sz="0" w:space="0" w:color="auto"/>
                      </w:divBdr>
                    </w:div>
                  </w:divsChild>
                </w:div>
                <w:div w:id="82994315">
                  <w:marLeft w:val="0"/>
                  <w:marRight w:val="0"/>
                  <w:marTop w:val="0"/>
                  <w:marBottom w:val="0"/>
                  <w:divBdr>
                    <w:top w:val="none" w:sz="0" w:space="0" w:color="auto"/>
                    <w:left w:val="none" w:sz="0" w:space="0" w:color="auto"/>
                    <w:bottom w:val="none" w:sz="0" w:space="0" w:color="auto"/>
                    <w:right w:val="none" w:sz="0" w:space="0" w:color="auto"/>
                  </w:divBdr>
                  <w:divsChild>
                    <w:div w:id="2138525174">
                      <w:marLeft w:val="0"/>
                      <w:marRight w:val="0"/>
                      <w:marTop w:val="0"/>
                      <w:marBottom w:val="0"/>
                      <w:divBdr>
                        <w:top w:val="none" w:sz="0" w:space="0" w:color="auto"/>
                        <w:left w:val="none" w:sz="0" w:space="0" w:color="auto"/>
                        <w:bottom w:val="none" w:sz="0" w:space="0" w:color="auto"/>
                        <w:right w:val="none" w:sz="0" w:space="0" w:color="auto"/>
                      </w:divBdr>
                    </w:div>
                  </w:divsChild>
                </w:div>
                <w:div w:id="2030522663">
                  <w:marLeft w:val="0"/>
                  <w:marRight w:val="0"/>
                  <w:marTop w:val="0"/>
                  <w:marBottom w:val="0"/>
                  <w:divBdr>
                    <w:top w:val="none" w:sz="0" w:space="0" w:color="auto"/>
                    <w:left w:val="none" w:sz="0" w:space="0" w:color="auto"/>
                    <w:bottom w:val="none" w:sz="0" w:space="0" w:color="auto"/>
                    <w:right w:val="none" w:sz="0" w:space="0" w:color="auto"/>
                  </w:divBdr>
                  <w:divsChild>
                    <w:div w:id="1179193845">
                      <w:marLeft w:val="0"/>
                      <w:marRight w:val="0"/>
                      <w:marTop w:val="0"/>
                      <w:marBottom w:val="0"/>
                      <w:divBdr>
                        <w:top w:val="none" w:sz="0" w:space="0" w:color="auto"/>
                        <w:left w:val="none" w:sz="0" w:space="0" w:color="auto"/>
                        <w:bottom w:val="none" w:sz="0" w:space="0" w:color="auto"/>
                        <w:right w:val="none" w:sz="0" w:space="0" w:color="auto"/>
                      </w:divBdr>
                    </w:div>
                  </w:divsChild>
                </w:div>
                <w:div w:id="78143911">
                  <w:marLeft w:val="0"/>
                  <w:marRight w:val="0"/>
                  <w:marTop w:val="0"/>
                  <w:marBottom w:val="0"/>
                  <w:divBdr>
                    <w:top w:val="none" w:sz="0" w:space="0" w:color="auto"/>
                    <w:left w:val="none" w:sz="0" w:space="0" w:color="auto"/>
                    <w:bottom w:val="none" w:sz="0" w:space="0" w:color="auto"/>
                    <w:right w:val="none" w:sz="0" w:space="0" w:color="auto"/>
                  </w:divBdr>
                  <w:divsChild>
                    <w:div w:id="1909607830">
                      <w:marLeft w:val="0"/>
                      <w:marRight w:val="0"/>
                      <w:marTop w:val="0"/>
                      <w:marBottom w:val="0"/>
                      <w:divBdr>
                        <w:top w:val="none" w:sz="0" w:space="0" w:color="auto"/>
                        <w:left w:val="none" w:sz="0" w:space="0" w:color="auto"/>
                        <w:bottom w:val="none" w:sz="0" w:space="0" w:color="auto"/>
                        <w:right w:val="none" w:sz="0" w:space="0" w:color="auto"/>
                      </w:divBdr>
                    </w:div>
                  </w:divsChild>
                </w:div>
                <w:div w:id="1436707908">
                  <w:marLeft w:val="0"/>
                  <w:marRight w:val="0"/>
                  <w:marTop w:val="0"/>
                  <w:marBottom w:val="0"/>
                  <w:divBdr>
                    <w:top w:val="none" w:sz="0" w:space="0" w:color="auto"/>
                    <w:left w:val="none" w:sz="0" w:space="0" w:color="auto"/>
                    <w:bottom w:val="none" w:sz="0" w:space="0" w:color="auto"/>
                    <w:right w:val="none" w:sz="0" w:space="0" w:color="auto"/>
                  </w:divBdr>
                  <w:divsChild>
                    <w:div w:id="1857226354">
                      <w:marLeft w:val="0"/>
                      <w:marRight w:val="0"/>
                      <w:marTop w:val="0"/>
                      <w:marBottom w:val="0"/>
                      <w:divBdr>
                        <w:top w:val="none" w:sz="0" w:space="0" w:color="auto"/>
                        <w:left w:val="none" w:sz="0" w:space="0" w:color="auto"/>
                        <w:bottom w:val="none" w:sz="0" w:space="0" w:color="auto"/>
                        <w:right w:val="none" w:sz="0" w:space="0" w:color="auto"/>
                      </w:divBdr>
                    </w:div>
                  </w:divsChild>
                </w:div>
                <w:div w:id="1953709117">
                  <w:marLeft w:val="0"/>
                  <w:marRight w:val="0"/>
                  <w:marTop w:val="0"/>
                  <w:marBottom w:val="0"/>
                  <w:divBdr>
                    <w:top w:val="none" w:sz="0" w:space="0" w:color="auto"/>
                    <w:left w:val="none" w:sz="0" w:space="0" w:color="auto"/>
                    <w:bottom w:val="none" w:sz="0" w:space="0" w:color="auto"/>
                    <w:right w:val="none" w:sz="0" w:space="0" w:color="auto"/>
                  </w:divBdr>
                  <w:divsChild>
                    <w:div w:id="598103446">
                      <w:marLeft w:val="0"/>
                      <w:marRight w:val="0"/>
                      <w:marTop w:val="0"/>
                      <w:marBottom w:val="0"/>
                      <w:divBdr>
                        <w:top w:val="none" w:sz="0" w:space="0" w:color="auto"/>
                        <w:left w:val="none" w:sz="0" w:space="0" w:color="auto"/>
                        <w:bottom w:val="none" w:sz="0" w:space="0" w:color="auto"/>
                        <w:right w:val="none" w:sz="0" w:space="0" w:color="auto"/>
                      </w:divBdr>
                    </w:div>
                  </w:divsChild>
                </w:div>
                <w:div w:id="147407230">
                  <w:marLeft w:val="0"/>
                  <w:marRight w:val="0"/>
                  <w:marTop w:val="0"/>
                  <w:marBottom w:val="0"/>
                  <w:divBdr>
                    <w:top w:val="none" w:sz="0" w:space="0" w:color="auto"/>
                    <w:left w:val="none" w:sz="0" w:space="0" w:color="auto"/>
                    <w:bottom w:val="none" w:sz="0" w:space="0" w:color="auto"/>
                    <w:right w:val="none" w:sz="0" w:space="0" w:color="auto"/>
                  </w:divBdr>
                  <w:divsChild>
                    <w:div w:id="302933253">
                      <w:marLeft w:val="0"/>
                      <w:marRight w:val="0"/>
                      <w:marTop w:val="0"/>
                      <w:marBottom w:val="0"/>
                      <w:divBdr>
                        <w:top w:val="none" w:sz="0" w:space="0" w:color="auto"/>
                        <w:left w:val="none" w:sz="0" w:space="0" w:color="auto"/>
                        <w:bottom w:val="none" w:sz="0" w:space="0" w:color="auto"/>
                        <w:right w:val="none" w:sz="0" w:space="0" w:color="auto"/>
                      </w:divBdr>
                    </w:div>
                  </w:divsChild>
                </w:div>
                <w:div w:id="902566662">
                  <w:marLeft w:val="0"/>
                  <w:marRight w:val="0"/>
                  <w:marTop w:val="0"/>
                  <w:marBottom w:val="0"/>
                  <w:divBdr>
                    <w:top w:val="none" w:sz="0" w:space="0" w:color="auto"/>
                    <w:left w:val="none" w:sz="0" w:space="0" w:color="auto"/>
                    <w:bottom w:val="none" w:sz="0" w:space="0" w:color="auto"/>
                    <w:right w:val="none" w:sz="0" w:space="0" w:color="auto"/>
                  </w:divBdr>
                  <w:divsChild>
                    <w:div w:id="278490031">
                      <w:marLeft w:val="0"/>
                      <w:marRight w:val="0"/>
                      <w:marTop w:val="0"/>
                      <w:marBottom w:val="0"/>
                      <w:divBdr>
                        <w:top w:val="none" w:sz="0" w:space="0" w:color="auto"/>
                        <w:left w:val="none" w:sz="0" w:space="0" w:color="auto"/>
                        <w:bottom w:val="none" w:sz="0" w:space="0" w:color="auto"/>
                        <w:right w:val="none" w:sz="0" w:space="0" w:color="auto"/>
                      </w:divBdr>
                    </w:div>
                  </w:divsChild>
                </w:div>
                <w:div w:id="1376664579">
                  <w:marLeft w:val="0"/>
                  <w:marRight w:val="0"/>
                  <w:marTop w:val="0"/>
                  <w:marBottom w:val="0"/>
                  <w:divBdr>
                    <w:top w:val="none" w:sz="0" w:space="0" w:color="auto"/>
                    <w:left w:val="none" w:sz="0" w:space="0" w:color="auto"/>
                    <w:bottom w:val="none" w:sz="0" w:space="0" w:color="auto"/>
                    <w:right w:val="none" w:sz="0" w:space="0" w:color="auto"/>
                  </w:divBdr>
                  <w:divsChild>
                    <w:div w:id="1459909318">
                      <w:marLeft w:val="0"/>
                      <w:marRight w:val="0"/>
                      <w:marTop w:val="0"/>
                      <w:marBottom w:val="0"/>
                      <w:divBdr>
                        <w:top w:val="none" w:sz="0" w:space="0" w:color="auto"/>
                        <w:left w:val="none" w:sz="0" w:space="0" w:color="auto"/>
                        <w:bottom w:val="none" w:sz="0" w:space="0" w:color="auto"/>
                        <w:right w:val="none" w:sz="0" w:space="0" w:color="auto"/>
                      </w:divBdr>
                    </w:div>
                  </w:divsChild>
                </w:div>
                <w:div w:id="1212766573">
                  <w:marLeft w:val="0"/>
                  <w:marRight w:val="0"/>
                  <w:marTop w:val="0"/>
                  <w:marBottom w:val="0"/>
                  <w:divBdr>
                    <w:top w:val="none" w:sz="0" w:space="0" w:color="auto"/>
                    <w:left w:val="none" w:sz="0" w:space="0" w:color="auto"/>
                    <w:bottom w:val="none" w:sz="0" w:space="0" w:color="auto"/>
                    <w:right w:val="none" w:sz="0" w:space="0" w:color="auto"/>
                  </w:divBdr>
                  <w:divsChild>
                    <w:div w:id="1481575784">
                      <w:marLeft w:val="0"/>
                      <w:marRight w:val="0"/>
                      <w:marTop w:val="0"/>
                      <w:marBottom w:val="0"/>
                      <w:divBdr>
                        <w:top w:val="none" w:sz="0" w:space="0" w:color="auto"/>
                        <w:left w:val="none" w:sz="0" w:space="0" w:color="auto"/>
                        <w:bottom w:val="none" w:sz="0" w:space="0" w:color="auto"/>
                        <w:right w:val="none" w:sz="0" w:space="0" w:color="auto"/>
                      </w:divBdr>
                    </w:div>
                  </w:divsChild>
                </w:div>
                <w:div w:id="168449635">
                  <w:marLeft w:val="0"/>
                  <w:marRight w:val="0"/>
                  <w:marTop w:val="0"/>
                  <w:marBottom w:val="0"/>
                  <w:divBdr>
                    <w:top w:val="none" w:sz="0" w:space="0" w:color="auto"/>
                    <w:left w:val="none" w:sz="0" w:space="0" w:color="auto"/>
                    <w:bottom w:val="none" w:sz="0" w:space="0" w:color="auto"/>
                    <w:right w:val="none" w:sz="0" w:space="0" w:color="auto"/>
                  </w:divBdr>
                  <w:divsChild>
                    <w:div w:id="1253707033">
                      <w:marLeft w:val="0"/>
                      <w:marRight w:val="0"/>
                      <w:marTop w:val="0"/>
                      <w:marBottom w:val="0"/>
                      <w:divBdr>
                        <w:top w:val="none" w:sz="0" w:space="0" w:color="auto"/>
                        <w:left w:val="none" w:sz="0" w:space="0" w:color="auto"/>
                        <w:bottom w:val="none" w:sz="0" w:space="0" w:color="auto"/>
                        <w:right w:val="none" w:sz="0" w:space="0" w:color="auto"/>
                      </w:divBdr>
                    </w:div>
                  </w:divsChild>
                </w:div>
                <w:div w:id="877817396">
                  <w:marLeft w:val="0"/>
                  <w:marRight w:val="0"/>
                  <w:marTop w:val="0"/>
                  <w:marBottom w:val="0"/>
                  <w:divBdr>
                    <w:top w:val="none" w:sz="0" w:space="0" w:color="auto"/>
                    <w:left w:val="none" w:sz="0" w:space="0" w:color="auto"/>
                    <w:bottom w:val="none" w:sz="0" w:space="0" w:color="auto"/>
                    <w:right w:val="none" w:sz="0" w:space="0" w:color="auto"/>
                  </w:divBdr>
                  <w:divsChild>
                    <w:div w:id="1077435823">
                      <w:marLeft w:val="0"/>
                      <w:marRight w:val="0"/>
                      <w:marTop w:val="0"/>
                      <w:marBottom w:val="0"/>
                      <w:divBdr>
                        <w:top w:val="none" w:sz="0" w:space="0" w:color="auto"/>
                        <w:left w:val="none" w:sz="0" w:space="0" w:color="auto"/>
                        <w:bottom w:val="none" w:sz="0" w:space="0" w:color="auto"/>
                        <w:right w:val="none" w:sz="0" w:space="0" w:color="auto"/>
                      </w:divBdr>
                    </w:div>
                  </w:divsChild>
                </w:div>
                <w:div w:id="2072652582">
                  <w:marLeft w:val="0"/>
                  <w:marRight w:val="0"/>
                  <w:marTop w:val="0"/>
                  <w:marBottom w:val="0"/>
                  <w:divBdr>
                    <w:top w:val="none" w:sz="0" w:space="0" w:color="auto"/>
                    <w:left w:val="none" w:sz="0" w:space="0" w:color="auto"/>
                    <w:bottom w:val="none" w:sz="0" w:space="0" w:color="auto"/>
                    <w:right w:val="none" w:sz="0" w:space="0" w:color="auto"/>
                  </w:divBdr>
                  <w:divsChild>
                    <w:div w:id="1718820395">
                      <w:marLeft w:val="0"/>
                      <w:marRight w:val="0"/>
                      <w:marTop w:val="0"/>
                      <w:marBottom w:val="0"/>
                      <w:divBdr>
                        <w:top w:val="none" w:sz="0" w:space="0" w:color="auto"/>
                        <w:left w:val="none" w:sz="0" w:space="0" w:color="auto"/>
                        <w:bottom w:val="none" w:sz="0" w:space="0" w:color="auto"/>
                        <w:right w:val="none" w:sz="0" w:space="0" w:color="auto"/>
                      </w:divBdr>
                    </w:div>
                  </w:divsChild>
                </w:div>
                <w:div w:id="2057778723">
                  <w:marLeft w:val="0"/>
                  <w:marRight w:val="0"/>
                  <w:marTop w:val="0"/>
                  <w:marBottom w:val="0"/>
                  <w:divBdr>
                    <w:top w:val="none" w:sz="0" w:space="0" w:color="auto"/>
                    <w:left w:val="none" w:sz="0" w:space="0" w:color="auto"/>
                    <w:bottom w:val="none" w:sz="0" w:space="0" w:color="auto"/>
                    <w:right w:val="none" w:sz="0" w:space="0" w:color="auto"/>
                  </w:divBdr>
                  <w:divsChild>
                    <w:div w:id="1767997315">
                      <w:marLeft w:val="0"/>
                      <w:marRight w:val="0"/>
                      <w:marTop w:val="0"/>
                      <w:marBottom w:val="0"/>
                      <w:divBdr>
                        <w:top w:val="none" w:sz="0" w:space="0" w:color="auto"/>
                        <w:left w:val="none" w:sz="0" w:space="0" w:color="auto"/>
                        <w:bottom w:val="none" w:sz="0" w:space="0" w:color="auto"/>
                        <w:right w:val="none" w:sz="0" w:space="0" w:color="auto"/>
                      </w:divBdr>
                    </w:div>
                  </w:divsChild>
                </w:div>
                <w:div w:id="646513803">
                  <w:marLeft w:val="0"/>
                  <w:marRight w:val="0"/>
                  <w:marTop w:val="0"/>
                  <w:marBottom w:val="0"/>
                  <w:divBdr>
                    <w:top w:val="none" w:sz="0" w:space="0" w:color="auto"/>
                    <w:left w:val="none" w:sz="0" w:space="0" w:color="auto"/>
                    <w:bottom w:val="none" w:sz="0" w:space="0" w:color="auto"/>
                    <w:right w:val="none" w:sz="0" w:space="0" w:color="auto"/>
                  </w:divBdr>
                  <w:divsChild>
                    <w:div w:id="98257976">
                      <w:marLeft w:val="0"/>
                      <w:marRight w:val="0"/>
                      <w:marTop w:val="0"/>
                      <w:marBottom w:val="0"/>
                      <w:divBdr>
                        <w:top w:val="none" w:sz="0" w:space="0" w:color="auto"/>
                        <w:left w:val="none" w:sz="0" w:space="0" w:color="auto"/>
                        <w:bottom w:val="none" w:sz="0" w:space="0" w:color="auto"/>
                        <w:right w:val="none" w:sz="0" w:space="0" w:color="auto"/>
                      </w:divBdr>
                    </w:div>
                  </w:divsChild>
                </w:div>
                <w:div w:id="1799644745">
                  <w:marLeft w:val="0"/>
                  <w:marRight w:val="0"/>
                  <w:marTop w:val="0"/>
                  <w:marBottom w:val="0"/>
                  <w:divBdr>
                    <w:top w:val="none" w:sz="0" w:space="0" w:color="auto"/>
                    <w:left w:val="none" w:sz="0" w:space="0" w:color="auto"/>
                    <w:bottom w:val="none" w:sz="0" w:space="0" w:color="auto"/>
                    <w:right w:val="none" w:sz="0" w:space="0" w:color="auto"/>
                  </w:divBdr>
                  <w:divsChild>
                    <w:div w:id="1629436067">
                      <w:marLeft w:val="0"/>
                      <w:marRight w:val="0"/>
                      <w:marTop w:val="0"/>
                      <w:marBottom w:val="0"/>
                      <w:divBdr>
                        <w:top w:val="none" w:sz="0" w:space="0" w:color="auto"/>
                        <w:left w:val="none" w:sz="0" w:space="0" w:color="auto"/>
                        <w:bottom w:val="none" w:sz="0" w:space="0" w:color="auto"/>
                        <w:right w:val="none" w:sz="0" w:space="0" w:color="auto"/>
                      </w:divBdr>
                    </w:div>
                  </w:divsChild>
                </w:div>
                <w:div w:id="205990050">
                  <w:marLeft w:val="0"/>
                  <w:marRight w:val="0"/>
                  <w:marTop w:val="0"/>
                  <w:marBottom w:val="0"/>
                  <w:divBdr>
                    <w:top w:val="none" w:sz="0" w:space="0" w:color="auto"/>
                    <w:left w:val="none" w:sz="0" w:space="0" w:color="auto"/>
                    <w:bottom w:val="none" w:sz="0" w:space="0" w:color="auto"/>
                    <w:right w:val="none" w:sz="0" w:space="0" w:color="auto"/>
                  </w:divBdr>
                  <w:divsChild>
                    <w:div w:id="932011135">
                      <w:marLeft w:val="0"/>
                      <w:marRight w:val="0"/>
                      <w:marTop w:val="0"/>
                      <w:marBottom w:val="0"/>
                      <w:divBdr>
                        <w:top w:val="none" w:sz="0" w:space="0" w:color="auto"/>
                        <w:left w:val="none" w:sz="0" w:space="0" w:color="auto"/>
                        <w:bottom w:val="none" w:sz="0" w:space="0" w:color="auto"/>
                        <w:right w:val="none" w:sz="0" w:space="0" w:color="auto"/>
                      </w:divBdr>
                    </w:div>
                  </w:divsChild>
                </w:div>
                <w:div w:id="295451998">
                  <w:marLeft w:val="0"/>
                  <w:marRight w:val="0"/>
                  <w:marTop w:val="0"/>
                  <w:marBottom w:val="0"/>
                  <w:divBdr>
                    <w:top w:val="none" w:sz="0" w:space="0" w:color="auto"/>
                    <w:left w:val="none" w:sz="0" w:space="0" w:color="auto"/>
                    <w:bottom w:val="none" w:sz="0" w:space="0" w:color="auto"/>
                    <w:right w:val="none" w:sz="0" w:space="0" w:color="auto"/>
                  </w:divBdr>
                  <w:divsChild>
                    <w:div w:id="1525091703">
                      <w:marLeft w:val="0"/>
                      <w:marRight w:val="0"/>
                      <w:marTop w:val="0"/>
                      <w:marBottom w:val="0"/>
                      <w:divBdr>
                        <w:top w:val="none" w:sz="0" w:space="0" w:color="auto"/>
                        <w:left w:val="none" w:sz="0" w:space="0" w:color="auto"/>
                        <w:bottom w:val="none" w:sz="0" w:space="0" w:color="auto"/>
                        <w:right w:val="none" w:sz="0" w:space="0" w:color="auto"/>
                      </w:divBdr>
                    </w:div>
                  </w:divsChild>
                </w:div>
                <w:div w:id="865220637">
                  <w:marLeft w:val="0"/>
                  <w:marRight w:val="0"/>
                  <w:marTop w:val="0"/>
                  <w:marBottom w:val="0"/>
                  <w:divBdr>
                    <w:top w:val="none" w:sz="0" w:space="0" w:color="auto"/>
                    <w:left w:val="none" w:sz="0" w:space="0" w:color="auto"/>
                    <w:bottom w:val="none" w:sz="0" w:space="0" w:color="auto"/>
                    <w:right w:val="none" w:sz="0" w:space="0" w:color="auto"/>
                  </w:divBdr>
                  <w:divsChild>
                    <w:div w:id="1812870439">
                      <w:marLeft w:val="0"/>
                      <w:marRight w:val="0"/>
                      <w:marTop w:val="0"/>
                      <w:marBottom w:val="0"/>
                      <w:divBdr>
                        <w:top w:val="none" w:sz="0" w:space="0" w:color="auto"/>
                        <w:left w:val="none" w:sz="0" w:space="0" w:color="auto"/>
                        <w:bottom w:val="none" w:sz="0" w:space="0" w:color="auto"/>
                        <w:right w:val="none" w:sz="0" w:space="0" w:color="auto"/>
                      </w:divBdr>
                    </w:div>
                  </w:divsChild>
                </w:div>
                <w:div w:id="1473212135">
                  <w:marLeft w:val="0"/>
                  <w:marRight w:val="0"/>
                  <w:marTop w:val="0"/>
                  <w:marBottom w:val="0"/>
                  <w:divBdr>
                    <w:top w:val="none" w:sz="0" w:space="0" w:color="auto"/>
                    <w:left w:val="none" w:sz="0" w:space="0" w:color="auto"/>
                    <w:bottom w:val="none" w:sz="0" w:space="0" w:color="auto"/>
                    <w:right w:val="none" w:sz="0" w:space="0" w:color="auto"/>
                  </w:divBdr>
                  <w:divsChild>
                    <w:div w:id="1424112843">
                      <w:marLeft w:val="0"/>
                      <w:marRight w:val="0"/>
                      <w:marTop w:val="0"/>
                      <w:marBottom w:val="0"/>
                      <w:divBdr>
                        <w:top w:val="none" w:sz="0" w:space="0" w:color="auto"/>
                        <w:left w:val="none" w:sz="0" w:space="0" w:color="auto"/>
                        <w:bottom w:val="none" w:sz="0" w:space="0" w:color="auto"/>
                        <w:right w:val="none" w:sz="0" w:space="0" w:color="auto"/>
                      </w:divBdr>
                    </w:div>
                  </w:divsChild>
                </w:div>
                <w:div w:id="1106196440">
                  <w:marLeft w:val="0"/>
                  <w:marRight w:val="0"/>
                  <w:marTop w:val="0"/>
                  <w:marBottom w:val="0"/>
                  <w:divBdr>
                    <w:top w:val="none" w:sz="0" w:space="0" w:color="auto"/>
                    <w:left w:val="none" w:sz="0" w:space="0" w:color="auto"/>
                    <w:bottom w:val="none" w:sz="0" w:space="0" w:color="auto"/>
                    <w:right w:val="none" w:sz="0" w:space="0" w:color="auto"/>
                  </w:divBdr>
                  <w:divsChild>
                    <w:div w:id="1326589266">
                      <w:marLeft w:val="0"/>
                      <w:marRight w:val="0"/>
                      <w:marTop w:val="0"/>
                      <w:marBottom w:val="0"/>
                      <w:divBdr>
                        <w:top w:val="none" w:sz="0" w:space="0" w:color="auto"/>
                        <w:left w:val="none" w:sz="0" w:space="0" w:color="auto"/>
                        <w:bottom w:val="none" w:sz="0" w:space="0" w:color="auto"/>
                        <w:right w:val="none" w:sz="0" w:space="0" w:color="auto"/>
                      </w:divBdr>
                    </w:div>
                  </w:divsChild>
                </w:div>
                <w:div w:id="1838155326">
                  <w:marLeft w:val="0"/>
                  <w:marRight w:val="0"/>
                  <w:marTop w:val="0"/>
                  <w:marBottom w:val="0"/>
                  <w:divBdr>
                    <w:top w:val="none" w:sz="0" w:space="0" w:color="auto"/>
                    <w:left w:val="none" w:sz="0" w:space="0" w:color="auto"/>
                    <w:bottom w:val="none" w:sz="0" w:space="0" w:color="auto"/>
                    <w:right w:val="none" w:sz="0" w:space="0" w:color="auto"/>
                  </w:divBdr>
                  <w:divsChild>
                    <w:div w:id="1984963272">
                      <w:marLeft w:val="0"/>
                      <w:marRight w:val="0"/>
                      <w:marTop w:val="0"/>
                      <w:marBottom w:val="0"/>
                      <w:divBdr>
                        <w:top w:val="none" w:sz="0" w:space="0" w:color="auto"/>
                        <w:left w:val="none" w:sz="0" w:space="0" w:color="auto"/>
                        <w:bottom w:val="none" w:sz="0" w:space="0" w:color="auto"/>
                        <w:right w:val="none" w:sz="0" w:space="0" w:color="auto"/>
                      </w:divBdr>
                    </w:div>
                  </w:divsChild>
                </w:div>
                <w:div w:id="219756672">
                  <w:marLeft w:val="0"/>
                  <w:marRight w:val="0"/>
                  <w:marTop w:val="0"/>
                  <w:marBottom w:val="0"/>
                  <w:divBdr>
                    <w:top w:val="none" w:sz="0" w:space="0" w:color="auto"/>
                    <w:left w:val="none" w:sz="0" w:space="0" w:color="auto"/>
                    <w:bottom w:val="none" w:sz="0" w:space="0" w:color="auto"/>
                    <w:right w:val="none" w:sz="0" w:space="0" w:color="auto"/>
                  </w:divBdr>
                  <w:divsChild>
                    <w:div w:id="290215372">
                      <w:marLeft w:val="0"/>
                      <w:marRight w:val="0"/>
                      <w:marTop w:val="0"/>
                      <w:marBottom w:val="0"/>
                      <w:divBdr>
                        <w:top w:val="none" w:sz="0" w:space="0" w:color="auto"/>
                        <w:left w:val="none" w:sz="0" w:space="0" w:color="auto"/>
                        <w:bottom w:val="none" w:sz="0" w:space="0" w:color="auto"/>
                        <w:right w:val="none" w:sz="0" w:space="0" w:color="auto"/>
                      </w:divBdr>
                    </w:div>
                  </w:divsChild>
                </w:div>
                <w:div w:id="815027793">
                  <w:marLeft w:val="0"/>
                  <w:marRight w:val="0"/>
                  <w:marTop w:val="0"/>
                  <w:marBottom w:val="0"/>
                  <w:divBdr>
                    <w:top w:val="none" w:sz="0" w:space="0" w:color="auto"/>
                    <w:left w:val="none" w:sz="0" w:space="0" w:color="auto"/>
                    <w:bottom w:val="none" w:sz="0" w:space="0" w:color="auto"/>
                    <w:right w:val="none" w:sz="0" w:space="0" w:color="auto"/>
                  </w:divBdr>
                  <w:divsChild>
                    <w:div w:id="660932990">
                      <w:marLeft w:val="0"/>
                      <w:marRight w:val="0"/>
                      <w:marTop w:val="0"/>
                      <w:marBottom w:val="0"/>
                      <w:divBdr>
                        <w:top w:val="none" w:sz="0" w:space="0" w:color="auto"/>
                        <w:left w:val="none" w:sz="0" w:space="0" w:color="auto"/>
                        <w:bottom w:val="none" w:sz="0" w:space="0" w:color="auto"/>
                        <w:right w:val="none" w:sz="0" w:space="0" w:color="auto"/>
                      </w:divBdr>
                    </w:div>
                  </w:divsChild>
                </w:div>
                <w:div w:id="595482336">
                  <w:marLeft w:val="0"/>
                  <w:marRight w:val="0"/>
                  <w:marTop w:val="0"/>
                  <w:marBottom w:val="0"/>
                  <w:divBdr>
                    <w:top w:val="none" w:sz="0" w:space="0" w:color="auto"/>
                    <w:left w:val="none" w:sz="0" w:space="0" w:color="auto"/>
                    <w:bottom w:val="none" w:sz="0" w:space="0" w:color="auto"/>
                    <w:right w:val="none" w:sz="0" w:space="0" w:color="auto"/>
                  </w:divBdr>
                  <w:divsChild>
                    <w:div w:id="1962834386">
                      <w:marLeft w:val="0"/>
                      <w:marRight w:val="0"/>
                      <w:marTop w:val="0"/>
                      <w:marBottom w:val="0"/>
                      <w:divBdr>
                        <w:top w:val="none" w:sz="0" w:space="0" w:color="auto"/>
                        <w:left w:val="none" w:sz="0" w:space="0" w:color="auto"/>
                        <w:bottom w:val="none" w:sz="0" w:space="0" w:color="auto"/>
                        <w:right w:val="none" w:sz="0" w:space="0" w:color="auto"/>
                      </w:divBdr>
                    </w:div>
                  </w:divsChild>
                </w:div>
                <w:div w:id="1105924985">
                  <w:marLeft w:val="0"/>
                  <w:marRight w:val="0"/>
                  <w:marTop w:val="0"/>
                  <w:marBottom w:val="0"/>
                  <w:divBdr>
                    <w:top w:val="none" w:sz="0" w:space="0" w:color="auto"/>
                    <w:left w:val="none" w:sz="0" w:space="0" w:color="auto"/>
                    <w:bottom w:val="none" w:sz="0" w:space="0" w:color="auto"/>
                    <w:right w:val="none" w:sz="0" w:space="0" w:color="auto"/>
                  </w:divBdr>
                  <w:divsChild>
                    <w:div w:id="1877347424">
                      <w:marLeft w:val="0"/>
                      <w:marRight w:val="0"/>
                      <w:marTop w:val="0"/>
                      <w:marBottom w:val="0"/>
                      <w:divBdr>
                        <w:top w:val="none" w:sz="0" w:space="0" w:color="auto"/>
                        <w:left w:val="none" w:sz="0" w:space="0" w:color="auto"/>
                        <w:bottom w:val="none" w:sz="0" w:space="0" w:color="auto"/>
                        <w:right w:val="none" w:sz="0" w:space="0" w:color="auto"/>
                      </w:divBdr>
                    </w:div>
                  </w:divsChild>
                </w:div>
                <w:div w:id="456217814">
                  <w:marLeft w:val="0"/>
                  <w:marRight w:val="0"/>
                  <w:marTop w:val="0"/>
                  <w:marBottom w:val="0"/>
                  <w:divBdr>
                    <w:top w:val="none" w:sz="0" w:space="0" w:color="auto"/>
                    <w:left w:val="none" w:sz="0" w:space="0" w:color="auto"/>
                    <w:bottom w:val="none" w:sz="0" w:space="0" w:color="auto"/>
                    <w:right w:val="none" w:sz="0" w:space="0" w:color="auto"/>
                  </w:divBdr>
                  <w:divsChild>
                    <w:div w:id="945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6967">
          <w:marLeft w:val="0"/>
          <w:marRight w:val="0"/>
          <w:marTop w:val="0"/>
          <w:marBottom w:val="0"/>
          <w:divBdr>
            <w:top w:val="none" w:sz="0" w:space="0" w:color="auto"/>
            <w:left w:val="none" w:sz="0" w:space="0" w:color="auto"/>
            <w:bottom w:val="none" w:sz="0" w:space="0" w:color="auto"/>
            <w:right w:val="none" w:sz="0" w:space="0" w:color="auto"/>
          </w:divBdr>
        </w:div>
        <w:div w:id="1272325977">
          <w:marLeft w:val="0"/>
          <w:marRight w:val="0"/>
          <w:marTop w:val="0"/>
          <w:marBottom w:val="0"/>
          <w:divBdr>
            <w:top w:val="none" w:sz="0" w:space="0" w:color="auto"/>
            <w:left w:val="none" w:sz="0" w:space="0" w:color="auto"/>
            <w:bottom w:val="none" w:sz="0" w:space="0" w:color="auto"/>
            <w:right w:val="none" w:sz="0" w:space="0" w:color="auto"/>
          </w:divBdr>
        </w:div>
        <w:div w:id="31348191">
          <w:marLeft w:val="0"/>
          <w:marRight w:val="0"/>
          <w:marTop w:val="0"/>
          <w:marBottom w:val="0"/>
          <w:divBdr>
            <w:top w:val="none" w:sz="0" w:space="0" w:color="auto"/>
            <w:left w:val="none" w:sz="0" w:space="0" w:color="auto"/>
            <w:bottom w:val="none" w:sz="0" w:space="0" w:color="auto"/>
            <w:right w:val="none" w:sz="0" w:space="0" w:color="auto"/>
          </w:divBdr>
        </w:div>
        <w:div w:id="1752581665">
          <w:marLeft w:val="0"/>
          <w:marRight w:val="0"/>
          <w:marTop w:val="0"/>
          <w:marBottom w:val="0"/>
          <w:divBdr>
            <w:top w:val="none" w:sz="0" w:space="0" w:color="auto"/>
            <w:left w:val="none" w:sz="0" w:space="0" w:color="auto"/>
            <w:bottom w:val="none" w:sz="0" w:space="0" w:color="auto"/>
            <w:right w:val="none" w:sz="0" w:space="0" w:color="auto"/>
          </w:divBdr>
        </w:div>
        <w:div w:id="1869483948">
          <w:marLeft w:val="0"/>
          <w:marRight w:val="0"/>
          <w:marTop w:val="0"/>
          <w:marBottom w:val="0"/>
          <w:divBdr>
            <w:top w:val="none" w:sz="0" w:space="0" w:color="auto"/>
            <w:left w:val="none" w:sz="0" w:space="0" w:color="auto"/>
            <w:bottom w:val="none" w:sz="0" w:space="0" w:color="auto"/>
            <w:right w:val="none" w:sz="0" w:space="0" w:color="auto"/>
          </w:divBdr>
        </w:div>
        <w:div w:id="1226183835">
          <w:marLeft w:val="0"/>
          <w:marRight w:val="0"/>
          <w:marTop w:val="0"/>
          <w:marBottom w:val="0"/>
          <w:divBdr>
            <w:top w:val="none" w:sz="0" w:space="0" w:color="auto"/>
            <w:left w:val="none" w:sz="0" w:space="0" w:color="auto"/>
            <w:bottom w:val="none" w:sz="0" w:space="0" w:color="auto"/>
            <w:right w:val="none" w:sz="0" w:space="0" w:color="auto"/>
          </w:divBdr>
        </w:div>
        <w:div w:id="58789878">
          <w:marLeft w:val="0"/>
          <w:marRight w:val="0"/>
          <w:marTop w:val="0"/>
          <w:marBottom w:val="0"/>
          <w:divBdr>
            <w:top w:val="none" w:sz="0" w:space="0" w:color="auto"/>
            <w:left w:val="none" w:sz="0" w:space="0" w:color="auto"/>
            <w:bottom w:val="none" w:sz="0" w:space="0" w:color="auto"/>
            <w:right w:val="none" w:sz="0" w:space="0" w:color="auto"/>
          </w:divBdr>
        </w:div>
        <w:div w:id="1576697556">
          <w:marLeft w:val="0"/>
          <w:marRight w:val="0"/>
          <w:marTop w:val="0"/>
          <w:marBottom w:val="0"/>
          <w:divBdr>
            <w:top w:val="none" w:sz="0" w:space="0" w:color="auto"/>
            <w:left w:val="none" w:sz="0" w:space="0" w:color="auto"/>
            <w:bottom w:val="none" w:sz="0" w:space="0" w:color="auto"/>
            <w:right w:val="none" w:sz="0" w:space="0" w:color="auto"/>
          </w:divBdr>
        </w:div>
        <w:div w:id="281694392">
          <w:marLeft w:val="0"/>
          <w:marRight w:val="0"/>
          <w:marTop w:val="0"/>
          <w:marBottom w:val="0"/>
          <w:divBdr>
            <w:top w:val="none" w:sz="0" w:space="0" w:color="auto"/>
            <w:left w:val="none" w:sz="0" w:space="0" w:color="auto"/>
            <w:bottom w:val="none" w:sz="0" w:space="0" w:color="auto"/>
            <w:right w:val="none" w:sz="0" w:space="0" w:color="auto"/>
          </w:divBdr>
          <w:divsChild>
            <w:div w:id="1008871073">
              <w:marLeft w:val="-75"/>
              <w:marRight w:val="0"/>
              <w:marTop w:val="30"/>
              <w:marBottom w:val="30"/>
              <w:divBdr>
                <w:top w:val="none" w:sz="0" w:space="0" w:color="auto"/>
                <w:left w:val="none" w:sz="0" w:space="0" w:color="auto"/>
                <w:bottom w:val="none" w:sz="0" w:space="0" w:color="auto"/>
                <w:right w:val="none" w:sz="0" w:space="0" w:color="auto"/>
              </w:divBdr>
              <w:divsChild>
                <w:div w:id="1634674139">
                  <w:marLeft w:val="0"/>
                  <w:marRight w:val="0"/>
                  <w:marTop w:val="0"/>
                  <w:marBottom w:val="0"/>
                  <w:divBdr>
                    <w:top w:val="none" w:sz="0" w:space="0" w:color="auto"/>
                    <w:left w:val="none" w:sz="0" w:space="0" w:color="auto"/>
                    <w:bottom w:val="none" w:sz="0" w:space="0" w:color="auto"/>
                    <w:right w:val="none" w:sz="0" w:space="0" w:color="auto"/>
                  </w:divBdr>
                  <w:divsChild>
                    <w:div w:id="892813602">
                      <w:marLeft w:val="0"/>
                      <w:marRight w:val="0"/>
                      <w:marTop w:val="0"/>
                      <w:marBottom w:val="0"/>
                      <w:divBdr>
                        <w:top w:val="none" w:sz="0" w:space="0" w:color="auto"/>
                        <w:left w:val="none" w:sz="0" w:space="0" w:color="auto"/>
                        <w:bottom w:val="none" w:sz="0" w:space="0" w:color="auto"/>
                        <w:right w:val="none" w:sz="0" w:space="0" w:color="auto"/>
                      </w:divBdr>
                    </w:div>
                  </w:divsChild>
                </w:div>
                <w:div w:id="345791796">
                  <w:marLeft w:val="0"/>
                  <w:marRight w:val="0"/>
                  <w:marTop w:val="0"/>
                  <w:marBottom w:val="0"/>
                  <w:divBdr>
                    <w:top w:val="none" w:sz="0" w:space="0" w:color="auto"/>
                    <w:left w:val="none" w:sz="0" w:space="0" w:color="auto"/>
                    <w:bottom w:val="none" w:sz="0" w:space="0" w:color="auto"/>
                    <w:right w:val="none" w:sz="0" w:space="0" w:color="auto"/>
                  </w:divBdr>
                  <w:divsChild>
                    <w:div w:id="1211453930">
                      <w:marLeft w:val="0"/>
                      <w:marRight w:val="0"/>
                      <w:marTop w:val="0"/>
                      <w:marBottom w:val="0"/>
                      <w:divBdr>
                        <w:top w:val="none" w:sz="0" w:space="0" w:color="auto"/>
                        <w:left w:val="none" w:sz="0" w:space="0" w:color="auto"/>
                        <w:bottom w:val="none" w:sz="0" w:space="0" w:color="auto"/>
                        <w:right w:val="none" w:sz="0" w:space="0" w:color="auto"/>
                      </w:divBdr>
                    </w:div>
                  </w:divsChild>
                </w:div>
                <w:div w:id="471555050">
                  <w:marLeft w:val="0"/>
                  <w:marRight w:val="0"/>
                  <w:marTop w:val="0"/>
                  <w:marBottom w:val="0"/>
                  <w:divBdr>
                    <w:top w:val="none" w:sz="0" w:space="0" w:color="auto"/>
                    <w:left w:val="none" w:sz="0" w:space="0" w:color="auto"/>
                    <w:bottom w:val="none" w:sz="0" w:space="0" w:color="auto"/>
                    <w:right w:val="none" w:sz="0" w:space="0" w:color="auto"/>
                  </w:divBdr>
                  <w:divsChild>
                    <w:div w:id="671833996">
                      <w:marLeft w:val="0"/>
                      <w:marRight w:val="0"/>
                      <w:marTop w:val="0"/>
                      <w:marBottom w:val="0"/>
                      <w:divBdr>
                        <w:top w:val="none" w:sz="0" w:space="0" w:color="auto"/>
                        <w:left w:val="none" w:sz="0" w:space="0" w:color="auto"/>
                        <w:bottom w:val="none" w:sz="0" w:space="0" w:color="auto"/>
                        <w:right w:val="none" w:sz="0" w:space="0" w:color="auto"/>
                      </w:divBdr>
                    </w:div>
                  </w:divsChild>
                </w:div>
                <w:div w:id="982271924">
                  <w:marLeft w:val="0"/>
                  <w:marRight w:val="0"/>
                  <w:marTop w:val="0"/>
                  <w:marBottom w:val="0"/>
                  <w:divBdr>
                    <w:top w:val="none" w:sz="0" w:space="0" w:color="auto"/>
                    <w:left w:val="none" w:sz="0" w:space="0" w:color="auto"/>
                    <w:bottom w:val="none" w:sz="0" w:space="0" w:color="auto"/>
                    <w:right w:val="none" w:sz="0" w:space="0" w:color="auto"/>
                  </w:divBdr>
                  <w:divsChild>
                    <w:div w:id="1290863277">
                      <w:marLeft w:val="0"/>
                      <w:marRight w:val="0"/>
                      <w:marTop w:val="0"/>
                      <w:marBottom w:val="0"/>
                      <w:divBdr>
                        <w:top w:val="none" w:sz="0" w:space="0" w:color="auto"/>
                        <w:left w:val="none" w:sz="0" w:space="0" w:color="auto"/>
                        <w:bottom w:val="none" w:sz="0" w:space="0" w:color="auto"/>
                        <w:right w:val="none" w:sz="0" w:space="0" w:color="auto"/>
                      </w:divBdr>
                    </w:div>
                  </w:divsChild>
                </w:div>
                <w:div w:id="1987084033">
                  <w:marLeft w:val="0"/>
                  <w:marRight w:val="0"/>
                  <w:marTop w:val="0"/>
                  <w:marBottom w:val="0"/>
                  <w:divBdr>
                    <w:top w:val="none" w:sz="0" w:space="0" w:color="auto"/>
                    <w:left w:val="none" w:sz="0" w:space="0" w:color="auto"/>
                    <w:bottom w:val="none" w:sz="0" w:space="0" w:color="auto"/>
                    <w:right w:val="none" w:sz="0" w:space="0" w:color="auto"/>
                  </w:divBdr>
                  <w:divsChild>
                    <w:div w:id="1685282475">
                      <w:marLeft w:val="0"/>
                      <w:marRight w:val="0"/>
                      <w:marTop w:val="0"/>
                      <w:marBottom w:val="0"/>
                      <w:divBdr>
                        <w:top w:val="none" w:sz="0" w:space="0" w:color="auto"/>
                        <w:left w:val="none" w:sz="0" w:space="0" w:color="auto"/>
                        <w:bottom w:val="none" w:sz="0" w:space="0" w:color="auto"/>
                        <w:right w:val="none" w:sz="0" w:space="0" w:color="auto"/>
                      </w:divBdr>
                    </w:div>
                  </w:divsChild>
                </w:div>
                <w:div w:id="327947977">
                  <w:marLeft w:val="0"/>
                  <w:marRight w:val="0"/>
                  <w:marTop w:val="0"/>
                  <w:marBottom w:val="0"/>
                  <w:divBdr>
                    <w:top w:val="none" w:sz="0" w:space="0" w:color="auto"/>
                    <w:left w:val="none" w:sz="0" w:space="0" w:color="auto"/>
                    <w:bottom w:val="none" w:sz="0" w:space="0" w:color="auto"/>
                    <w:right w:val="none" w:sz="0" w:space="0" w:color="auto"/>
                  </w:divBdr>
                  <w:divsChild>
                    <w:div w:id="1869945898">
                      <w:marLeft w:val="0"/>
                      <w:marRight w:val="0"/>
                      <w:marTop w:val="0"/>
                      <w:marBottom w:val="0"/>
                      <w:divBdr>
                        <w:top w:val="none" w:sz="0" w:space="0" w:color="auto"/>
                        <w:left w:val="none" w:sz="0" w:space="0" w:color="auto"/>
                        <w:bottom w:val="none" w:sz="0" w:space="0" w:color="auto"/>
                        <w:right w:val="none" w:sz="0" w:space="0" w:color="auto"/>
                      </w:divBdr>
                    </w:div>
                  </w:divsChild>
                </w:div>
                <w:div w:id="1404330437">
                  <w:marLeft w:val="0"/>
                  <w:marRight w:val="0"/>
                  <w:marTop w:val="0"/>
                  <w:marBottom w:val="0"/>
                  <w:divBdr>
                    <w:top w:val="none" w:sz="0" w:space="0" w:color="auto"/>
                    <w:left w:val="none" w:sz="0" w:space="0" w:color="auto"/>
                    <w:bottom w:val="none" w:sz="0" w:space="0" w:color="auto"/>
                    <w:right w:val="none" w:sz="0" w:space="0" w:color="auto"/>
                  </w:divBdr>
                  <w:divsChild>
                    <w:div w:id="817265264">
                      <w:marLeft w:val="0"/>
                      <w:marRight w:val="0"/>
                      <w:marTop w:val="0"/>
                      <w:marBottom w:val="0"/>
                      <w:divBdr>
                        <w:top w:val="none" w:sz="0" w:space="0" w:color="auto"/>
                        <w:left w:val="none" w:sz="0" w:space="0" w:color="auto"/>
                        <w:bottom w:val="none" w:sz="0" w:space="0" w:color="auto"/>
                        <w:right w:val="none" w:sz="0" w:space="0" w:color="auto"/>
                      </w:divBdr>
                    </w:div>
                  </w:divsChild>
                </w:div>
                <w:div w:id="1572278285">
                  <w:marLeft w:val="0"/>
                  <w:marRight w:val="0"/>
                  <w:marTop w:val="0"/>
                  <w:marBottom w:val="0"/>
                  <w:divBdr>
                    <w:top w:val="none" w:sz="0" w:space="0" w:color="auto"/>
                    <w:left w:val="none" w:sz="0" w:space="0" w:color="auto"/>
                    <w:bottom w:val="none" w:sz="0" w:space="0" w:color="auto"/>
                    <w:right w:val="none" w:sz="0" w:space="0" w:color="auto"/>
                  </w:divBdr>
                  <w:divsChild>
                    <w:div w:id="1428188964">
                      <w:marLeft w:val="0"/>
                      <w:marRight w:val="0"/>
                      <w:marTop w:val="0"/>
                      <w:marBottom w:val="0"/>
                      <w:divBdr>
                        <w:top w:val="none" w:sz="0" w:space="0" w:color="auto"/>
                        <w:left w:val="none" w:sz="0" w:space="0" w:color="auto"/>
                        <w:bottom w:val="none" w:sz="0" w:space="0" w:color="auto"/>
                        <w:right w:val="none" w:sz="0" w:space="0" w:color="auto"/>
                      </w:divBdr>
                    </w:div>
                  </w:divsChild>
                </w:div>
                <w:div w:id="2056656174">
                  <w:marLeft w:val="0"/>
                  <w:marRight w:val="0"/>
                  <w:marTop w:val="0"/>
                  <w:marBottom w:val="0"/>
                  <w:divBdr>
                    <w:top w:val="none" w:sz="0" w:space="0" w:color="auto"/>
                    <w:left w:val="none" w:sz="0" w:space="0" w:color="auto"/>
                    <w:bottom w:val="none" w:sz="0" w:space="0" w:color="auto"/>
                    <w:right w:val="none" w:sz="0" w:space="0" w:color="auto"/>
                  </w:divBdr>
                  <w:divsChild>
                    <w:div w:id="1047334446">
                      <w:marLeft w:val="0"/>
                      <w:marRight w:val="0"/>
                      <w:marTop w:val="0"/>
                      <w:marBottom w:val="0"/>
                      <w:divBdr>
                        <w:top w:val="none" w:sz="0" w:space="0" w:color="auto"/>
                        <w:left w:val="none" w:sz="0" w:space="0" w:color="auto"/>
                        <w:bottom w:val="none" w:sz="0" w:space="0" w:color="auto"/>
                        <w:right w:val="none" w:sz="0" w:space="0" w:color="auto"/>
                      </w:divBdr>
                    </w:div>
                  </w:divsChild>
                </w:div>
                <w:div w:id="546182620">
                  <w:marLeft w:val="0"/>
                  <w:marRight w:val="0"/>
                  <w:marTop w:val="0"/>
                  <w:marBottom w:val="0"/>
                  <w:divBdr>
                    <w:top w:val="none" w:sz="0" w:space="0" w:color="auto"/>
                    <w:left w:val="none" w:sz="0" w:space="0" w:color="auto"/>
                    <w:bottom w:val="none" w:sz="0" w:space="0" w:color="auto"/>
                    <w:right w:val="none" w:sz="0" w:space="0" w:color="auto"/>
                  </w:divBdr>
                  <w:divsChild>
                    <w:div w:id="346297199">
                      <w:marLeft w:val="0"/>
                      <w:marRight w:val="0"/>
                      <w:marTop w:val="0"/>
                      <w:marBottom w:val="0"/>
                      <w:divBdr>
                        <w:top w:val="none" w:sz="0" w:space="0" w:color="auto"/>
                        <w:left w:val="none" w:sz="0" w:space="0" w:color="auto"/>
                        <w:bottom w:val="none" w:sz="0" w:space="0" w:color="auto"/>
                        <w:right w:val="none" w:sz="0" w:space="0" w:color="auto"/>
                      </w:divBdr>
                    </w:div>
                  </w:divsChild>
                </w:div>
                <w:div w:id="525021206">
                  <w:marLeft w:val="0"/>
                  <w:marRight w:val="0"/>
                  <w:marTop w:val="0"/>
                  <w:marBottom w:val="0"/>
                  <w:divBdr>
                    <w:top w:val="none" w:sz="0" w:space="0" w:color="auto"/>
                    <w:left w:val="none" w:sz="0" w:space="0" w:color="auto"/>
                    <w:bottom w:val="none" w:sz="0" w:space="0" w:color="auto"/>
                    <w:right w:val="none" w:sz="0" w:space="0" w:color="auto"/>
                  </w:divBdr>
                  <w:divsChild>
                    <w:div w:id="563956932">
                      <w:marLeft w:val="0"/>
                      <w:marRight w:val="0"/>
                      <w:marTop w:val="0"/>
                      <w:marBottom w:val="0"/>
                      <w:divBdr>
                        <w:top w:val="none" w:sz="0" w:space="0" w:color="auto"/>
                        <w:left w:val="none" w:sz="0" w:space="0" w:color="auto"/>
                        <w:bottom w:val="none" w:sz="0" w:space="0" w:color="auto"/>
                        <w:right w:val="none" w:sz="0" w:space="0" w:color="auto"/>
                      </w:divBdr>
                    </w:div>
                  </w:divsChild>
                </w:div>
                <w:div w:id="1209534725">
                  <w:marLeft w:val="0"/>
                  <w:marRight w:val="0"/>
                  <w:marTop w:val="0"/>
                  <w:marBottom w:val="0"/>
                  <w:divBdr>
                    <w:top w:val="none" w:sz="0" w:space="0" w:color="auto"/>
                    <w:left w:val="none" w:sz="0" w:space="0" w:color="auto"/>
                    <w:bottom w:val="none" w:sz="0" w:space="0" w:color="auto"/>
                    <w:right w:val="none" w:sz="0" w:space="0" w:color="auto"/>
                  </w:divBdr>
                  <w:divsChild>
                    <w:div w:id="1443837597">
                      <w:marLeft w:val="0"/>
                      <w:marRight w:val="0"/>
                      <w:marTop w:val="0"/>
                      <w:marBottom w:val="0"/>
                      <w:divBdr>
                        <w:top w:val="none" w:sz="0" w:space="0" w:color="auto"/>
                        <w:left w:val="none" w:sz="0" w:space="0" w:color="auto"/>
                        <w:bottom w:val="none" w:sz="0" w:space="0" w:color="auto"/>
                        <w:right w:val="none" w:sz="0" w:space="0" w:color="auto"/>
                      </w:divBdr>
                    </w:div>
                  </w:divsChild>
                </w:div>
                <w:div w:id="595477743">
                  <w:marLeft w:val="0"/>
                  <w:marRight w:val="0"/>
                  <w:marTop w:val="0"/>
                  <w:marBottom w:val="0"/>
                  <w:divBdr>
                    <w:top w:val="none" w:sz="0" w:space="0" w:color="auto"/>
                    <w:left w:val="none" w:sz="0" w:space="0" w:color="auto"/>
                    <w:bottom w:val="none" w:sz="0" w:space="0" w:color="auto"/>
                    <w:right w:val="none" w:sz="0" w:space="0" w:color="auto"/>
                  </w:divBdr>
                  <w:divsChild>
                    <w:div w:id="558175561">
                      <w:marLeft w:val="0"/>
                      <w:marRight w:val="0"/>
                      <w:marTop w:val="0"/>
                      <w:marBottom w:val="0"/>
                      <w:divBdr>
                        <w:top w:val="none" w:sz="0" w:space="0" w:color="auto"/>
                        <w:left w:val="none" w:sz="0" w:space="0" w:color="auto"/>
                        <w:bottom w:val="none" w:sz="0" w:space="0" w:color="auto"/>
                        <w:right w:val="none" w:sz="0" w:space="0" w:color="auto"/>
                      </w:divBdr>
                    </w:div>
                  </w:divsChild>
                </w:div>
                <w:div w:id="273171534">
                  <w:marLeft w:val="0"/>
                  <w:marRight w:val="0"/>
                  <w:marTop w:val="0"/>
                  <w:marBottom w:val="0"/>
                  <w:divBdr>
                    <w:top w:val="none" w:sz="0" w:space="0" w:color="auto"/>
                    <w:left w:val="none" w:sz="0" w:space="0" w:color="auto"/>
                    <w:bottom w:val="none" w:sz="0" w:space="0" w:color="auto"/>
                    <w:right w:val="none" w:sz="0" w:space="0" w:color="auto"/>
                  </w:divBdr>
                  <w:divsChild>
                    <w:div w:id="731779494">
                      <w:marLeft w:val="0"/>
                      <w:marRight w:val="0"/>
                      <w:marTop w:val="0"/>
                      <w:marBottom w:val="0"/>
                      <w:divBdr>
                        <w:top w:val="none" w:sz="0" w:space="0" w:color="auto"/>
                        <w:left w:val="none" w:sz="0" w:space="0" w:color="auto"/>
                        <w:bottom w:val="none" w:sz="0" w:space="0" w:color="auto"/>
                        <w:right w:val="none" w:sz="0" w:space="0" w:color="auto"/>
                      </w:divBdr>
                    </w:div>
                  </w:divsChild>
                </w:div>
                <w:div w:id="1014844918">
                  <w:marLeft w:val="0"/>
                  <w:marRight w:val="0"/>
                  <w:marTop w:val="0"/>
                  <w:marBottom w:val="0"/>
                  <w:divBdr>
                    <w:top w:val="none" w:sz="0" w:space="0" w:color="auto"/>
                    <w:left w:val="none" w:sz="0" w:space="0" w:color="auto"/>
                    <w:bottom w:val="none" w:sz="0" w:space="0" w:color="auto"/>
                    <w:right w:val="none" w:sz="0" w:space="0" w:color="auto"/>
                  </w:divBdr>
                  <w:divsChild>
                    <w:div w:id="2132504912">
                      <w:marLeft w:val="0"/>
                      <w:marRight w:val="0"/>
                      <w:marTop w:val="0"/>
                      <w:marBottom w:val="0"/>
                      <w:divBdr>
                        <w:top w:val="none" w:sz="0" w:space="0" w:color="auto"/>
                        <w:left w:val="none" w:sz="0" w:space="0" w:color="auto"/>
                        <w:bottom w:val="none" w:sz="0" w:space="0" w:color="auto"/>
                        <w:right w:val="none" w:sz="0" w:space="0" w:color="auto"/>
                      </w:divBdr>
                    </w:div>
                  </w:divsChild>
                </w:div>
                <w:div w:id="1697653682">
                  <w:marLeft w:val="0"/>
                  <w:marRight w:val="0"/>
                  <w:marTop w:val="0"/>
                  <w:marBottom w:val="0"/>
                  <w:divBdr>
                    <w:top w:val="none" w:sz="0" w:space="0" w:color="auto"/>
                    <w:left w:val="none" w:sz="0" w:space="0" w:color="auto"/>
                    <w:bottom w:val="none" w:sz="0" w:space="0" w:color="auto"/>
                    <w:right w:val="none" w:sz="0" w:space="0" w:color="auto"/>
                  </w:divBdr>
                  <w:divsChild>
                    <w:div w:id="2095861274">
                      <w:marLeft w:val="0"/>
                      <w:marRight w:val="0"/>
                      <w:marTop w:val="0"/>
                      <w:marBottom w:val="0"/>
                      <w:divBdr>
                        <w:top w:val="none" w:sz="0" w:space="0" w:color="auto"/>
                        <w:left w:val="none" w:sz="0" w:space="0" w:color="auto"/>
                        <w:bottom w:val="none" w:sz="0" w:space="0" w:color="auto"/>
                        <w:right w:val="none" w:sz="0" w:space="0" w:color="auto"/>
                      </w:divBdr>
                    </w:div>
                  </w:divsChild>
                </w:div>
                <w:div w:id="2047482077">
                  <w:marLeft w:val="0"/>
                  <w:marRight w:val="0"/>
                  <w:marTop w:val="0"/>
                  <w:marBottom w:val="0"/>
                  <w:divBdr>
                    <w:top w:val="none" w:sz="0" w:space="0" w:color="auto"/>
                    <w:left w:val="none" w:sz="0" w:space="0" w:color="auto"/>
                    <w:bottom w:val="none" w:sz="0" w:space="0" w:color="auto"/>
                    <w:right w:val="none" w:sz="0" w:space="0" w:color="auto"/>
                  </w:divBdr>
                  <w:divsChild>
                    <w:div w:id="91364677">
                      <w:marLeft w:val="0"/>
                      <w:marRight w:val="0"/>
                      <w:marTop w:val="0"/>
                      <w:marBottom w:val="0"/>
                      <w:divBdr>
                        <w:top w:val="none" w:sz="0" w:space="0" w:color="auto"/>
                        <w:left w:val="none" w:sz="0" w:space="0" w:color="auto"/>
                        <w:bottom w:val="none" w:sz="0" w:space="0" w:color="auto"/>
                        <w:right w:val="none" w:sz="0" w:space="0" w:color="auto"/>
                      </w:divBdr>
                    </w:div>
                  </w:divsChild>
                </w:div>
                <w:div w:id="305012789">
                  <w:marLeft w:val="0"/>
                  <w:marRight w:val="0"/>
                  <w:marTop w:val="0"/>
                  <w:marBottom w:val="0"/>
                  <w:divBdr>
                    <w:top w:val="none" w:sz="0" w:space="0" w:color="auto"/>
                    <w:left w:val="none" w:sz="0" w:space="0" w:color="auto"/>
                    <w:bottom w:val="none" w:sz="0" w:space="0" w:color="auto"/>
                    <w:right w:val="none" w:sz="0" w:space="0" w:color="auto"/>
                  </w:divBdr>
                  <w:divsChild>
                    <w:div w:id="1418744091">
                      <w:marLeft w:val="0"/>
                      <w:marRight w:val="0"/>
                      <w:marTop w:val="0"/>
                      <w:marBottom w:val="0"/>
                      <w:divBdr>
                        <w:top w:val="none" w:sz="0" w:space="0" w:color="auto"/>
                        <w:left w:val="none" w:sz="0" w:space="0" w:color="auto"/>
                        <w:bottom w:val="none" w:sz="0" w:space="0" w:color="auto"/>
                        <w:right w:val="none" w:sz="0" w:space="0" w:color="auto"/>
                      </w:divBdr>
                    </w:div>
                  </w:divsChild>
                </w:div>
                <w:div w:id="2119641424">
                  <w:marLeft w:val="0"/>
                  <w:marRight w:val="0"/>
                  <w:marTop w:val="0"/>
                  <w:marBottom w:val="0"/>
                  <w:divBdr>
                    <w:top w:val="none" w:sz="0" w:space="0" w:color="auto"/>
                    <w:left w:val="none" w:sz="0" w:space="0" w:color="auto"/>
                    <w:bottom w:val="none" w:sz="0" w:space="0" w:color="auto"/>
                    <w:right w:val="none" w:sz="0" w:space="0" w:color="auto"/>
                  </w:divBdr>
                  <w:divsChild>
                    <w:div w:id="441530682">
                      <w:marLeft w:val="0"/>
                      <w:marRight w:val="0"/>
                      <w:marTop w:val="0"/>
                      <w:marBottom w:val="0"/>
                      <w:divBdr>
                        <w:top w:val="none" w:sz="0" w:space="0" w:color="auto"/>
                        <w:left w:val="none" w:sz="0" w:space="0" w:color="auto"/>
                        <w:bottom w:val="none" w:sz="0" w:space="0" w:color="auto"/>
                        <w:right w:val="none" w:sz="0" w:space="0" w:color="auto"/>
                      </w:divBdr>
                    </w:div>
                  </w:divsChild>
                </w:div>
                <w:div w:id="722293820">
                  <w:marLeft w:val="0"/>
                  <w:marRight w:val="0"/>
                  <w:marTop w:val="0"/>
                  <w:marBottom w:val="0"/>
                  <w:divBdr>
                    <w:top w:val="none" w:sz="0" w:space="0" w:color="auto"/>
                    <w:left w:val="none" w:sz="0" w:space="0" w:color="auto"/>
                    <w:bottom w:val="none" w:sz="0" w:space="0" w:color="auto"/>
                    <w:right w:val="none" w:sz="0" w:space="0" w:color="auto"/>
                  </w:divBdr>
                  <w:divsChild>
                    <w:div w:id="2068455040">
                      <w:marLeft w:val="0"/>
                      <w:marRight w:val="0"/>
                      <w:marTop w:val="0"/>
                      <w:marBottom w:val="0"/>
                      <w:divBdr>
                        <w:top w:val="none" w:sz="0" w:space="0" w:color="auto"/>
                        <w:left w:val="none" w:sz="0" w:space="0" w:color="auto"/>
                        <w:bottom w:val="none" w:sz="0" w:space="0" w:color="auto"/>
                        <w:right w:val="none" w:sz="0" w:space="0" w:color="auto"/>
                      </w:divBdr>
                    </w:div>
                  </w:divsChild>
                </w:div>
                <w:div w:id="764302166">
                  <w:marLeft w:val="0"/>
                  <w:marRight w:val="0"/>
                  <w:marTop w:val="0"/>
                  <w:marBottom w:val="0"/>
                  <w:divBdr>
                    <w:top w:val="none" w:sz="0" w:space="0" w:color="auto"/>
                    <w:left w:val="none" w:sz="0" w:space="0" w:color="auto"/>
                    <w:bottom w:val="none" w:sz="0" w:space="0" w:color="auto"/>
                    <w:right w:val="none" w:sz="0" w:space="0" w:color="auto"/>
                  </w:divBdr>
                  <w:divsChild>
                    <w:div w:id="280722345">
                      <w:marLeft w:val="0"/>
                      <w:marRight w:val="0"/>
                      <w:marTop w:val="0"/>
                      <w:marBottom w:val="0"/>
                      <w:divBdr>
                        <w:top w:val="none" w:sz="0" w:space="0" w:color="auto"/>
                        <w:left w:val="none" w:sz="0" w:space="0" w:color="auto"/>
                        <w:bottom w:val="none" w:sz="0" w:space="0" w:color="auto"/>
                        <w:right w:val="none" w:sz="0" w:space="0" w:color="auto"/>
                      </w:divBdr>
                    </w:div>
                  </w:divsChild>
                </w:div>
                <w:div w:id="1475488016">
                  <w:marLeft w:val="0"/>
                  <w:marRight w:val="0"/>
                  <w:marTop w:val="0"/>
                  <w:marBottom w:val="0"/>
                  <w:divBdr>
                    <w:top w:val="none" w:sz="0" w:space="0" w:color="auto"/>
                    <w:left w:val="none" w:sz="0" w:space="0" w:color="auto"/>
                    <w:bottom w:val="none" w:sz="0" w:space="0" w:color="auto"/>
                    <w:right w:val="none" w:sz="0" w:space="0" w:color="auto"/>
                  </w:divBdr>
                  <w:divsChild>
                    <w:div w:id="974599431">
                      <w:marLeft w:val="0"/>
                      <w:marRight w:val="0"/>
                      <w:marTop w:val="0"/>
                      <w:marBottom w:val="0"/>
                      <w:divBdr>
                        <w:top w:val="none" w:sz="0" w:space="0" w:color="auto"/>
                        <w:left w:val="none" w:sz="0" w:space="0" w:color="auto"/>
                        <w:bottom w:val="none" w:sz="0" w:space="0" w:color="auto"/>
                        <w:right w:val="none" w:sz="0" w:space="0" w:color="auto"/>
                      </w:divBdr>
                    </w:div>
                  </w:divsChild>
                </w:div>
                <w:div w:id="1178033683">
                  <w:marLeft w:val="0"/>
                  <w:marRight w:val="0"/>
                  <w:marTop w:val="0"/>
                  <w:marBottom w:val="0"/>
                  <w:divBdr>
                    <w:top w:val="none" w:sz="0" w:space="0" w:color="auto"/>
                    <w:left w:val="none" w:sz="0" w:space="0" w:color="auto"/>
                    <w:bottom w:val="none" w:sz="0" w:space="0" w:color="auto"/>
                    <w:right w:val="none" w:sz="0" w:space="0" w:color="auto"/>
                  </w:divBdr>
                  <w:divsChild>
                    <w:div w:id="1426416629">
                      <w:marLeft w:val="0"/>
                      <w:marRight w:val="0"/>
                      <w:marTop w:val="0"/>
                      <w:marBottom w:val="0"/>
                      <w:divBdr>
                        <w:top w:val="none" w:sz="0" w:space="0" w:color="auto"/>
                        <w:left w:val="none" w:sz="0" w:space="0" w:color="auto"/>
                        <w:bottom w:val="none" w:sz="0" w:space="0" w:color="auto"/>
                        <w:right w:val="none" w:sz="0" w:space="0" w:color="auto"/>
                      </w:divBdr>
                    </w:div>
                  </w:divsChild>
                </w:div>
                <w:div w:id="1216966486">
                  <w:marLeft w:val="0"/>
                  <w:marRight w:val="0"/>
                  <w:marTop w:val="0"/>
                  <w:marBottom w:val="0"/>
                  <w:divBdr>
                    <w:top w:val="none" w:sz="0" w:space="0" w:color="auto"/>
                    <w:left w:val="none" w:sz="0" w:space="0" w:color="auto"/>
                    <w:bottom w:val="none" w:sz="0" w:space="0" w:color="auto"/>
                    <w:right w:val="none" w:sz="0" w:space="0" w:color="auto"/>
                  </w:divBdr>
                  <w:divsChild>
                    <w:div w:id="274336310">
                      <w:marLeft w:val="0"/>
                      <w:marRight w:val="0"/>
                      <w:marTop w:val="0"/>
                      <w:marBottom w:val="0"/>
                      <w:divBdr>
                        <w:top w:val="none" w:sz="0" w:space="0" w:color="auto"/>
                        <w:left w:val="none" w:sz="0" w:space="0" w:color="auto"/>
                        <w:bottom w:val="none" w:sz="0" w:space="0" w:color="auto"/>
                        <w:right w:val="none" w:sz="0" w:space="0" w:color="auto"/>
                      </w:divBdr>
                    </w:div>
                  </w:divsChild>
                </w:div>
                <w:div w:id="135488737">
                  <w:marLeft w:val="0"/>
                  <w:marRight w:val="0"/>
                  <w:marTop w:val="0"/>
                  <w:marBottom w:val="0"/>
                  <w:divBdr>
                    <w:top w:val="none" w:sz="0" w:space="0" w:color="auto"/>
                    <w:left w:val="none" w:sz="0" w:space="0" w:color="auto"/>
                    <w:bottom w:val="none" w:sz="0" w:space="0" w:color="auto"/>
                    <w:right w:val="none" w:sz="0" w:space="0" w:color="auto"/>
                  </w:divBdr>
                  <w:divsChild>
                    <w:div w:id="1869877132">
                      <w:marLeft w:val="0"/>
                      <w:marRight w:val="0"/>
                      <w:marTop w:val="0"/>
                      <w:marBottom w:val="0"/>
                      <w:divBdr>
                        <w:top w:val="none" w:sz="0" w:space="0" w:color="auto"/>
                        <w:left w:val="none" w:sz="0" w:space="0" w:color="auto"/>
                        <w:bottom w:val="none" w:sz="0" w:space="0" w:color="auto"/>
                        <w:right w:val="none" w:sz="0" w:space="0" w:color="auto"/>
                      </w:divBdr>
                    </w:div>
                  </w:divsChild>
                </w:div>
                <w:div w:id="1526213662">
                  <w:marLeft w:val="0"/>
                  <w:marRight w:val="0"/>
                  <w:marTop w:val="0"/>
                  <w:marBottom w:val="0"/>
                  <w:divBdr>
                    <w:top w:val="none" w:sz="0" w:space="0" w:color="auto"/>
                    <w:left w:val="none" w:sz="0" w:space="0" w:color="auto"/>
                    <w:bottom w:val="none" w:sz="0" w:space="0" w:color="auto"/>
                    <w:right w:val="none" w:sz="0" w:space="0" w:color="auto"/>
                  </w:divBdr>
                  <w:divsChild>
                    <w:div w:id="1020282447">
                      <w:marLeft w:val="0"/>
                      <w:marRight w:val="0"/>
                      <w:marTop w:val="0"/>
                      <w:marBottom w:val="0"/>
                      <w:divBdr>
                        <w:top w:val="none" w:sz="0" w:space="0" w:color="auto"/>
                        <w:left w:val="none" w:sz="0" w:space="0" w:color="auto"/>
                        <w:bottom w:val="none" w:sz="0" w:space="0" w:color="auto"/>
                        <w:right w:val="none" w:sz="0" w:space="0" w:color="auto"/>
                      </w:divBdr>
                    </w:div>
                  </w:divsChild>
                </w:div>
                <w:div w:id="1958489684">
                  <w:marLeft w:val="0"/>
                  <w:marRight w:val="0"/>
                  <w:marTop w:val="0"/>
                  <w:marBottom w:val="0"/>
                  <w:divBdr>
                    <w:top w:val="none" w:sz="0" w:space="0" w:color="auto"/>
                    <w:left w:val="none" w:sz="0" w:space="0" w:color="auto"/>
                    <w:bottom w:val="none" w:sz="0" w:space="0" w:color="auto"/>
                    <w:right w:val="none" w:sz="0" w:space="0" w:color="auto"/>
                  </w:divBdr>
                  <w:divsChild>
                    <w:div w:id="2095976565">
                      <w:marLeft w:val="0"/>
                      <w:marRight w:val="0"/>
                      <w:marTop w:val="0"/>
                      <w:marBottom w:val="0"/>
                      <w:divBdr>
                        <w:top w:val="none" w:sz="0" w:space="0" w:color="auto"/>
                        <w:left w:val="none" w:sz="0" w:space="0" w:color="auto"/>
                        <w:bottom w:val="none" w:sz="0" w:space="0" w:color="auto"/>
                        <w:right w:val="none" w:sz="0" w:space="0" w:color="auto"/>
                      </w:divBdr>
                    </w:div>
                  </w:divsChild>
                </w:div>
                <w:div w:id="1254969929">
                  <w:marLeft w:val="0"/>
                  <w:marRight w:val="0"/>
                  <w:marTop w:val="0"/>
                  <w:marBottom w:val="0"/>
                  <w:divBdr>
                    <w:top w:val="none" w:sz="0" w:space="0" w:color="auto"/>
                    <w:left w:val="none" w:sz="0" w:space="0" w:color="auto"/>
                    <w:bottom w:val="none" w:sz="0" w:space="0" w:color="auto"/>
                    <w:right w:val="none" w:sz="0" w:space="0" w:color="auto"/>
                  </w:divBdr>
                  <w:divsChild>
                    <w:div w:id="1961951941">
                      <w:marLeft w:val="0"/>
                      <w:marRight w:val="0"/>
                      <w:marTop w:val="0"/>
                      <w:marBottom w:val="0"/>
                      <w:divBdr>
                        <w:top w:val="none" w:sz="0" w:space="0" w:color="auto"/>
                        <w:left w:val="none" w:sz="0" w:space="0" w:color="auto"/>
                        <w:bottom w:val="none" w:sz="0" w:space="0" w:color="auto"/>
                        <w:right w:val="none" w:sz="0" w:space="0" w:color="auto"/>
                      </w:divBdr>
                    </w:div>
                  </w:divsChild>
                </w:div>
                <w:div w:id="404374040">
                  <w:marLeft w:val="0"/>
                  <w:marRight w:val="0"/>
                  <w:marTop w:val="0"/>
                  <w:marBottom w:val="0"/>
                  <w:divBdr>
                    <w:top w:val="none" w:sz="0" w:space="0" w:color="auto"/>
                    <w:left w:val="none" w:sz="0" w:space="0" w:color="auto"/>
                    <w:bottom w:val="none" w:sz="0" w:space="0" w:color="auto"/>
                    <w:right w:val="none" w:sz="0" w:space="0" w:color="auto"/>
                  </w:divBdr>
                  <w:divsChild>
                    <w:div w:id="1354455284">
                      <w:marLeft w:val="0"/>
                      <w:marRight w:val="0"/>
                      <w:marTop w:val="0"/>
                      <w:marBottom w:val="0"/>
                      <w:divBdr>
                        <w:top w:val="none" w:sz="0" w:space="0" w:color="auto"/>
                        <w:left w:val="none" w:sz="0" w:space="0" w:color="auto"/>
                        <w:bottom w:val="none" w:sz="0" w:space="0" w:color="auto"/>
                        <w:right w:val="none" w:sz="0" w:space="0" w:color="auto"/>
                      </w:divBdr>
                    </w:div>
                  </w:divsChild>
                </w:div>
                <w:div w:id="293491960">
                  <w:marLeft w:val="0"/>
                  <w:marRight w:val="0"/>
                  <w:marTop w:val="0"/>
                  <w:marBottom w:val="0"/>
                  <w:divBdr>
                    <w:top w:val="none" w:sz="0" w:space="0" w:color="auto"/>
                    <w:left w:val="none" w:sz="0" w:space="0" w:color="auto"/>
                    <w:bottom w:val="none" w:sz="0" w:space="0" w:color="auto"/>
                    <w:right w:val="none" w:sz="0" w:space="0" w:color="auto"/>
                  </w:divBdr>
                  <w:divsChild>
                    <w:div w:id="982924116">
                      <w:marLeft w:val="0"/>
                      <w:marRight w:val="0"/>
                      <w:marTop w:val="0"/>
                      <w:marBottom w:val="0"/>
                      <w:divBdr>
                        <w:top w:val="none" w:sz="0" w:space="0" w:color="auto"/>
                        <w:left w:val="none" w:sz="0" w:space="0" w:color="auto"/>
                        <w:bottom w:val="none" w:sz="0" w:space="0" w:color="auto"/>
                        <w:right w:val="none" w:sz="0" w:space="0" w:color="auto"/>
                      </w:divBdr>
                    </w:div>
                  </w:divsChild>
                </w:div>
                <w:div w:id="527255878">
                  <w:marLeft w:val="0"/>
                  <w:marRight w:val="0"/>
                  <w:marTop w:val="0"/>
                  <w:marBottom w:val="0"/>
                  <w:divBdr>
                    <w:top w:val="none" w:sz="0" w:space="0" w:color="auto"/>
                    <w:left w:val="none" w:sz="0" w:space="0" w:color="auto"/>
                    <w:bottom w:val="none" w:sz="0" w:space="0" w:color="auto"/>
                    <w:right w:val="none" w:sz="0" w:space="0" w:color="auto"/>
                  </w:divBdr>
                  <w:divsChild>
                    <w:div w:id="1170946596">
                      <w:marLeft w:val="0"/>
                      <w:marRight w:val="0"/>
                      <w:marTop w:val="0"/>
                      <w:marBottom w:val="0"/>
                      <w:divBdr>
                        <w:top w:val="none" w:sz="0" w:space="0" w:color="auto"/>
                        <w:left w:val="none" w:sz="0" w:space="0" w:color="auto"/>
                        <w:bottom w:val="none" w:sz="0" w:space="0" w:color="auto"/>
                        <w:right w:val="none" w:sz="0" w:space="0" w:color="auto"/>
                      </w:divBdr>
                    </w:div>
                  </w:divsChild>
                </w:div>
                <w:div w:id="1144545799">
                  <w:marLeft w:val="0"/>
                  <w:marRight w:val="0"/>
                  <w:marTop w:val="0"/>
                  <w:marBottom w:val="0"/>
                  <w:divBdr>
                    <w:top w:val="none" w:sz="0" w:space="0" w:color="auto"/>
                    <w:left w:val="none" w:sz="0" w:space="0" w:color="auto"/>
                    <w:bottom w:val="none" w:sz="0" w:space="0" w:color="auto"/>
                    <w:right w:val="none" w:sz="0" w:space="0" w:color="auto"/>
                  </w:divBdr>
                  <w:divsChild>
                    <w:div w:id="801462090">
                      <w:marLeft w:val="0"/>
                      <w:marRight w:val="0"/>
                      <w:marTop w:val="0"/>
                      <w:marBottom w:val="0"/>
                      <w:divBdr>
                        <w:top w:val="none" w:sz="0" w:space="0" w:color="auto"/>
                        <w:left w:val="none" w:sz="0" w:space="0" w:color="auto"/>
                        <w:bottom w:val="none" w:sz="0" w:space="0" w:color="auto"/>
                        <w:right w:val="none" w:sz="0" w:space="0" w:color="auto"/>
                      </w:divBdr>
                    </w:div>
                  </w:divsChild>
                </w:div>
                <w:div w:id="1797871127">
                  <w:marLeft w:val="0"/>
                  <w:marRight w:val="0"/>
                  <w:marTop w:val="0"/>
                  <w:marBottom w:val="0"/>
                  <w:divBdr>
                    <w:top w:val="none" w:sz="0" w:space="0" w:color="auto"/>
                    <w:left w:val="none" w:sz="0" w:space="0" w:color="auto"/>
                    <w:bottom w:val="none" w:sz="0" w:space="0" w:color="auto"/>
                    <w:right w:val="none" w:sz="0" w:space="0" w:color="auto"/>
                  </w:divBdr>
                  <w:divsChild>
                    <w:div w:id="994527557">
                      <w:marLeft w:val="0"/>
                      <w:marRight w:val="0"/>
                      <w:marTop w:val="0"/>
                      <w:marBottom w:val="0"/>
                      <w:divBdr>
                        <w:top w:val="none" w:sz="0" w:space="0" w:color="auto"/>
                        <w:left w:val="none" w:sz="0" w:space="0" w:color="auto"/>
                        <w:bottom w:val="none" w:sz="0" w:space="0" w:color="auto"/>
                        <w:right w:val="none" w:sz="0" w:space="0" w:color="auto"/>
                      </w:divBdr>
                    </w:div>
                  </w:divsChild>
                </w:div>
                <w:div w:id="380326481">
                  <w:marLeft w:val="0"/>
                  <w:marRight w:val="0"/>
                  <w:marTop w:val="0"/>
                  <w:marBottom w:val="0"/>
                  <w:divBdr>
                    <w:top w:val="none" w:sz="0" w:space="0" w:color="auto"/>
                    <w:left w:val="none" w:sz="0" w:space="0" w:color="auto"/>
                    <w:bottom w:val="none" w:sz="0" w:space="0" w:color="auto"/>
                    <w:right w:val="none" w:sz="0" w:space="0" w:color="auto"/>
                  </w:divBdr>
                  <w:divsChild>
                    <w:div w:id="1605186597">
                      <w:marLeft w:val="0"/>
                      <w:marRight w:val="0"/>
                      <w:marTop w:val="0"/>
                      <w:marBottom w:val="0"/>
                      <w:divBdr>
                        <w:top w:val="none" w:sz="0" w:space="0" w:color="auto"/>
                        <w:left w:val="none" w:sz="0" w:space="0" w:color="auto"/>
                        <w:bottom w:val="none" w:sz="0" w:space="0" w:color="auto"/>
                        <w:right w:val="none" w:sz="0" w:space="0" w:color="auto"/>
                      </w:divBdr>
                    </w:div>
                  </w:divsChild>
                </w:div>
                <w:div w:id="182940318">
                  <w:marLeft w:val="0"/>
                  <w:marRight w:val="0"/>
                  <w:marTop w:val="0"/>
                  <w:marBottom w:val="0"/>
                  <w:divBdr>
                    <w:top w:val="none" w:sz="0" w:space="0" w:color="auto"/>
                    <w:left w:val="none" w:sz="0" w:space="0" w:color="auto"/>
                    <w:bottom w:val="none" w:sz="0" w:space="0" w:color="auto"/>
                    <w:right w:val="none" w:sz="0" w:space="0" w:color="auto"/>
                  </w:divBdr>
                  <w:divsChild>
                    <w:div w:id="177083510">
                      <w:marLeft w:val="0"/>
                      <w:marRight w:val="0"/>
                      <w:marTop w:val="0"/>
                      <w:marBottom w:val="0"/>
                      <w:divBdr>
                        <w:top w:val="none" w:sz="0" w:space="0" w:color="auto"/>
                        <w:left w:val="none" w:sz="0" w:space="0" w:color="auto"/>
                        <w:bottom w:val="none" w:sz="0" w:space="0" w:color="auto"/>
                        <w:right w:val="none" w:sz="0" w:space="0" w:color="auto"/>
                      </w:divBdr>
                    </w:div>
                  </w:divsChild>
                </w:div>
                <w:div w:id="180777024">
                  <w:marLeft w:val="0"/>
                  <w:marRight w:val="0"/>
                  <w:marTop w:val="0"/>
                  <w:marBottom w:val="0"/>
                  <w:divBdr>
                    <w:top w:val="none" w:sz="0" w:space="0" w:color="auto"/>
                    <w:left w:val="none" w:sz="0" w:space="0" w:color="auto"/>
                    <w:bottom w:val="none" w:sz="0" w:space="0" w:color="auto"/>
                    <w:right w:val="none" w:sz="0" w:space="0" w:color="auto"/>
                  </w:divBdr>
                  <w:divsChild>
                    <w:div w:id="857504723">
                      <w:marLeft w:val="0"/>
                      <w:marRight w:val="0"/>
                      <w:marTop w:val="0"/>
                      <w:marBottom w:val="0"/>
                      <w:divBdr>
                        <w:top w:val="none" w:sz="0" w:space="0" w:color="auto"/>
                        <w:left w:val="none" w:sz="0" w:space="0" w:color="auto"/>
                        <w:bottom w:val="none" w:sz="0" w:space="0" w:color="auto"/>
                        <w:right w:val="none" w:sz="0" w:space="0" w:color="auto"/>
                      </w:divBdr>
                    </w:div>
                  </w:divsChild>
                </w:div>
                <w:div w:id="52431302">
                  <w:marLeft w:val="0"/>
                  <w:marRight w:val="0"/>
                  <w:marTop w:val="0"/>
                  <w:marBottom w:val="0"/>
                  <w:divBdr>
                    <w:top w:val="none" w:sz="0" w:space="0" w:color="auto"/>
                    <w:left w:val="none" w:sz="0" w:space="0" w:color="auto"/>
                    <w:bottom w:val="none" w:sz="0" w:space="0" w:color="auto"/>
                    <w:right w:val="none" w:sz="0" w:space="0" w:color="auto"/>
                  </w:divBdr>
                  <w:divsChild>
                    <w:div w:id="1668246866">
                      <w:marLeft w:val="0"/>
                      <w:marRight w:val="0"/>
                      <w:marTop w:val="0"/>
                      <w:marBottom w:val="0"/>
                      <w:divBdr>
                        <w:top w:val="none" w:sz="0" w:space="0" w:color="auto"/>
                        <w:left w:val="none" w:sz="0" w:space="0" w:color="auto"/>
                        <w:bottom w:val="none" w:sz="0" w:space="0" w:color="auto"/>
                        <w:right w:val="none" w:sz="0" w:space="0" w:color="auto"/>
                      </w:divBdr>
                    </w:div>
                  </w:divsChild>
                </w:div>
                <w:div w:id="2008095910">
                  <w:marLeft w:val="0"/>
                  <w:marRight w:val="0"/>
                  <w:marTop w:val="0"/>
                  <w:marBottom w:val="0"/>
                  <w:divBdr>
                    <w:top w:val="none" w:sz="0" w:space="0" w:color="auto"/>
                    <w:left w:val="none" w:sz="0" w:space="0" w:color="auto"/>
                    <w:bottom w:val="none" w:sz="0" w:space="0" w:color="auto"/>
                    <w:right w:val="none" w:sz="0" w:space="0" w:color="auto"/>
                  </w:divBdr>
                  <w:divsChild>
                    <w:div w:id="151140809">
                      <w:marLeft w:val="0"/>
                      <w:marRight w:val="0"/>
                      <w:marTop w:val="0"/>
                      <w:marBottom w:val="0"/>
                      <w:divBdr>
                        <w:top w:val="none" w:sz="0" w:space="0" w:color="auto"/>
                        <w:left w:val="none" w:sz="0" w:space="0" w:color="auto"/>
                        <w:bottom w:val="none" w:sz="0" w:space="0" w:color="auto"/>
                        <w:right w:val="none" w:sz="0" w:space="0" w:color="auto"/>
                      </w:divBdr>
                    </w:div>
                  </w:divsChild>
                </w:div>
                <w:div w:id="712968417">
                  <w:marLeft w:val="0"/>
                  <w:marRight w:val="0"/>
                  <w:marTop w:val="0"/>
                  <w:marBottom w:val="0"/>
                  <w:divBdr>
                    <w:top w:val="none" w:sz="0" w:space="0" w:color="auto"/>
                    <w:left w:val="none" w:sz="0" w:space="0" w:color="auto"/>
                    <w:bottom w:val="none" w:sz="0" w:space="0" w:color="auto"/>
                    <w:right w:val="none" w:sz="0" w:space="0" w:color="auto"/>
                  </w:divBdr>
                  <w:divsChild>
                    <w:div w:id="355621068">
                      <w:marLeft w:val="0"/>
                      <w:marRight w:val="0"/>
                      <w:marTop w:val="0"/>
                      <w:marBottom w:val="0"/>
                      <w:divBdr>
                        <w:top w:val="none" w:sz="0" w:space="0" w:color="auto"/>
                        <w:left w:val="none" w:sz="0" w:space="0" w:color="auto"/>
                        <w:bottom w:val="none" w:sz="0" w:space="0" w:color="auto"/>
                        <w:right w:val="none" w:sz="0" w:space="0" w:color="auto"/>
                      </w:divBdr>
                    </w:div>
                  </w:divsChild>
                </w:div>
                <w:div w:id="1838644033">
                  <w:marLeft w:val="0"/>
                  <w:marRight w:val="0"/>
                  <w:marTop w:val="0"/>
                  <w:marBottom w:val="0"/>
                  <w:divBdr>
                    <w:top w:val="none" w:sz="0" w:space="0" w:color="auto"/>
                    <w:left w:val="none" w:sz="0" w:space="0" w:color="auto"/>
                    <w:bottom w:val="none" w:sz="0" w:space="0" w:color="auto"/>
                    <w:right w:val="none" w:sz="0" w:space="0" w:color="auto"/>
                  </w:divBdr>
                  <w:divsChild>
                    <w:div w:id="855997311">
                      <w:marLeft w:val="0"/>
                      <w:marRight w:val="0"/>
                      <w:marTop w:val="0"/>
                      <w:marBottom w:val="0"/>
                      <w:divBdr>
                        <w:top w:val="none" w:sz="0" w:space="0" w:color="auto"/>
                        <w:left w:val="none" w:sz="0" w:space="0" w:color="auto"/>
                        <w:bottom w:val="none" w:sz="0" w:space="0" w:color="auto"/>
                        <w:right w:val="none" w:sz="0" w:space="0" w:color="auto"/>
                      </w:divBdr>
                    </w:div>
                  </w:divsChild>
                </w:div>
                <w:div w:id="1885947582">
                  <w:marLeft w:val="0"/>
                  <w:marRight w:val="0"/>
                  <w:marTop w:val="0"/>
                  <w:marBottom w:val="0"/>
                  <w:divBdr>
                    <w:top w:val="none" w:sz="0" w:space="0" w:color="auto"/>
                    <w:left w:val="none" w:sz="0" w:space="0" w:color="auto"/>
                    <w:bottom w:val="none" w:sz="0" w:space="0" w:color="auto"/>
                    <w:right w:val="none" w:sz="0" w:space="0" w:color="auto"/>
                  </w:divBdr>
                  <w:divsChild>
                    <w:div w:id="148332580">
                      <w:marLeft w:val="0"/>
                      <w:marRight w:val="0"/>
                      <w:marTop w:val="0"/>
                      <w:marBottom w:val="0"/>
                      <w:divBdr>
                        <w:top w:val="none" w:sz="0" w:space="0" w:color="auto"/>
                        <w:left w:val="none" w:sz="0" w:space="0" w:color="auto"/>
                        <w:bottom w:val="none" w:sz="0" w:space="0" w:color="auto"/>
                        <w:right w:val="none" w:sz="0" w:space="0" w:color="auto"/>
                      </w:divBdr>
                    </w:div>
                  </w:divsChild>
                </w:div>
                <w:div w:id="1323006464">
                  <w:marLeft w:val="0"/>
                  <w:marRight w:val="0"/>
                  <w:marTop w:val="0"/>
                  <w:marBottom w:val="0"/>
                  <w:divBdr>
                    <w:top w:val="none" w:sz="0" w:space="0" w:color="auto"/>
                    <w:left w:val="none" w:sz="0" w:space="0" w:color="auto"/>
                    <w:bottom w:val="none" w:sz="0" w:space="0" w:color="auto"/>
                    <w:right w:val="none" w:sz="0" w:space="0" w:color="auto"/>
                  </w:divBdr>
                  <w:divsChild>
                    <w:div w:id="2137407571">
                      <w:marLeft w:val="0"/>
                      <w:marRight w:val="0"/>
                      <w:marTop w:val="0"/>
                      <w:marBottom w:val="0"/>
                      <w:divBdr>
                        <w:top w:val="none" w:sz="0" w:space="0" w:color="auto"/>
                        <w:left w:val="none" w:sz="0" w:space="0" w:color="auto"/>
                        <w:bottom w:val="none" w:sz="0" w:space="0" w:color="auto"/>
                        <w:right w:val="none" w:sz="0" w:space="0" w:color="auto"/>
                      </w:divBdr>
                    </w:div>
                  </w:divsChild>
                </w:div>
                <w:div w:id="1445147208">
                  <w:marLeft w:val="0"/>
                  <w:marRight w:val="0"/>
                  <w:marTop w:val="0"/>
                  <w:marBottom w:val="0"/>
                  <w:divBdr>
                    <w:top w:val="none" w:sz="0" w:space="0" w:color="auto"/>
                    <w:left w:val="none" w:sz="0" w:space="0" w:color="auto"/>
                    <w:bottom w:val="none" w:sz="0" w:space="0" w:color="auto"/>
                    <w:right w:val="none" w:sz="0" w:space="0" w:color="auto"/>
                  </w:divBdr>
                  <w:divsChild>
                    <w:div w:id="206648833">
                      <w:marLeft w:val="0"/>
                      <w:marRight w:val="0"/>
                      <w:marTop w:val="0"/>
                      <w:marBottom w:val="0"/>
                      <w:divBdr>
                        <w:top w:val="none" w:sz="0" w:space="0" w:color="auto"/>
                        <w:left w:val="none" w:sz="0" w:space="0" w:color="auto"/>
                        <w:bottom w:val="none" w:sz="0" w:space="0" w:color="auto"/>
                        <w:right w:val="none" w:sz="0" w:space="0" w:color="auto"/>
                      </w:divBdr>
                    </w:div>
                  </w:divsChild>
                </w:div>
                <w:div w:id="505485463">
                  <w:marLeft w:val="0"/>
                  <w:marRight w:val="0"/>
                  <w:marTop w:val="0"/>
                  <w:marBottom w:val="0"/>
                  <w:divBdr>
                    <w:top w:val="none" w:sz="0" w:space="0" w:color="auto"/>
                    <w:left w:val="none" w:sz="0" w:space="0" w:color="auto"/>
                    <w:bottom w:val="none" w:sz="0" w:space="0" w:color="auto"/>
                    <w:right w:val="none" w:sz="0" w:space="0" w:color="auto"/>
                  </w:divBdr>
                  <w:divsChild>
                    <w:div w:id="276840410">
                      <w:marLeft w:val="0"/>
                      <w:marRight w:val="0"/>
                      <w:marTop w:val="0"/>
                      <w:marBottom w:val="0"/>
                      <w:divBdr>
                        <w:top w:val="none" w:sz="0" w:space="0" w:color="auto"/>
                        <w:left w:val="none" w:sz="0" w:space="0" w:color="auto"/>
                        <w:bottom w:val="none" w:sz="0" w:space="0" w:color="auto"/>
                        <w:right w:val="none" w:sz="0" w:space="0" w:color="auto"/>
                      </w:divBdr>
                    </w:div>
                  </w:divsChild>
                </w:div>
                <w:div w:id="258803558">
                  <w:marLeft w:val="0"/>
                  <w:marRight w:val="0"/>
                  <w:marTop w:val="0"/>
                  <w:marBottom w:val="0"/>
                  <w:divBdr>
                    <w:top w:val="none" w:sz="0" w:space="0" w:color="auto"/>
                    <w:left w:val="none" w:sz="0" w:space="0" w:color="auto"/>
                    <w:bottom w:val="none" w:sz="0" w:space="0" w:color="auto"/>
                    <w:right w:val="none" w:sz="0" w:space="0" w:color="auto"/>
                  </w:divBdr>
                  <w:divsChild>
                    <w:div w:id="1932353483">
                      <w:marLeft w:val="0"/>
                      <w:marRight w:val="0"/>
                      <w:marTop w:val="0"/>
                      <w:marBottom w:val="0"/>
                      <w:divBdr>
                        <w:top w:val="none" w:sz="0" w:space="0" w:color="auto"/>
                        <w:left w:val="none" w:sz="0" w:space="0" w:color="auto"/>
                        <w:bottom w:val="none" w:sz="0" w:space="0" w:color="auto"/>
                        <w:right w:val="none" w:sz="0" w:space="0" w:color="auto"/>
                      </w:divBdr>
                    </w:div>
                  </w:divsChild>
                </w:div>
                <w:div w:id="1845822304">
                  <w:marLeft w:val="0"/>
                  <w:marRight w:val="0"/>
                  <w:marTop w:val="0"/>
                  <w:marBottom w:val="0"/>
                  <w:divBdr>
                    <w:top w:val="none" w:sz="0" w:space="0" w:color="auto"/>
                    <w:left w:val="none" w:sz="0" w:space="0" w:color="auto"/>
                    <w:bottom w:val="none" w:sz="0" w:space="0" w:color="auto"/>
                    <w:right w:val="none" w:sz="0" w:space="0" w:color="auto"/>
                  </w:divBdr>
                  <w:divsChild>
                    <w:div w:id="1281760384">
                      <w:marLeft w:val="0"/>
                      <w:marRight w:val="0"/>
                      <w:marTop w:val="0"/>
                      <w:marBottom w:val="0"/>
                      <w:divBdr>
                        <w:top w:val="none" w:sz="0" w:space="0" w:color="auto"/>
                        <w:left w:val="none" w:sz="0" w:space="0" w:color="auto"/>
                        <w:bottom w:val="none" w:sz="0" w:space="0" w:color="auto"/>
                        <w:right w:val="none" w:sz="0" w:space="0" w:color="auto"/>
                      </w:divBdr>
                    </w:div>
                  </w:divsChild>
                </w:div>
                <w:div w:id="2109035906">
                  <w:marLeft w:val="0"/>
                  <w:marRight w:val="0"/>
                  <w:marTop w:val="0"/>
                  <w:marBottom w:val="0"/>
                  <w:divBdr>
                    <w:top w:val="none" w:sz="0" w:space="0" w:color="auto"/>
                    <w:left w:val="none" w:sz="0" w:space="0" w:color="auto"/>
                    <w:bottom w:val="none" w:sz="0" w:space="0" w:color="auto"/>
                    <w:right w:val="none" w:sz="0" w:space="0" w:color="auto"/>
                  </w:divBdr>
                  <w:divsChild>
                    <w:div w:id="228460805">
                      <w:marLeft w:val="0"/>
                      <w:marRight w:val="0"/>
                      <w:marTop w:val="0"/>
                      <w:marBottom w:val="0"/>
                      <w:divBdr>
                        <w:top w:val="none" w:sz="0" w:space="0" w:color="auto"/>
                        <w:left w:val="none" w:sz="0" w:space="0" w:color="auto"/>
                        <w:bottom w:val="none" w:sz="0" w:space="0" w:color="auto"/>
                        <w:right w:val="none" w:sz="0" w:space="0" w:color="auto"/>
                      </w:divBdr>
                    </w:div>
                  </w:divsChild>
                </w:div>
                <w:div w:id="448013891">
                  <w:marLeft w:val="0"/>
                  <w:marRight w:val="0"/>
                  <w:marTop w:val="0"/>
                  <w:marBottom w:val="0"/>
                  <w:divBdr>
                    <w:top w:val="none" w:sz="0" w:space="0" w:color="auto"/>
                    <w:left w:val="none" w:sz="0" w:space="0" w:color="auto"/>
                    <w:bottom w:val="none" w:sz="0" w:space="0" w:color="auto"/>
                    <w:right w:val="none" w:sz="0" w:space="0" w:color="auto"/>
                  </w:divBdr>
                  <w:divsChild>
                    <w:div w:id="146938569">
                      <w:marLeft w:val="0"/>
                      <w:marRight w:val="0"/>
                      <w:marTop w:val="0"/>
                      <w:marBottom w:val="0"/>
                      <w:divBdr>
                        <w:top w:val="none" w:sz="0" w:space="0" w:color="auto"/>
                        <w:left w:val="none" w:sz="0" w:space="0" w:color="auto"/>
                        <w:bottom w:val="none" w:sz="0" w:space="0" w:color="auto"/>
                        <w:right w:val="none" w:sz="0" w:space="0" w:color="auto"/>
                      </w:divBdr>
                    </w:div>
                  </w:divsChild>
                </w:div>
                <w:div w:id="1124738362">
                  <w:marLeft w:val="0"/>
                  <w:marRight w:val="0"/>
                  <w:marTop w:val="0"/>
                  <w:marBottom w:val="0"/>
                  <w:divBdr>
                    <w:top w:val="none" w:sz="0" w:space="0" w:color="auto"/>
                    <w:left w:val="none" w:sz="0" w:space="0" w:color="auto"/>
                    <w:bottom w:val="none" w:sz="0" w:space="0" w:color="auto"/>
                    <w:right w:val="none" w:sz="0" w:space="0" w:color="auto"/>
                  </w:divBdr>
                  <w:divsChild>
                    <w:div w:id="1746954656">
                      <w:marLeft w:val="0"/>
                      <w:marRight w:val="0"/>
                      <w:marTop w:val="0"/>
                      <w:marBottom w:val="0"/>
                      <w:divBdr>
                        <w:top w:val="none" w:sz="0" w:space="0" w:color="auto"/>
                        <w:left w:val="none" w:sz="0" w:space="0" w:color="auto"/>
                        <w:bottom w:val="none" w:sz="0" w:space="0" w:color="auto"/>
                        <w:right w:val="none" w:sz="0" w:space="0" w:color="auto"/>
                      </w:divBdr>
                    </w:div>
                  </w:divsChild>
                </w:div>
                <w:div w:id="864254230">
                  <w:marLeft w:val="0"/>
                  <w:marRight w:val="0"/>
                  <w:marTop w:val="0"/>
                  <w:marBottom w:val="0"/>
                  <w:divBdr>
                    <w:top w:val="none" w:sz="0" w:space="0" w:color="auto"/>
                    <w:left w:val="none" w:sz="0" w:space="0" w:color="auto"/>
                    <w:bottom w:val="none" w:sz="0" w:space="0" w:color="auto"/>
                    <w:right w:val="none" w:sz="0" w:space="0" w:color="auto"/>
                  </w:divBdr>
                  <w:divsChild>
                    <w:div w:id="1193038571">
                      <w:marLeft w:val="0"/>
                      <w:marRight w:val="0"/>
                      <w:marTop w:val="0"/>
                      <w:marBottom w:val="0"/>
                      <w:divBdr>
                        <w:top w:val="none" w:sz="0" w:space="0" w:color="auto"/>
                        <w:left w:val="none" w:sz="0" w:space="0" w:color="auto"/>
                        <w:bottom w:val="none" w:sz="0" w:space="0" w:color="auto"/>
                        <w:right w:val="none" w:sz="0" w:space="0" w:color="auto"/>
                      </w:divBdr>
                    </w:div>
                  </w:divsChild>
                </w:div>
                <w:div w:id="1290553262">
                  <w:marLeft w:val="0"/>
                  <w:marRight w:val="0"/>
                  <w:marTop w:val="0"/>
                  <w:marBottom w:val="0"/>
                  <w:divBdr>
                    <w:top w:val="none" w:sz="0" w:space="0" w:color="auto"/>
                    <w:left w:val="none" w:sz="0" w:space="0" w:color="auto"/>
                    <w:bottom w:val="none" w:sz="0" w:space="0" w:color="auto"/>
                    <w:right w:val="none" w:sz="0" w:space="0" w:color="auto"/>
                  </w:divBdr>
                  <w:divsChild>
                    <w:div w:id="193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67751">
          <w:marLeft w:val="0"/>
          <w:marRight w:val="0"/>
          <w:marTop w:val="0"/>
          <w:marBottom w:val="0"/>
          <w:divBdr>
            <w:top w:val="none" w:sz="0" w:space="0" w:color="auto"/>
            <w:left w:val="none" w:sz="0" w:space="0" w:color="auto"/>
            <w:bottom w:val="none" w:sz="0" w:space="0" w:color="auto"/>
            <w:right w:val="none" w:sz="0" w:space="0" w:color="auto"/>
          </w:divBdr>
        </w:div>
        <w:div w:id="1322348269">
          <w:marLeft w:val="0"/>
          <w:marRight w:val="0"/>
          <w:marTop w:val="0"/>
          <w:marBottom w:val="0"/>
          <w:divBdr>
            <w:top w:val="none" w:sz="0" w:space="0" w:color="auto"/>
            <w:left w:val="none" w:sz="0" w:space="0" w:color="auto"/>
            <w:bottom w:val="none" w:sz="0" w:space="0" w:color="auto"/>
            <w:right w:val="none" w:sz="0" w:space="0" w:color="auto"/>
          </w:divBdr>
        </w:div>
        <w:div w:id="521676394">
          <w:marLeft w:val="0"/>
          <w:marRight w:val="0"/>
          <w:marTop w:val="0"/>
          <w:marBottom w:val="0"/>
          <w:divBdr>
            <w:top w:val="none" w:sz="0" w:space="0" w:color="auto"/>
            <w:left w:val="none" w:sz="0" w:space="0" w:color="auto"/>
            <w:bottom w:val="none" w:sz="0" w:space="0" w:color="auto"/>
            <w:right w:val="none" w:sz="0" w:space="0" w:color="auto"/>
          </w:divBdr>
        </w:div>
        <w:div w:id="1242057587">
          <w:marLeft w:val="0"/>
          <w:marRight w:val="0"/>
          <w:marTop w:val="0"/>
          <w:marBottom w:val="0"/>
          <w:divBdr>
            <w:top w:val="none" w:sz="0" w:space="0" w:color="auto"/>
            <w:left w:val="none" w:sz="0" w:space="0" w:color="auto"/>
            <w:bottom w:val="none" w:sz="0" w:space="0" w:color="auto"/>
            <w:right w:val="none" w:sz="0" w:space="0" w:color="auto"/>
          </w:divBdr>
        </w:div>
        <w:div w:id="279386531">
          <w:marLeft w:val="0"/>
          <w:marRight w:val="0"/>
          <w:marTop w:val="0"/>
          <w:marBottom w:val="0"/>
          <w:divBdr>
            <w:top w:val="none" w:sz="0" w:space="0" w:color="auto"/>
            <w:left w:val="none" w:sz="0" w:space="0" w:color="auto"/>
            <w:bottom w:val="none" w:sz="0" w:space="0" w:color="auto"/>
            <w:right w:val="none" w:sz="0" w:space="0" w:color="auto"/>
          </w:divBdr>
        </w:div>
        <w:div w:id="578294891">
          <w:marLeft w:val="0"/>
          <w:marRight w:val="0"/>
          <w:marTop w:val="0"/>
          <w:marBottom w:val="0"/>
          <w:divBdr>
            <w:top w:val="none" w:sz="0" w:space="0" w:color="auto"/>
            <w:left w:val="none" w:sz="0" w:space="0" w:color="auto"/>
            <w:bottom w:val="none" w:sz="0" w:space="0" w:color="auto"/>
            <w:right w:val="none" w:sz="0" w:space="0" w:color="auto"/>
          </w:divBdr>
        </w:div>
        <w:div w:id="1809543875">
          <w:marLeft w:val="0"/>
          <w:marRight w:val="0"/>
          <w:marTop w:val="0"/>
          <w:marBottom w:val="0"/>
          <w:divBdr>
            <w:top w:val="none" w:sz="0" w:space="0" w:color="auto"/>
            <w:left w:val="none" w:sz="0" w:space="0" w:color="auto"/>
            <w:bottom w:val="none" w:sz="0" w:space="0" w:color="auto"/>
            <w:right w:val="none" w:sz="0" w:space="0" w:color="auto"/>
          </w:divBdr>
        </w:div>
        <w:div w:id="1456019551">
          <w:marLeft w:val="0"/>
          <w:marRight w:val="0"/>
          <w:marTop w:val="0"/>
          <w:marBottom w:val="0"/>
          <w:divBdr>
            <w:top w:val="none" w:sz="0" w:space="0" w:color="auto"/>
            <w:left w:val="none" w:sz="0" w:space="0" w:color="auto"/>
            <w:bottom w:val="none" w:sz="0" w:space="0" w:color="auto"/>
            <w:right w:val="none" w:sz="0" w:space="0" w:color="auto"/>
          </w:divBdr>
        </w:div>
        <w:div w:id="191458068">
          <w:marLeft w:val="0"/>
          <w:marRight w:val="0"/>
          <w:marTop w:val="0"/>
          <w:marBottom w:val="0"/>
          <w:divBdr>
            <w:top w:val="none" w:sz="0" w:space="0" w:color="auto"/>
            <w:left w:val="none" w:sz="0" w:space="0" w:color="auto"/>
            <w:bottom w:val="none" w:sz="0" w:space="0" w:color="auto"/>
            <w:right w:val="none" w:sz="0" w:space="0" w:color="auto"/>
          </w:divBdr>
        </w:div>
        <w:div w:id="2055495847">
          <w:marLeft w:val="0"/>
          <w:marRight w:val="0"/>
          <w:marTop w:val="0"/>
          <w:marBottom w:val="0"/>
          <w:divBdr>
            <w:top w:val="none" w:sz="0" w:space="0" w:color="auto"/>
            <w:left w:val="none" w:sz="0" w:space="0" w:color="auto"/>
            <w:bottom w:val="none" w:sz="0" w:space="0" w:color="auto"/>
            <w:right w:val="none" w:sz="0" w:space="0" w:color="auto"/>
          </w:divBdr>
        </w:div>
        <w:div w:id="121194378">
          <w:marLeft w:val="0"/>
          <w:marRight w:val="0"/>
          <w:marTop w:val="0"/>
          <w:marBottom w:val="0"/>
          <w:divBdr>
            <w:top w:val="none" w:sz="0" w:space="0" w:color="auto"/>
            <w:left w:val="none" w:sz="0" w:space="0" w:color="auto"/>
            <w:bottom w:val="none" w:sz="0" w:space="0" w:color="auto"/>
            <w:right w:val="none" w:sz="0" w:space="0" w:color="auto"/>
          </w:divBdr>
        </w:div>
        <w:div w:id="359628449">
          <w:marLeft w:val="0"/>
          <w:marRight w:val="0"/>
          <w:marTop w:val="0"/>
          <w:marBottom w:val="0"/>
          <w:divBdr>
            <w:top w:val="none" w:sz="0" w:space="0" w:color="auto"/>
            <w:left w:val="none" w:sz="0" w:space="0" w:color="auto"/>
            <w:bottom w:val="none" w:sz="0" w:space="0" w:color="auto"/>
            <w:right w:val="none" w:sz="0" w:space="0" w:color="auto"/>
          </w:divBdr>
          <w:divsChild>
            <w:div w:id="1890146531">
              <w:marLeft w:val="-75"/>
              <w:marRight w:val="0"/>
              <w:marTop w:val="30"/>
              <w:marBottom w:val="30"/>
              <w:divBdr>
                <w:top w:val="none" w:sz="0" w:space="0" w:color="auto"/>
                <w:left w:val="none" w:sz="0" w:space="0" w:color="auto"/>
                <w:bottom w:val="none" w:sz="0" w:space="0" w:color="auto"/>
                <w:right w:val="none" w:sz="0" w:space="0" w:color="auto"/>
              </w:divBdr>
              <w:divsChild>
                <w:div w:id="484131404">
                  <w:marLeft w:val="0"/>
                  <w:marRight w:val="0"/>
                  <w:marTop w:val="0"/>
                  <w:marBottom w:val="0"/>
                  <w:divBdr>
                    <w:top w:val="none" w:sz="0" w:space="0" w:color="auto"/>
                    <w:left w:val="none" w:sz="0" w:space="0" w:color="auto"/>
                    <w:bottom w:val="none" w:sz="0" w:space="0" w:color="auto"/>
                    <w:right w:val="none" w:sz="0" w:space="0" w:color="auto"/>
                  </w:divBdr>
                  <w:divsChild>
                    <w:div w:id="120154717">
                      <w:marLeft w:val="0"/>
                      <w:marRight w:val="0"/>
                      <w:marTop w:val="0"/>
                      <w:marBottom w:val="0"/>
                      <w:divBdr>
                        <w:top w:val="none" w:sz="0" w:space="0" w:color="auto"/>
                        <w:left w:val="none" w:sz="0" w:space="0" w:color="auto"/>
                        <w:bottom w:val="none" w:sz="0" w:space="0" w:color="auto"/>
                        <w:right w:val="none" w:sz="0" w:space="0" w:color="auto"/>
                      </w:divBdr>
                    </w:div>
                  </w:divsChild>
                </w:div>
                <w:div w:id="1540387763">
                  <w:marLeft w:val="0"/>
                  <w:marRight w:val="0"/>
                  <w:marTop w:val="0"/>
                  <w:marBottom w:val="0"/>
                  <w:divBdr>
                    <w:top w:val="none" w:sz="0" w:space="0" w:color="auto"/>
                    <w:left w:val="none" w:sz="0" w:space="0" w:color="auto"/>
                    <w:bottom w:val="none" w:sz="0" w:space="0" w:color="auto"/>
                    <w:right w:val="none" w:sz="0" w:space="0" w:color="auto"/>
                  </w:divBdr>
                  <w:divsChild>
                    <w:div w:id="1979601935">
                      <w:marLeft w:val="0"/>
                      <w:marRight w:val="0"/>
                      <w:marTop w:val="0"/>
                      <w:marBottom w:val="0"/>
                      <w:divBdr>
                        <w:top w:val="none" w:sz="0" w:space="0" w:color="auto"/>
                        <w:left w:val="none" w:sz="0" w:space="0" w:color="auto"/>
                        <w:bottom w:val="none" w:sz="0" w:space="0" w:color="auto"/>
                        <w:right w:val="none" w:sz="0" w:space="0" w:color="auto"/>
                      </w:divBdr>
                    </w:div>
                  </w:divsChild>
                </w:div>
                <w:div w:id="1785802150">
                  <w:marLeft w:val="0"/>
                  <w:marRight w:val="0"/>
                  <w:marTop w:val="0"/>
                  <w:marBottom w:val="0"/>
                  <w:divBdr>
                    <w:top w:val="none" w:sz="0" w:space="0" w:color="auto"/>
                    <w:left w:val="none" w:sz="0" w:space="0" w:color="auto"/>
                    <w:bottom w:val="none" w:sz="0" w:space="0" w:color="auto"/>
                    <w:right w:val="none" w:sz="0" w:space="0" w:color="auto"/>
                  </w:divBdr>
                  <w:divsChild>
                    <w:div w:id="1369260650">
                      <w:marLeft w:val="0"/>
                      <w:marRight w:val="0"/>
                      <w:marTop w:val="0"/>
                      <w:marBottom w:val="0"/>
                      <w:divBdr>
                        <w:top w:val="none" w:sz="0" w:space="0" w:color="auto"/>
                        <w:left w:val="none" w:sz="0" w:space="0" w:color="auto"/>
                        <w:bottom w:val="none" w:sz="0" w:space="0" w:color="auto"/>
                        <w:right w:val="none" w:sz="0" w:space="0" w:color="auto"/>
                      </w:divBdr>
                    </w:div>
                  </w:divsChild>
                </w:div>
                <w:div w:id="166093988">
                  <w:marLeft w:val="0"/>
                  <w:marRight w:val="0"/>
                  <w:marTop w:val="0"/>
                  <w:marBottom w:val="0"/>
                  <w:divBdr>
                    <w:top w:val="none" w:sz="0" w:space="0" w:color="auto"/>
                    <w:left w:val="none" w:sz="0" w:space="0" w:color="auto"/>
                    <w:bottom w:val="none" w:sz="0" w:space="0" w:color="auto"/>
                    <w:right w:val="none" w:sz="0" w:space="0" w:color="auto"/>
                  </w:divBdr>
                  <w:divsChild>
                    <w:div w:id="1332100354">
                      <w:marLeft w:val="0"/>
                      <w:marRight w:val="0"/>
                      <w:marTop w:val="0"/>
                      <w:marBottom w:val="0"/>
                      <w:divBdr>
                        <w:top w:val="none" w:sz="0" w:space="0" w:color="auto"/>
                        <w:left w:val="none" w:sz="0" w:space="0" w:color="auto"/>
                        <w:bottom w:val="none" w:sz="0" w:space="0" w:color="auto"/>
                        <w:right w:val="none" w:sz="0" w:space="0" w:color="auto"/>
                      </w:divBdr>
                    </w:div>
                  </w:divsChild>
                </w:div>
                <w:div w:id="1107694850">
                  <w:marLeft w:val="0"/>
                  <w:marRight w:val="0"/>
                  <w:marTop w:val="0"/>
                  <w:marBottom w:val="0"/>
                  <w:divBdr>
                    <w:top w:val="none" w:sz="0" w:space="0" w:color="auto"/>
                    <w:left w:val="none" w:sz="0" w:space="0" w:color="auto"/>
                    <w:bottom w:val="none" w:sz="0" w:space="0" w:color="auto"/>
                    <w:right w:val="none" w:sz="0" w:space="0" w:color="auto"/>
                  </w:divBdr>
                  <w:divsChild>
                    <w:div w:id="2113744440">
                      <w:marLeft w:val="0"/>
                      <w:marRight w:val="0"/>
                      <w:marTop w:val="0"/>
                      <w:marBottom w:val="0"/>
                      <w:divBdr>
                        <w:top w:val="none" w:sz="0" w:space="0" w:color="auto"/>
                        <w:left w:val="none" w:sz="0" w:space="0" w:color="auto"/>
                        <w:bottom w:val="none" w:sz="0" w:space="0" w:color="auto"/>
                        <w:right w:val="none" w:sz="0" w:space="0" w:color="auto"/>
                      </w:divBdr>
                    </w:div>
                  </w:divsChild>
                </w:div>
                <w:div w:id="131874969">
                  <w:marLeft w:val="0"/>
                  <w:marRight w:val="0"/>
                  <w:marTop w:val="0"/>
                  <w:marBottom w:val="0"/>
                  <w:divBdr>
                    <w:top w:val="none" w:sz="0" w:space="0" w:color="auto"/>
                    <w:left w:val="none" w:sz="0" w:space="0" w:color="auto"/>
                    <w:bottom w:val="none" w:sz="0" w:space="0" w:color="auto"/>
                    <w:right w:val="none" w:sz="0" w:space="0" w:color="auto"/>
                  </w:divBdr>
                  <w:divsChild>
                    <w:div w:id="185994745">
                      <w:marLeft w:val="0"/>
                      <w:marRight w:val="0"/>
                      <w:marTop w:val="0"/>
                      <w:marBottom w:val="0"/>
                      <w:divBdr>
                        <w:top w:val="none" w:sz="0" w:space="0" w:color="auto"/>
                        <w:left w:val="none" w:sz="0" w:space="0" w:color="auto"/>
                        <w:bottom w:val="none" w:sz="0" w:space="0" w:color="auto"/>
                        <w:right w:val="none" w:sz="0" w:space="0" w:color="auto"/>
                      </w:divBdr>
                    </w:div>
                  </w:divsChild>
                </w:div>
                <w:div w:id="498425833">
                  <w:marLeft w:val="0"/>
                  <w:marRight w:val="0"/>
                  <w:marTop w:val="0"/>
                  <w:marBottom w:val="0"/>
                  <w:divBdr>
                    <w:top w:val="none" w:sz="0" w:space="0" w:color="auto"/>
                    <w:left w:val="none" w:sz="0" w:space="0" w:color="auto"/>
                    <w:bottom w:val="none" w:sz="0" w:space="0" w:color="auto"/>
                    <w:right w:val="none" w:sz="0" w:space="0" w:color="auto"/>
                  </w:divBdr>
                  <w:divsChild>
                    <w:div w:id="1060709166">
                      <w:marLeft w:val="0"/>
                      <w:marRight w:val="0"/>
                      <w:marTop w:val="0"/>
                      <w:marBottom w:val="0"/>
                      <w:divBdr>
                        <w:top w:val="none" w:sz="0" w:space="0" w:color="auto"/>
                        <w:left w:val="none" w:sz="0" w:space="0" w:color="auto"/>
                        <w:bottom w:val="none" w:sz="0" w:space="0" w:color="auto"/>
                        <w:right w:val="none" w:sz="0" w:space="0" w:color="auto"/>
                      </w:divBdr>
                    </w:div>
                  </w:divsChild>
                </w:div>
                <w:div w:id="1912697047">
                  <w:marLeft w:val="0"/>
                  <w:marRight w:val="0"/>
                  <w:marTop w:val="0"/>
                  <w:marBottom w:val="0"/>
                  <w:divBdr>
                    <w:top w:val="none" w:sz="0" w:space="0" w:color="auto"/>
                    <w:left w:val="none" w:sz="0" w:space="0" w:color="auto"/>
                    <w:bottom w:val="none" w:sz="0" w:space="0" w:color="auto"/>
                    <w:right w:val="none" w:sz="0" w:space="0" w:color="auto"/>
                  </w:divBdr>
                  <w:divsChild>
                    <w:div w:id="552809255">
                      <w:marLeft w:val="0"/>
                      <w:marRight w:val="0"/>
                      <w:marTop w:val="0"/>
                      <w:marBottom w:val="0"/>
                      <w:divBdr>
                        <w:top w:val="none" w:sz="0" w:space="0" w:color="auto"/>
                        <w:left w:val="none" w:sz="0" w:space="0" w:color="auto"/>
                        <w:bottom w:val="none" w:sz="0" w:space="0" w:color="auto"/>
                        <w:right w:val="none" w:sz="0" w:space="0" w:color="auto"/>
                      </w:divBdr>
                    </w:div>
                  </w:divsChild>
                </w:div>
                <w:div w:id="1836872959">
                  <w:marLeft w:val="0"/>
                  <w:marRight w:val="0"/>
                  <w:marTop w:val="0"/>
                  <w:marBottom w:val="0"/>
                  <w:divBdr>
                    <w:top w:val="none" w:sz="0" w:space="0" w:color="auto"/>
                    <w:left w:val="none" w:sz="0" w:space="0" w:color="auto"/>
                    <w:bottom w:val="none" w:sz="0" w:space="0" w:color="auto"/>
                    <w:right w:val="none" w:sz="0" w:space="0" w:color="auto"/>
                  </w:divBdr>
                  <w:divsChild>
                    <w:div w:id="379551716">
                      <w:marLeft w:val="0"/>
                      <w:marRight w:val="0"/>
                      <w:marTop w:val="0"/>
                      <w:marBottom w:val="0"/>
                      <w:divBdr>
                        <w:top w:val="none" w:sz="0" w:space="0" w:color="auto"/>
                        <w:left w:val="none" w:sz="0" w:space="0" w:color="auto"/>
                        <w:bottom w:val="none" w:sz="0" w:space="0" w:color="auto"/>
                        <w:right w:val="none" w:sz="0" w:space="0" w:color="auto"/>
                      </w:divBdr>
                    </w:div>
                  </w:divsChild>
                </w:div>
                <w:div w:id="1247500251">
                  <w:marLeft w:val="0"/>
                  <w:marRight w:val="0"/>
                  <w:marTop w:val="0"/>
                  <w:marBottom w:val="0"/>
                  <w:divBdr>
                    <w:top w:val="none" w:sz="0" w:space="0" w:color="auto"/>
                    <w:left w:val="none" w:sz="0" w:space="0" w:color="auto"/>
                    <w:bottom w:val="none" w:sz="0" w:space="0" w:color="auto"/>
                    <w:right w:val="none" w:sz="0" w:space="0" w:color="auto"/>
                  </w:divBdr>
                  <w:divsChild>
                    <w:div w:id="351417613">
                      <w:marLeft w:val="0"/>
                      <w:marRight w:val="0"/>
                      <w:marTop w:val="0"/>
                      <w:marBottom w:val="0"/>
                      <w:divBdr>
                        <w:top w:val="none" w:sz="0" w:space="0" w:color="auto"/>
                        <w:left w:val="none" w:sz="0" w:space="0" w:color="auto"/>
                        <w:bottom w:val="none" w:sz="0" w:space="0" w:color="auto"/>
                        <w:right w:val="none" w:sz="0" w:space="0" w:color="auto"/>
                      </w:divBdr>
                    </w:div>
                  </w:divsChild>
                </w:div>
                <w:div w:id="1510213393">
                  <w:marLeft w:val="0"/>
                  <w:marRight w:val="0"/>
                  <w:marTop w:val="0"/>
                  <w:marBottom w:val="0"/>
                  <w:divBdr>
                    <w:top w:val="none" w:sz="0" w:space="0" w:color="auto"/>
                    <w:left w:val="none" w:sz="0" w:space="0" w:color="auto"/>
                    <w:bottom w:val="none" w:sz="0" w:space="0" w:color="auto"/>
                    <w:right w:val="none" w:sz="0" w:space="0" w:color="auto"/>
                  </w:divBdr>
                  <w:divsChild>
                    <w:div w:id="18557263">
                      <w:marLeft w:val="0"/>
                      <w:marRight w:val="0"/>
                      <w:marTop w:val="0"/>
                      <w:marBottom w:val="0"/>
                      <w:divBdr>
                        <w:top w:val="none" w:sz="0" w:space="0" w:color="auto"/>
                        <w:left w:val="none" w:sz="0" w:space="0" w:color="auto"/>
                        <w:bottom w:val="none" w:sz="0" w:space="0" w:color="auto"/>
                        <w:right w:val="none" w:sz="0" w:space="0" w:color="auto"/>
                      </w:divBdr>
                    </w:div>
                  </w:divsChild>
                </w:div>
                <w:div w:id="728965427">
                  <w:marLeft w:val="0"/>
                  <w:marRight w:val="0"/>
                  <w:marTop w:val="0"/>
                  <w:marBottom w:val="0"/>
                  <w:divBdr>
                    <w:top w:val="none" w:sz="0" w:space="0" w:color="auto"/>
                    <w:left w:val="none" w:sz="0" w:space="0" w:color="auto"/>
                    <w:bottom w:val="none" w:sz="0" w:space="0" w:color="auto"/>
                    <w:right w:val="none" w:sz="0" w:space="0" w:color="auto"/>
                  </w:divBdr>
                  <w:divsChild>
                    <w:div w:id="447353805">
                      <w:marLeft w:val="0"/>
                      <w:marRight w:val="0"/>
                      <w:marTop w:val="0"/>
                      <w:marBottom w:val="0"/>
                      <w:divBdr>
                        <w:top w:val="none" w:sz="0" w:space="0" w:color="auto"/>
                        <w:left w:val="none" w:sz="0" w:space="0" w:color="auto"/>
                        <w:bottom w:val="none" w:sz="0" w:space="0" w:color="auto"/>
                        <w:right w:val="none" w:sz="0" w:space="0" w:color="auto"/>
                      </w:divBdr>
                    </w:div>
                  </w:divsChild>
                </w:div>
                <w:div w:id="1744987412">
                  <w:marLeft w:val="0"/>
                  <w:marRight w:val="0"/>
                  <w:marTop w:val="0"/>
                  <w:marBottom w:val="0"/>
                  <w:divBdr>
                    <w:top w:val="none" w:sz="0" w:space="0" w:color="auto"/>
                    <w:left w:val="none" w:sz="0" w:space="0" w:color="auto"/>
                    <w:bottom w:val="none" w:sz="0" w:space="0" w:color="auto"/>
                    <w:right w:val="none" w:sz="0" w:space="0" w:color="auto"/>
                  </w:divBdr>
                  <w:divsChild>
                    <w:div w:id="631793123">
                      <w:marLeft w:val="0"/>
                      <w:marRight w:val="0"/>
                      <w:marTop w:val="0"/>
                      <w:marBottom w:val="0"/>
                      <w:divBdr>
                        <w:top w:val="none" w:sz="0" w:space="0" w:color="auto"/>
                        <w:left w:val="none" w:sz="0" w:space="0" w:color="auto"/>
                        <w:bottom w:val="none" w:sz="0" w:space="0" w:color="auto"/>
                        <w:right w:val="none" w:sz="0" w:space="0" w:color="auto"/>
                      </w:divBdr>
                    </w:div>
                  </w:divsChild>
                </w:div>
                <w:div w:id="915362772">
                  <w:marLeft w:val="0"/>
                  <w:marRight w:val="0"/>
                  <w:marTop w:val="0"/>
                  <w:marBottom w:val="0"/>
                  <w:divBdr>
                    <w:top w:val="none" w:sz="0" w:space="0" w:color="auto"/>
                    <w:left w:val="none" w:sz="0" w:space="0" w:color="auto"/>
                    <w:bottom w:val="none" w:sz="0" w:space="0" w:color="auto"/>
                    <w:right w:val="none" w:sz="0" w:space="0" w:color="auto"/>
                  </w:divBdr>
                  <w:divsChild>
                    <w:div w:id="1716613276">
                      <w:marLeft w:val="0"/>
                      <w:marRight w:val="0"/>
                      <w:marTop w:val="0"/>
                      <w:marBottom w:val="0"/>
                      <w:divBdr>
                        <w:top w:val="none" w:sz="0" w:space="0" w:color="auto"/>
                        <w:left w:val="none" w:sz="0" w:space="0" w:color="auto"/>
                        <w:bottom w:val="none" w:sz="0" w:space="0" w:color="auto"/>
                        <w:right w:val="none" w:sz="0" w:space="0" w:color="auto"/>
                      </w:divBdr>
                    </w:div>
                  </w:divsChild>
                </w:div>
                <w:div w:id="1914966232">
                  <w:marLeft w:val="0"/>
                  <w:marRight w:val="0"/>
                  <w:marTop w:val="0"/>
                  <w:marBottom w:val="0"/>
                  <w:divBdr>
                    <w:top w:val="none" w:sz="0" w:space="0" w:color="auto"/>
                    <w:left w:val="none" w:sz="0" w:space="0" w:color="auto"/>
                    <w:bottom w:val="none" w:sz="0" w:space="0" w:color="auto"/>
                    <w:right w:val="none" w:sz="0" w:space="0" w:color="auto"/>
                  </w:divBdr>
                  <w:divsChild>
                    <w:div w:id="2144077450">
                      <w:marLeft w:val="0"/>
                      <w:marRight w:val="0"/>
                      <w:marTop w:val="0"/>
                      <w:marBottom w:val="0"/>
                      <w:divBdr>
                        <w:top w:val="none" w:sz="0" w:space="0" w:color="auto"/>
                        <w:left w:val="none" w:sz="0" w:space="0" w:color="auto"/>
                        <w:bottom w:val="none" w:sz="0" w:space="0" w:color="auto"/>
                        <w:right w:val="none" w:sz="0" w:space="0" w:color="auto"/>
                      </w:divBdr>
                    </w:div>
                  </w:divsChild>
                </w:div>
                <w:div w:id="1865091061">
                  <w:marLeft w:val="0"/>
                  <w:marRight w:val="0"/>
                  <w:marTop w:val="0"/>
                  <w:marBottom w:val="0"/>
                  <w:divBdr>
                    <w:top w:val="none" w:sz="0" w:space="0" w:color="auto"/>
                    <w:left w:val="none" w:sz="0" w:space="0" w:color="auto"/>
                    <w:bottom w:val="none" w:sz="0" w:space="0" w:color="auto"/>
                    <w:right w:val="none" w:sz="0" w:space="0" w:color="auto"/>
                  </w:divBdr>
                  <w:divsChild>
                    <w:div w:id="835076774">
                      <w:marLeft w:val="0"/>
                      <w:marRight w:val="0"/>
                      <w:marTop w:val="0"/>
                      <w:marBottom w:val="0"/>
                      <w:divBdr>
                        <w:top w:val="none" w:sz="0" w:space="0" w:color="auto"/>
                        <w:left w:val="none" w:sz="0" w:space="0" w:color="auto"/>
                        <w:bottom w:val="none" w:sz="0" w:space="0" w:color="auto"/>
                        <w:right w:val="none" w:sz="0" w:space="0" w:color="auto"/>
                      </w:divBdr>
                    </w:div>
                  </w:divsChild>
                </w:div>
                <w:div w:id="2051568429">
                  <w:marLeft w:val="0"/>
                  <w:marRight w:val="0"/>
                  <w:marTop w:val="0"/>
                  <w:marBottom w:val="0"/>
                  <w:divBdr>
                    <w:top w:val="none" w:sz="0" w:space="0" w:color="auto"/>
                    <w:left w:val="none" w:sz="0" w:space="0" w:color="auto"/>
                    <w:bottom w:val="none" w:sz="0" w:space="0" w:color="auto"/>
                    <w:right w:val="none" w:sz="0" w:space="0" w:color="auto"/>
                  </w:divBdr>
                  <w:divsChild>
                    <w:div w:id="1256816452">
                      <w:marLeft w:val="0"/>
                      <w:marRight w:val="0"/>
                      <w:marTop w:val="0"/>
                      <w:marBottom w:val="0"/>
                      <w:divBdr>
                        <w:top w:val="none" w:sz="0" w:space="0" w:color="auto"/>
                        <w:left w:val="none" w:sz="0" w:space="0" w:color="auto"/>
                        <w:bottom w:val="none" w:sz="0" w:space="0" w:color="auto"/>
                        <w:right w:val="none" w:sz="0" w:space="0" w:color="auto"/>
                      </w:divBdr>
                    </w:div>
                  </w:divsChild>
                </w:div>
                <w:div w:id="1959599291">
                  <w:marLeft w:val="0"/>
                  <w:marRight w:val="0"/>
                  <w:marTop w:val="0"/>
                  <w:marBottom w:val="0"/>
                  <w:divBdr>
                    <w:top w:val="none" w:sz="0" w:space="0" w:color="auto"/>
                    <w:left w:val="none" w:sz="0" w:space="0" w:color="auto"/>
                    <w:bottom w:val="none" w:sz="0" w:space="0" w:color="auto"/>
                    <w:right w:val="none" w:sz="0" w:space="0" w:color="auto"/>
                  </w:divBdr>
                  <w:divsChild>
                    <w:div w:id="1028095548">
                      <w:marLeft w:val="0"/>
                      <w:marRight w:val="0"/>
                      <w:marTop w:val="0"/>
                      <w:marBottom w:val="0"/>
                      <w:divBdr>
                        <w:top w:val="none" w:sz="0" w:space="0" w:color="auto"/>
                        <w:left w:val="none" w:sz="0" w:space="0" w:color="auto"/>
                        <w:bottom w:val="none" w:sz="0" w:space="0" w:color="auto"/>
                        <w:right w:val="none" w:sz="0" w:space="0" w:color="auto"/>
                      </w:divBdr>
                    </w:div>
                  </w:divsChild>
                </w:div>
                <w:div w:id="16587789">
                  <w:marLeft w:val="0"/>
                  <w:marRight w:val="0"/>
                  <w:marTop w:val="0"/>
                  <w:marBottom w:val="0"/>
                  <w:divBdr>
                    <w:top w:val="none" w:sz="0" w:space="0" w:color="auto"/>
                    <w:left w:val="none" w:sz="0" w:space="0" w:color="auto"/>
                    <w:bottom w:val="none" w:sz="0" w:space="0" w:color="auto"/>
                    <w:right w:val="none" w:sz="0" w:space="0" w:color="auto"/>
                  </w:divBdr>
                  <w:divsChild>
                    <w:div w:id="1433210904">
                      <w:marLeft w:val="0"/>
                      <w:marRight w:val="0"/>
                      <w:marTop w:val="0"/>
                      <w:marBottom w:val="0"/>
                      <w:divBdr>
                        <w:top w:val="none" w:sz="0" w:space="0" w:color="auto"/>
                        <w:left w:val="none" w:sz="0" w:space="0" w:color="auto"/>
                        <w:bottom w:val="none" w:sz="0" w:space="0" w:color="auto"/>
                        <w:right w:val="none" w:sz="0" w:space="0" w:color="auto"/>
                      </w:divBdr>
                    </w:div>
                  </w:divsChild>
                </w:div>
                <w:div w:id="1647783788">
                  <w:marLeft w:val="0"/>
                  <w:marRight w:val="0"/>
                  <w:marTop w:val="0"/>
                  <w:marBottom w:val="0"/>
                  <w:divBdr>
                    <w:top w:val="none" w:sz="0" w:space="0" w:color="auto"/>
                    <w:left w:val="none" w:sz="0" w:space="0" w:color="auto"/>
                    <w:bottom w:val="none" w:sz="0" w:space="0" w:color="auto"/>
                    <w:right w:val="none" w:sz="0" w:space="0" w:color="auto"/>
                  </w:divBdr>
                  <w:divsChild>
                    <w:div w:id="475493693">
                      <w:marLeft w:val="0"/>
                      <w:marRight w:val="0"/>
                      <w:marTop w:val="0"/>
                      <w:marBottom w:val="0"/>
                      <w:divBdr>
                        <w:top w:val="none" w:sz="0" w:space="0" w:color="auto"/>
                        <w:left w:val="none" w:sz="0" w:space="0" w:color="auto"/>
                        <w:bottom w:val="none" w:sz="0" w:space="0" w:color="auto"/>
                        <w:right w:val="none" w:sz="0" w:space="0" w:color="auto"/>
                      </w:divBdr>
                    </w:div>
                  </w:divsChild>
                </w:div>
                <w:div w:id="707417808">
                  <w:marLeft w:val="0"/>
                  <w:marRight w:val="0"/>
                  <w:marTop w:val="0"/>
                  <w:marBottom w:val="0"/>
                  <w:divBdr>
                    <w:top w:val="none" w:sz="0" w:space="0" w:color="auto"/>
                    <w:left w:val="none" w:sz="0" w:space="0" w:color="auto"/>
                    <w:bottom w:val="none" w:sz="0" w:space="0" w:color="auto"/>
                    <w:right w:val="none" w:sz="0" w:space="0" w:color="auto"/>
                  </w:divBdr>
                  <w:divsChild>
                    <w:div w:id="1191526849">
                      <w:marLeft w:val="0"/>
                      <w:marRight w:val="0"/>
                      <w:marTop w:val="0"/>
                      <w:marBottom w:val="0"/>
                      <w:divBdr>
                        <w:top w:val="none" w:sz="0" w:space="0" w:color="auto"/>
                        <w:left w:val="none" w:sz="0" w:space="0" w:color="auto"/>
                        <w:bottom w:val="none" w:sz="0" w:space="0" w:color="auto"/>
                        <w:right w:val="none" w:sz="0" w:space="0" w:color="auto"/>
                      </w:divBdr>
                    </w:div>
                  </w:divsChild>
                </w:div>
                <w:div w:id="1911497243">
                  <w:marLeft w:val="0"/>
                  <w:marRight w:val="0"/>
                  <w:marTop w:val="0"/>
                  <w:marBottom w:val="0"/>
                  <w:divBdr>
                    <w:top w:val="none" w:sz="0" w:space="0" w:color="auto"/>
                    <w:left w:val="none" w:sz="0" w:space="0" w:color="auto"/>
                    <w:bottom w:val="none" w:sz="0" w:space="0" w:color="auto"/>
                    <w:right w:val="none" w:sz="0" w:space="0" w:color="auto"/>
                  </w:divBdr>
                  <w:divsChild>
                    <w:div w:id="2074771181">
                      <w:marLeft w:val="0"/>
                      <w:marRight w:val="0"/>
                      <w:marTop w:val="0"/>
                      <w:marBottom w:val="0"/>
                      <w:divBdr>
                        <w:top w:val="none" w:sz="0" w:space="0" w:color="auto"/>
                        <w:left w:val="none" w:sz="0" w:space="0" w:color="auto"/>
                        <w:bottom w:val="none" w:sz="0" w:space="0" w:color="auto"/>
                        <w:right w:val="none" w:sz="0" w:space="0" w:color="auto"/>
                      </w:divBdr>
                    </w:div>
                  </w:divsChild>
                </w:div>
                <w:div w:id="899899760">
                  <w:marLeft w:val="0"/>
                  <w:marRight w:val="0"/>
                  <w:marTop w:val="0"/>
                  <w:marBottom w:val="0"/>
                  <w:divBdr>
                    <w:top w:val="none" w:sz="0" w:space="0" w:color="auto"/>
                    <w:left w:val="none" w:sz="0" w:space="0" w:color="auto"/>
                    <w:bottom w:val="none" w:sz="0" w:space="0" w:color="auto"/>
                    <w:right w:val="none" w:sz="0" w:space="0" w:color="auto"/>
                  </w:divBdr>
                  <w:divsChild>
                    <w:div w:id="1727797398">
                      <w:marLeft w:val="0"/>
                      <w:marRight w:val="0"/>
                      <w:marTop w:val="0"/>
                      <w:marBottom w:val="0"/>
                      <w:divBdr>
                        <w:top w:val="none" w:sz="0" w:space="0" w:color="auto"/>
                        <w:left w:val="none" w:sz="0" w:space="0" w:color="auto"/>
                        <w:bottom w:val="none" w:sz="0" w:space="0" w:color="auto"/>
                        <w:right w:val="none" w:sz="0" w:space="0" w:color="auto"/>
                      </w:divBdr>
                    </w:div>
                  </w:divsChild>
                </w:div>
                <w:div w:id="811748396">
                  <w:marLeft w:val="0"/>
                  <w:marRight w:val="0"/>
                  <w:marTop w:val="0"/>
                  <w:marBottom w:val="0"/>
                  <w:divBdr>
                    <w:top w:val="none" w:sz="0" w:space="0" w:color="auto"/>
                    <w:left w:val="none" w:sz="0" w:space="0" w:color="auto"/>
                    <w:bottom w:val="none" w:sz="0" w:space="0" w:color="auto"/>
                    <w:right w:val="none" w:sz="0" w:space="0" w:color="auto"/>
                  </w:divBdr>
                  <w:divsChild>
                    <w:div w:id="624315649">
                      <w:marLeft w:val="0"/>
                      <w:marRight w:val="0"/>
                      <w:marTop w:val="0"/>
                      <w:marBottom w:val="0"/>
                      <w:divBdr>
                        <w:top w:val="none" w:sz="0" w:space="0" w:color="auto"/>
                        <w:left w:val="none" w:sz="0" w:space="0" w:color="auto"/>
                        <w:bottom w:val="none" w:sz="0" w:space="0" w:color="auto"/>
                        <w:right w:val="none" w:sz="0" w:space="0" w:color="auto"/>
                      </w:divBdr>
                    </w:div>
                  </w:divsChild>
                </w:div>
                <w:div w:id="224723751">
                  <w:marLeft w:val="0"/>
                  <w:marRight w:val="0"/>
                  <w:marTop w:val="0"/>
                  <w:marBottom w:val="0"/>
                  <w:divBdr>
                    <w:top w:val="none" w:sz="0" w:space="0" w:color="auto"/>
                    <w:left w:val="none" w:sz="0" w:space="0" w:color="auto"/>
                    <w:bottom w:val="none" w:sz="0" w:space="0" w:color="auto"/>
                    <w:right w:val="none" w:sz="0" w:space="0" w:color="auto"/>
                  </w:divBdr>
                  <w:divsChild>
                    <w:div w:id="1442216328">
                      <w:marLeft w:val="0"/>
                      <w:marRight w:val="0"/>
                      <w:marTop w:val="0"/>
                      <w:marBottom w:val="0"/>
                      <w:divBdr>
                        <w:top w:val="none" w:sz="0" w:space="0" w:color="auto"/>
                        <w:left w:val="none" w:sz="0" w:space="0" w:color="auto"/>
                        <w:bottom w:val="none" w:sz="0" w:space="0" w:color="auto"/>
                        <w:right w:val="none" w:sz="0" w:space="0" w:color="auto"/>
                      </w:divBdr>
                    </w:div>
                  </w:divsChild>
                </w:div>
                <w:div w:id="1033264343">
                  <w:marLeft w:val="0"/>
                  <w:marRight w:val="0"/>
                  <w:marTop w:val="0"/>
                  <w:marBottom w:val="0"/>
                  <w:divBdr>
                    <w:top w:val="none" w:sz="0" w:space="0" w:color="auto"/>
                    <w:left w:val="none" w:sz="0" w:space="0" w:color="auto"/>
                    <w:bottom w:val="none" w:sz="0" w:space="0" w:color="auto"/>
                    <w:right w:val="none" w:sz="0" w:space="0" w:color="auto"/>
                  </w:divBdr>
                  <w:divsChild>
                    <w:div w:id="1827433514">
                      <w:marLeft w:val="0"/>
                      <w:marRight w:val="0"/>
                      <w:marTop w:val="0"/>
                      <w:marBottom w:val="0"/>
                      <w:divBdr>
                        <w:top w:val="none" w:sz="0" w:space="0" w:color="auto"/>
                        <w:left w:val="none" w:sz="0" w:space="0" w:color="auto"/>
                        <w:bottom w:val="none" w:sz="0" w:space="0" w:color="auto"/>
                        <w:right w:val="none" w:sz="0" w:space="0" w:color="auto"/>
                      </w:divBdr>
                    </w:div>
                  </w:divsChild>
                </w:div>
                <w:div w:id="248122949">
                  <w:marLeft w:val="0"/>
                  <w:marRight w:val="0"/>
                  <w:marTop w:val="0"/>
                  <w:marBottom w:val="0"/>
                  <w:divBdr>
                    <w:top w:val="none" w:sz="0" w:space="0" w:color="auto"/>
                    <w:left w:val="none" w:sz="0" w:space="0" w:color="auto"/>
                    <w:bottom w:val="none" w:sz="0" w:space="0" w:color="auto"/>
                    <w:right w:val="none" w:sz="0" w:space="0" w:color="auto"/>
                  </w:divBdr>
                  <w:divsChild>
                    <w:div w:id="1461609359">
                      <w:marLeft w:val="0"/>
                      <w:marRight w:val="0"/>
                      <w:marTop w:val="0"/>
                      <w:marBottom w:val="0"/>
                      <w:divBdr>
                        <w:top w:val="none" w:sz="0" w:space="0" w:color="auto"/>
                        <w:left w:val="none" w:sz="0" w:space="0" w:color="auto"/>
                        <w:bottom w:val="none" w:sz="0" w:space="0" w:color="auto"/>
                        <w:right w:val="none" w:sz="0" w:space="0" w:color="auto"/>
                      </w:divBdr>
                    </w:div>
                  </w:divsChild>
                </w:div>
                <w:div w:id="708379065">
                  <w:marLeft w:val="0"/>
                  <w:marRight w:val="0"/>
                  <w:marTop w:val="0"/>
                  <w:marBottom w:val="0"/>
                  <w:divBdr>
                    <w:top w:val="none" w:sz="0" w:space="0" w:color="auto"/>
                    <w:left w:val="none" w:sz="0" w:space="0" w:color="auto"/>
                    <w:bottom w:val="none" w:sz="0" w:space="0" w:color="auto"/>
                    <w:right w:val="none" w:sz="0" w:space="0" w:color="auto"/>
                  </w:divBdr>
                  <w:divsChild>
                    <w:div w:id="5644885">
                      <w:marLeft w:val="0"/>
                      <w:marRight w:val="0"/>
                      <w:marTop w:val="0"/>
                      <w:marBottom w:val="0"/>
                      <w:divBdr>
                        <w:top w:val="none" w:sz="0" w:space="0" w:color="auto"/>
                        <w:left w:val="none" w:sz="0" w:space="0" w:color="auto"/>
                        <w:bottom w:val="none" w:sz="0" w:space="0" w:color="auto"/>
                        <w:right w:val="none" w:sz="0" w:space="0" w:color="auto"/>
                      </w:divBdr>
                    </w:div>
                  </w:divsChild>
                </w:div>
                <w:div w:id="1754430115">
                  <w:marLeft w:val="0"/>
                  <w:marRight w:val="0"/>
                  <w:marTop w:val="0"/>
                  <w:marBottom w:val="0"/>
                  <w:divBdr>
                    <w:top w:val="none" w:sz="0" w:space="0" w:color="auto"/>
                    <w:left w:val="none" w:sz="0" w:space="0" w:color="auto"/>
                    <w:bottom w:val="none" w:sz="0" w:space="0" w:color="auto"/>
                    <w:right w:val="none" w:sz="0" w:space="0" w:color="auto"/>
                  </w:divBdr>
                  <w:divsChild>
                    <w:div w:id="353192264">
                      <w:marLeft w:val="0"/>
                      <w:marRight w:val="0"/>
                      <w:marTop w:val="0"/>
                      <w:marBottom w:val="0"/>
                      <w:divBdr>
                        <w:top w:val="none" w:sz="0" w:space="0" w:color="auto"/>
                        <w:left w:val="none" w:sz="0" w:space="0" w:color="auto"/>
                        <w:bottom w:val="none" w:sz="0" w:space="0" w:color="auto"/>
                        <w:right w:val="none" w:sz="0" w:space="0" w:color="auto"/>
                      </w:divBdr>
                    </w:div>
                  </w:divsChild>
                </w:div>
                <w:div w:id="1764380388">
                  <w:marLeft w:val="0"/>
                  <w:marRight w:val="0"/>
                  <w:marTop w:val="0"/>
                  <w:marBottom w:val="0"/>
                  <w:divBdr>
                    <w:top w:val="none" w:sz="0" w:space="0" w:color="auto"/>
                    <w:left w:val="none" w:sz="0" w:space="0" w:color="auto"/>
                    <w:bottom w:val="none" w:sz="0" w:space="0" w:color="auto"/>
                    <w:right w:val="none" w:sz="0" w:space="0" w:color="auto"/>
                  </w:divBdr>
                  <w:divsChild>
                    <w:div w:id="2061858477">
                      <w:marLeft w:val="0"/>
                      <w:marRight w:val="0"/>
                      <w:marTop w:val="0"/>
                      <w:marBottom w:val="0"/>
                      <w:divBdr>
                        <w:top w:val="none" w:sz="0" w:space="0" w:color="auto"/>
                        <w:left w:val="none" w:sz="0" w:space="0" w:color="auto"/>
                        <w:bottom w:val="none" w:sz="0" w:space="0" w:color="auto"/>
                        <w:right w:val="none" w:sz="0" w:space="0" w:color="auto"/>
                      </w:divBdr>
                    </w:div>
                  </w:divsChild>
                </w:div>
                <w:div w:id="654340307">
                  <w:marLeft w:val="0"/>
                  <w:marRight w:val="0"/>
                  <w:marTop w:val="0"/>
                  <w:marBottom w:val="0"/>
                  <w:divBdr>
                    <w:top w:val="none" w:sz="0" w:space="0" w:color="auto"/>
                    <w:left w:val="none" w:sz="0" w:space="0" w:color="auto"/>
                    <w:bottom w:val="none" w:sz="0" w:space="0" w:color="auto"/>
                    <w:right w:val="none" w:sz="0" w:space="0" w:color="auto"/>
                  </w:divBdr>
                  <w:divsChild>
                    <w:div w:id="397217117">
                      <w:marLeft w:val="0"/>
                      <w:marRight w:val="0"/>
                      <w:marTop w:val="0"/>
                      <w:marBottom w:val="0"/>
                      <w:divBdr>
                        <w:top w:val="none" w:sz="0" w:space="0" w:color="auto"/>
                        <w:left w:val="none" w:sz="0" w:space="0" w:color="auto"/>
                        <w:bottom w:val="none" w:sz="0" w:space="0" w:color="auto"/>
                        <w:right w:val="none" w:sz="0" w:space="0" w:color="auto"/>
                      </w:divBdr>
                    </w:div>
                  </w:divsChild>
                </w:div>
                <w:div w:id="509367479">
                  <w:marLeft w:val="0"/>
                  <w:marRight w:val="0"/>
                  <w:marTop w:val="0"/>
                  <w:marBottom w:val="0"/>
                  <w:divBdr>
                    <w:top w:val="none" w:sz="0" w:space="0" w:color="auto"/>
                    <w:left w:val="none" w:sz="0" w:space="0" w:color="auto"/>
                    <w:bottom w:val="none" w:sz="0" w:space="0" w:color="auto"/>
                    <w:right w:val="none" w:sz="0" w:space="0" w:color="auto"/>
                  </w:divBdr>
                  <w:divsChild>
                    <w:div w:id="1844734957">
                      <w:marLeft w:val="0"/>
                      <w:marRight w:val="0"/>
                      <w:marTop w:val="0"/>
                      <w:marBottom w:val="0"/>
                      <w:divBdr>
                        <w:top w:val="none" w:sz="0" w:space="0" w:color="auto"/>
                        <w:left w:val="none" w:sz="0" w:space="0" w:color="auto"/>
                        <w:bottom w:val="none" w:sz="0" w:space="0" w:color="auto"/>
                        <w:right w:val="none" w:sz="0" w:space="0" w:color="auto"/>
                      </w:divBdr>
                    </w:div>
                  </w:divsChild>
                </w:div>
                <w:div w:id="2009014332">
                  <w:marLeft w:val="0"/>
                  <w:marRight w:val="0"/>
                  <w:marTop w:val="0"/>
                  <w:marBottom w:val="0"/>
                  <w:divBdr>
                    <w:top w:val="none" w:sz="0" w:space="0" w:color="auto"/>
                    <w:left w:val="none" w:sz="0" w:space="0" w:color="auto"/>
                    <w:bottom w:val="none" w:sz="0" w:space="0" w:color="auto"/>
                    <w:right w:val="none" w:sz="0" w:space="0" w:color="auto"/>
                  </w:divBdr>
                  <w:divsChild>
                    <w:div w:id="254560294">
                      <w:marLeft w:val="0"/>
                      <w:marRight w:val="0"/>
                      <w:marTop w:val="0"/>
                      <w:marBottom w:val="0"/>
                      <w:divBdr>
                        <w:top w:val="none" w:sz="0" w:space="0" w:color="auto"/>
                        <w:left w:val="none" w:sz="0" w:space="0" w:color="auto"/>
                        <w:bottom w:val="none" w:sz="0" w:space="0" w:color="auto"/>
                        <w:right w:val="none" w:sz="0" w:space="0" w:color="auto"/>
                      </w:divBdr>
                    </w:div>
                  </w:divsChild>
                </w:div>
                <w:div w:id="1614703806">
                  <w:marLeft w:val="0"/>
                  <w:marRight w:val="0"/>
                  <w:marTop w:val="0"/>
                  <w:marBottom w:val="0"/>
                  <w:divBdr>
                    <w:top w:val="none" w:sz="0" w:space="0" w:color="auto"/>
                    <w:left w:val="none" w:sz="0" w:space="0" w:color="auto"/>
                    <w:bottom w:val="none" w:sz="0" w:space="0" w:color="auto"/>
                    <w:right w:val="none" w:sz="0" w:space="0" w:color="auto"/>
                  </w:divBdr>
                  <w:divsChild>
                    <w:div w:id="841696860">
                      <w:marLeft w:val="0"/>
                      <w:marRight w:val="0"/>
                      <w:marTop w:val="0"/>
                      <w:marBottom w:val="0"/>
                      <w:divBdr>
                        <w:top w:val="none" w:sz="0" w:space="0" w:color="auto"/>
                        <w:left w:val="none" w:sz="0" w:space="0" w:color="auto"/>
                        <w:bottom w:val="none" w:sz="0" w:space="0" w:color="auto"/>
                        <w:right w:val="none" w:sz="0" w:space="0" w:color="auto"/>
                      </w:divBdr>
                    </w:div>
                  </w:divsChild>
                </w:div>
                <w:div w:id="111680878">
                  <w:marLeft w:val="0"/>
                  <w:marRight w:val="0"/>
                  <w:marTop w:val="0"/>
                  <w:marBottom w:val="0"/>
                  <w:divBdr>
                    <w:top w:val="none" w:sz="0" w:space="0" w:color="auto"/>
                    <w:left w:val="none" w:sz="0" w:space="0" w:color="auto"/>
                    <w:bottom w:val="none" w:sz="0" w:space="0" w:color="auto"/>
                    <w:right w:val="none" w:sz="0" w:space="0" w:color="auto"/>
                  </w:divBdr>
                  <w:divsChild>
                    <w:div w:id="1643970653">
                      <w:marLeft w:val="0"/>
                      <w:marRight w:val="0"/>
                      <w:marTop w:val="0"/>
                      <w:marBottom w:val="0"/>
                      <w:divBdr>
                        <w:top w:val="none" w:sz="0" w:space="0" w:color="auto"/>
                        <w:left w:val="none" w:sz="0" w:space="0" w:color="auto"/>
                        <w:bottom w:val="none" w:sz="0" w:space="0" w:color="auto"/>
                        <w:right w:val="none" w:sz="0" w:space="0" w:color="auto"/>
                      </w:divBdr>
                    </w:div>
                  </w:divsChild>
                </w:div>
                <w:div w:id="1280264273">
                  <w:marLeft w:val="0"/>
                  <w:marRight w:val="0"/>
                  <w:marTop w:val="0"/>
                  <w:marBottom w:val="0"/>
                  <w:divBdr>
                    <w:top w:val="none" w:sz="0" w:space="0" w:color="auto"/>
                    <w:left w:val="none" w:sz="0" w:space="0" w:color="auto"/>
                    <w:bottom w:val="none" w:sz="0" w:space="0" w:color="auto"/>
                    <w:right w:val="none" w:sz="0" w:space="0" w:color="auto"/>
                  </w:divBdr>
                  <w:divsChild>
                    <w:div w:id="75369451">
                      <w:marLeft w:val="0"/>
                      <w:marRight w:val="0"/>
                      <w:marTop w:val="0"/>
                      <w:marBottom w:val="0"/>
                      <w:divBdr>
                        <w:top w:val="none" w:sz="0" w:space="0" w:color="auto"/>
                        <w:left w:val="none" w:sz="0" w:space="0" w:color="auto"/>
                        <w:bottom w:val="none" w:sz="0" w:space="0" w:color="auto"/>
                        <w:right w:val="none" w:sz="0" w:space="0" w:color="auto"/>
                      </w:divBdr>
                    </w:div>
                  </w:divsChild>
                </w:div>
                <w:div w:id="1744450801">
                  <w:marLeft w:val="0"/>
                  <w:marRight w:val="0"/>
                  <w:marTop w:val="0"/>
                  <w:marBottom w:val="0"/>
                  <w:divBdr>
                    <w:top w:val="none" w:sz="0" w:space="0" w:color="auto"/>
                    <w:left w:val="none" w:sz="0" w:space="0" w:color="auto"/>
                    <w:bottom w:val="none" w:sz="0" w:space="0" w:color="auto"/>
                    <w:right w:val="none" w:sz="0" w:space="0" w:color="auto"/>
                  </w:divBdr>
                  <w:divsChild>
                    <w:div w:id="1956210878">
                      <w:marLeft w:val="0"/>
                      <w:marRight w:val="0"/>
                      <w:marTop w:val="0"/>
                      <w:marBottom w:val="0"/>
                      <w:divBdr>
                        <w:top w:val="none" w:sz="0" w:space="0" w:color="auto"/>
                        <w:left w:val="none" w:sz="0" w:space="0" w:color="auto"/>
                        <w:bottom w:val="none" w:sz="0" w:space="0" w:color="auto"/>
                        <w:right w:val="none" w:sz="0" w:space="0" w:color="auto"/>
                      </w:divBdr>
                    </w:div>
                  </w:divsChild>
                </w:div>
                <w:div w:id="346374757">
                  <w:marLeft w:val="0"/>
                  <w:marRight w:val="0"/>
                  <w:marTop w:val="0"/>
                  <w:marBottom w:val="0"/>
                  <w:divBdr>
                    <w:top w:val="none" w:sz="0" w:space="0" w:color="auto"/>
                    <w:left w:val="none" w:sz="0" w:space="0" w:color="auto"/>
                    <w:bottom w:val="none" w:sz="0" w:space="0" w:color="auto"/>
                    <w:right w:val="none" w:sz="0" w:space="0" w:color="auto"/>
                  </w:divBdr>
                  <w:divsChild>
                    <w:div w:id="146826094">
                      <w:marLeft w:val="0"/>
                      <w:marRight w:val="0"/>
                      <w:marTop w:val="0"/>
                      <w:marBottom w:val="0"/>
                      <w:divBdr>
                        <w:top w:val="none" w:sz="0" w:space="0" w:color="auto"/>
                        <w:left w:val="none" w:sz="0" w:space="0" w:color="auto"/>
                        <w:bottom w:val="none" w:sz="0" w:space="0" w:color="auto"/>
                        <w:right w:val="none" w:sz="0" w:space="0" w:color="auto"/>
                      </w:divBdr>
                    </w:div>
                  </w:divsChild>
                </w:div>
                <w:div w:id="895747704">
                  <w:marLeft w:val="0"/>
                  <w:marRight w:val="0"/>
                  <w:marTop w:val="0"/>
                  <w:marBottom w:val="0"/>
                  <w:divBdr>
                    <w:top w:val="none" w:sz="0" w:space="0" w:color="auto"/>
                    <w:left w:val="none" w:sz="0" w:space="0" w:color="auto"/>
                    <w:bottom w:val="none" w:sz="0" w:space="0" w:color="auto"/>
                    <w:right w:val="none" w:sz="0" w:space="0" w:color="auto"/>
                  </w:divBdr>
                  <w:divsChild>
                    <w:div w:id="941651003">
                      <w:marLeft w:val="0"/>
                      <w:marRight w:val="0"/>
                      <w:marTop w:val="0"/>
                      <w:marBottom w:val="0"/>
                      <w:divBdr>
                        <w:top w:val="none" w:sz="0" w:space="0" w:color="auto"/>
                        <w:left w:val="none" w:sz="0" w:space="0" w:color="auto"/>
                        <w:bottom w:val="none" w:sz="0" w:space="0" w:color="auto"/>
                        <w:right w:val="none" w:sz="0" w:space="0" w:color="auto"/>
                      </w:divBdr>
                    </w:div>
                  </w:divsChild>
                </w:div>
                <w:div w:id="1616325466">
                  <w:marLeft w:val="0"/>
                  <w:marRight w:val="0"/>
                  <w:marTop w:val="0"/>
                  <w:marBottom w:val="0"/>
                  <w:divBdr>
                    <w:top w:val="none" w:sz="0" w:space="0" w:color="auto"/>
                    <w:left w:val="none" w:sz="0" w:space="0" w:color="auto"/>
                    <w:bottom w:val="none" w:sz="0" w:space="0" w:color="auto"/>
                    <w:right w:val="none" w:sz="0" w:space="0" w:color="auto"/>
                  </w:divBdr>
                  <w:divsChild>
                    <w:div w:id="1128889268">
                      <w:marLeft w:val="0"/>
                      <w:marRight w:val="0"/>
                      <w:marTop w:val="0"/>
                      <w:marBottom w:val="0"/>
                      <w:divBdr>
                        <w:top w:val="none" w:sz="0" w:space="0" w:color="auto"/>
                        <w:left w:val="none" w:sz="0" w:space="0" w:color="auto"/>
                        <w:bottom w:val="none" w:sz="0" w:space="0" w:color="auto"/>
                        <w:right w:val="none" w:sz="0" w:space="0" w:color="auto"/>
                      </w:divBdr>
                    </w:div>
                  </w:divsChild>
                </w:div>
                <w:div w:id="1114010265">
                  <w:marLeft w:val="0"/>
                  <w:marRight w:val="0"/>
                  <w:marTop w:val="0"/>
                  <w:marBottom w:val="0"/>
                  <w:divBdr>
                    <w:top w:val="none" w:sz="0" w:space="0" w:color="auto"/>
                    <w:left w:val="none" w:sz="0" w:space="0" w:color="auto"/>
                    <w:bottom w:val="none" w:sz="0" w:space="0" w:color="auto"/>
                    <w:right w:val="none" w:sz="0" w:space="0" w:color="auto"/>
                  </w:divBdr>
                  <w:divsChild>
                    <w:div w:id="1133133807">
                      <w:marLeft w:val="0"/>
                      <w:marRight w:val="0"/>
                      <w:marTop w:val="0"/>
                      <w:marBottom w:val="0"/>
                      <w:divBdr>
                        <w:top w:val="none" w:sz="0" w:space="0" w:color="auto"/>
                        <w:left w:val="none" w:sz="0" w:space="0" w:color="auto"/>
                        <w:bottom w:val="none" w:sz="0" w:space="0" w:color="auto"/>
                        <w:right w:val="none" w:sz="0" w:space="0" w:color="auto"/>
                      </w:divBdr>
                    </w:div>
                  </w:divsChild>
                </w:div>
                <w:div w:id="177886296">
                  <w:marLeft w:val="0"/>
                  <w:marRight w:val="0"/>
                  <w:marTop w:val="0"/>
                  <w:marBottom w:val="0"/>
                  <w:divBdr>
                    <w:top w:val="none" w:sz="0" w:space="0" w:color="auto"/>
                    <w:left w:val="none" w:sz="0" w:space="0" w:color="auto"/>
                    <w:bottom w:val="none" w:sz="0" w:space="0" w:color="auto"/>
                    <w:right w:val="none" w:sz="0" w:space="0" w:color="auto"/>
                  </w:divBdr>
                  <w:divsChild>
                    <w:div w:id="299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49145">
          <w:marLeft w:val="0"/>
          <w:marRight w:val="0"/>
          <w:marTop w:val="0"/>
          <w:marBottom w:val="0"/>
          <w:divBdr>
            <w:top w:val="none" w:sz="0" w:space="0" w:color="auto"/>
            <w:left w:val="none" w:sz="0" w:space="0" w:color="auto"/>
            <w:bottom w:val="none" w:sz="0" w:space="0" w:color="auto"/>
            <w:right w:val="none" w:sz="0" w:space="0" w:color="auto"/>
          </w:divBdr>
        </w:div>
        <w:div w:id="594098646">
          <w:marLeft w:val="0"/>
          <w:marRight w:val="0"/>
          <w:marTop w:val="0"/>
          <w:marBottom w:val="0"/>
          <w:divBdr>
            <w:top w:val="none" w:sz="0" w:space="0" w:color="auto"/>
            <w:left w:val="none" w:sz="0" w:space="0" w:color="auto"/>
            <w:bottom w:val="none" w:sz="0" w:space="0" w:color="auto"/>
            <w:right w:val="none" w:sz="0" w:space="0" w:color="auto"/>
          </w:divBdr>
        </w:div>
        <w:div w:id="1611546407">
          <w:marLeft w:val="0"/>
          <w:marRight w:val="0"/>
          <w:marTop w:val="0"/>
          <w:marBottom w:val="0"/>
          <w:divBdr>
            <w:top w:val="none" w:sz="0" w:space="0" w:color="auto"/>
            <w:left w:val="none" w:sz="0" w:space="0" w:color="auto"/>
            <w:bottom w:val="none" w:sz="0" w:space="0" w:color="auto"/>
            <w:right w:val="none" w:sz="0" w:space="0" w:color="auto"/>
          </w:divBdr>
        </w:div>
        <w:div w:id="1202278591">
          <w:marLeft w:val="0"/>
          <w:marRight w:val="0"/>
          <w:marTop w:val="0"/>
          <w:marBottom w:val="0"/>
          <w:divBdr>
            <w:top w:val="none" w:sz="0" w:space="0" w:color="auto"/>
            <w:left w:val="none" w:sz="0" w:space="0" w:color="auto"/>
            <w:bottom w:val="none" w:sz="0" w:space="0" w:color="auto"/>
            <w:right w:val="none" w:sz="0" w:space="0" w:color="auto"/>
          </w:divBdr>
        </w:div>
        <w:div w:id="1232154506">
          <w:marLeft w:val="0"/>
          <w:marRight w:val="0"/>
          <w:marTop w:val="0"/>
          <w:marBottom w:val="0"/>
          <w:divBdr>
            <w:top w:val="none" w:sz="0" w:space="0" w:color="auto"/>
            <w:left w:val="none" w:sz="0" w:space="0" w:color="auto"/>
            <w:bottom w:val="none" w:sz="0" w:space="0" w:color="auto"/>
            <w:right w:val="none" w:sz="0" w:space="0" w:color="auto"/>
          </w:divBdr>
        </w:div>
        <w:div w:id="1326010160">
          <w:marLeft w:val="0"/>
          <w:marRight w:val="0"/>
          <w:marTop w:val="0"/>
          <w:marBottom w:val="0"/>
          <w:divBdr>
            <w:top w:val="none" w:sz="0" w:space="0" w:color="auto"/>
            <w:left w:val="none" w:sz="0" w:space="0" w:color="auto"/>
            <w:bottom w:val="none" w:sz="0" w:space="0" w:color="auto"/>
            <w:right w:val="none" w:sz="0" w:space="0" w:color="auto"/>
          </w:divBdr>
        </w:div>
        <w:div w:id="1910067719">
          <w:marLeft w:val="0"/>
          <w:marRight w:val="0"/>
          <w:marTop w:val="0"/>
          <w:marBottom w:val="0"/>
          <w:divBdr>
            <w:top w:val="none" w:sz="0" w:space="0" w:color="auto"/>
            <w:left w:val="none" w:sz="0" w:space="0" w:color="auto"/>
            <w:bottom w:val="none" w:sz="0" w:space="0" w:color="auto"/>
            <w:right w:val="none" w:sz="0" w:space="0" w:color="auto"/>
          </w:divBdr>
        </w:div>
        <w:div w:id="1900820294">
          <w:marLeft w:val="0"/>
          <w:marRight w:val="0"/>
          <w:marTop w:val="0"/>
          <w:marBottom w:val="0"/>
          <w:divBdr>
            <w:top w:val="none" w:sz="0" w:space="0" w:color="auto"/>
            <w:left w:val="none" w:sz="0" w:space="0" w:color="auto"/>
            <w:bottom w:val="none" w:sz="0" w:space="0" w:color="auto"/>
            <w:right w:val="none" w:sz="0" w:space="0" w:color="auto"/>
          </w:divBdr>
        </w:div>
        <w:div w:id="536814970">
          <w:marLeft w:val="0"/>
          <w:marRight w:val="0"/>
          <w:marTop w:val="0"/>
          <w:marBottom w:val="0"/>
          <w:divBdr>
            <w:top w:val="none" w:sz="0" w:space="0" w:color="auto"/>
            <w:left w:val="none" w:sz="0" w:space="0" w:color="auto"/>
            <w:bottom w:val="none" w:sz="0" w:space="0" w:color="auto"/>
            <w:right w:val="none" w:sz="0" w:space="0" w:color="auto"/>
          </w:divBdr>
        </w:div>
        <w:div w:id="1266501554">
          <w:marLeft w:val="0"/>
          <w:marRight w:val="0"/>
          <w:marTop w:val="0"/>
          <w:marBottom w:val="0"/>
          <w:divBdr>
            <w:top w:val="none" w:sz="0" w:space="0" w:color="auto"/>
            <w:left w:val="none" w:sz="0" w:space="0" w:color="auto"/>
            <w:bottom w:val="none" w:sz="0" w:space="0" w:color="auto"/>
            <w:right w:val="none" w:sz="0" w:space="0" w:color="auto"/>
          </w:divBdr>
        </w:div>
        <w:div w:id="324360258">
          <w:marLeft w:val="0"/>
          <w:marRight w:val="0"/>
          <w:marTop w:val="0"/>
          <w:marBottom w:val="0"/>
          <w:divBdr>
            <w:top w:val="none" w:sz="0" w:space="0" w:color="auto"/>
            <w:left w:val="none" w:sz="0" w:space="0" w:color="auto"/>
            <w:bottom w:val="none" w:sz="0" w:space="0" w:color="auto"/>
            <w:right w:val="none" w:sz="0" w:space="0" w:color="auto"/>
          </w:divBdr>
        </w:div>
        <w:div w:id="20673273">
          <w:marLeft w:val="0"/>
          <w:marRight w:val="0"/>
          <w:marTop w:val="0"/>
          <w:marBottom w:val="0"/>
          <w:divBdr>
            <w:top w:val="none" w:sz="0" w:space="0" w:color="auto"/>
            <w:left w:val="none" w:sz="0" w:space="0" w:color="auto"/>
            <w:bottom w:val="none" w:sz="0" w:space="0" w:color="auto"/>
            <w:right w:val="none" w:sz="0" w:space="0" w:color="auto"/>
          </w:divBdr>
        </w:div>
        <w:div w:id="1412965655">
          <w:marLeft w:val="0"/>
          <w:marRight w:val="0"/>
          <w:marTop w:val="0"/>
          <w:marBottom w:val="0"/>
          <w:divBdr>
            <w:top w:val="none" w:sz="0" w:space="0" w:color="auto"/>
            <w:left w:val="none" w:sz="0" w:space="0" w:color="auto"/>
            <w:bottom w:val="none" w:sz="0" w:space="0" w:color="auto"/>
            <w:right w:val="none" w:sz="0" w:space="0" w:color="auto"/>
          </w:divBdr>
        </w:div>
        <w:div w:id="1940982588">
          <w:marLeft w:val="0"/>
          <w:marRight w:val="0"/>
          <w:marTop w:val="0"/>
          <w:marBottom w:val="0"/>
          <w:divBdr>
            <w:top w:val="none" w:sz="0" w:space="0" w:color="auto"/>
            <w:left w:val="none" w:sz="0" w:space="0" w:color="auto"/>
            <w:bottom w:val="none" w:sz="0" w:space="0" w:color="auto"/>
            <w:right w:val="none" w:sz="0" w:space="0" w:color="auto"/>
          </w:divBdr>
        </w:div>
        <w:div w:id="2112240283">
          <w:marLeft w:val="0"/>
          <w:marRight w:val="0"/>
          <w:marTop w:val="0"/>
          <w:marBottom w:val="0"/>
          <w:divBdr>
            <w:top w:val="none" w:sz="0" w:space="0" w:color="auto"/>
            <w:left w:val="none" w:sz="0" w:space="0" w:color="auto"/>
            <w:bottom w:val="none" w:sz="0" w:space="0" w:color="auto"/>
            <w:right w:val="none" w:sz="0" w:space="0" w:color="auto"/>
          </w:divBdr>
        </w:div>
        <w:div w:id="1776057343">
          <w:marLeft w:val="0"/>
          <w:marRight w:val="0"/>
          <w:marTop w:val="0"/>
          <w:marBottom w:val="0"/>
          <w:divBdr>
            <w:top w:val="none" w:sz="0" w:space="0" w:color="auto"/>
            <w:left w:val="none" w:sz="0" w:space="0" w:color="auto"/>
            <w:bottom w:val="none" w:sz="0" w:space="0" w:color="auto"/>
            <w:right w:val="none" w:sz="0" w:space="0" w:color="auto"/>
          </w:divBdr>
        </w:div>
        <w:div w:id="600576323">
          <w:marLeft w:val="0"/>
          <w:marRight w:val="0"/>
          <w:marTop w:val="0"/>
          <w:marBottom w:val="0"/>
          <w:divBdr>
            <w:top w:val="none" w:sz="0" w:space="0" w:color="auto"/>
            <w:left w:val="none" w:sz="0" w:space="0" w:color="auto"/>
            <w:bottom w:val="none" w:sz="0" w:space="0" w:color="auto"/>
            <w:right w:val="none" w:sz="0" w:space="0" w:color="auto"/>
          </w:divBdr>
        </w:div>
        <w:div w:id="1438912453">
          <w:marLeft w:val="0"/>
          <w:marRight w:val="0"/>
          <w:marTop w:val="0"/>
          <w:marBottom w:val="0"/>
          <w:divBdr>
            <w:top w:val="none" w:sz="0" w:space="0" w:color="auto"/>
            <w:left w:val="none" w:sz="0" w:space="0" w:color="auto"/>
            <w:bottom w:val="none" w:sz="0" w:space="0" w:color="auto"/>
            <w:right w:val="none" w:sz="0" w:space="0" w:color="auto"/>
          </w:divBdr>
        </w:div>
        <w:div w:id="242375710">
          <w:marLeft w:val="0"/>
          <w:marRight w:val="0"/>
          <w:marTop w:val="0"/>
          <w:marBottom w:val="0"/>
          <w:divBdr>
            <w:top w:val="none" w:sz="0" w:space="0" w:color="auto"/>
            <w:left w:val="none" w:sz="0" w:space="0" w:color="auto"/>
            <w:bottom w:val="none" w:sz="0" w:space="0" w:color="auto"/>
            <w:right w:val="none" w:sz="0" w:space="0" w:color="auto"/>
          </w:divBdr>
        </w:div>
        <w:div w:id="409692406">
          <w:marLeft w:val="0"/>
          <w:marRight w:val="0"/>
          <w:marTop w:val="0"/>
          <w:marBottom w:val="0"/>
          <w:divBdr>
            <w:top w:val="none" w:sz="0" w:space="0" w:color="auto"/>
            <w:left w:val="none" w:sz="0" w:space="0" w:color="auto"/>
            <w:bottom w:val="none" w:sz="0" w:space="0" w:color="auto"/>
            <w:right w:val="none" w:sz="0" w:space="0" w:color="auto"/>
          </w:divBdr>
        </w:div>
        <w:div w:id="740516709">
          <w:marLeft w:val="0"/>
          <w:marRight w:val="0"/>
          <w:marTop w:val="0"/>
          <w:marBottom w:val="0"/>
          <w:divBdr>
            <w:top w:val="none" w:sz="0" w:space="0" w:color="auto"/>
            <w:left w:val="none" w:sz="0" w:space="0" w:color="auto"/>
            <w:bottom w:val="none" w:sz="0" w:space="0" w:color="auto"/>
            <w:right w:val="none" w:sz="0" w:space="0" w:color="auto"/>
          </w:divBdr>
          <w:divsChild>
            <w:div w:id="35618462">
              <w:marLeft w:val="-75"/>
              <w:marRight w:val="0"/>
              <w:marTop w:val="30"/>
              <w:marBottom w:val="30"/>
              <w:divBdr>
                <w:top w:val="none" w:sz="0" w:space="0" w:color="auto"/>
                <w:left w:val="none" w:sz="0" w:space="0" w:color="auto"/>
                <w:bottom w:val="none" w:sz="0" w:space="0" w:color="auto"/>
                <w:right w:val="none" w:sz="0" w:space="0" w:color="auto"/>
              </w:divBdr>
              <w:divsChild>
                <w:div w:id="1520048009">
                  <w:marLeft w:val="0"/>
                  <w:marRight w:val="0"/>
                  <w:marTop w:val="0"/>
                  <w:marBottom w:val="0"/>
                  <w:divBdr>
                    <w:top w:val="none" w:sz="0" w:space="0" w:color="auto"/>
                    <w:left w:val="none" w:sz="0" w:space="0" w:color="auto"/>
                    <w:bottom w:val="none" w:sz="0" w:space="0" w:color="auto"/>
                    <w:right w:val="none" w:sz="0" w:space="0" w:color="auto"/>
                  </w:divBdr>
                  <w:divsChild>
                    <w:div w:id="1013414349">
                      <w:marLeft w:val="0"/>
                      <w:marRight w:val="0"/>
                      <w:marTop w:val="0"/>
                      <w:marBottom w:val="0"/>
                      <w:divBdr>
                        <w:top w:val="none" w:sz="0" w:space="0" w:color="auto"/>
                        <w:left w:val="none" w:sz="0" w:space="0" w:color="auto"/>
                        <w:bottom w:val="none" w:sz="0" w:space="0" w:color="auto"/>
                        <w:right w:val="none" w:sz="0" w:space="0" w:color="auto"/>
                      </w:divBdr>
                    </w:div>
                  </w:divsChild>
                </w:div>
                <w:div w:id="1601794832">
                  <w:marLeft w:val="0"/>
                  <w:marRight w:val="0"/>
                  <w:marTop w:val="0"/>
                  <w:marBottom w:val="0"/>
                  <w:divBdr>
                    <w:top w:val="none" w:sz="0" w:space="0" w:color="auto"/>
                    <w:left w:val="none" w:sz="0" w:space="0" w:color="auto"/>
                    <w:bottom w:val="none" w:sz="0" w:space="0" w:color="auto"/>
                    <w:right w:val="none" w:sz="0" w:space="0" w:color="auto"/>
                  </w:divBdr>
                  <w:divsChild>
                    <w:div w:id="45682691">
                      <w:marLeft w:val="0"/>
                      <w:marRight w:val="0"/>
                      <w:marTop w:val="0"/>
                      <w:marBottom w:val="0"/>
                      <w:divBdr>
                        <w:top w:val="none" w:sz="0" w:space="0" w:color="auto"/>
                        <w:left w:val="none" w:sz="0" w:space="0" w:color="auto"/>
                        <w:bottom w:val="none" w:sz="0" w:space="0" w:color="auto"/>
                        <w:right w:val="none" w:sz="0" w:space="0" w:color="auto"/>
                      </w:divBdr>
                    </w:div>
                  </w:divsChild>
                </w:div>
                <w:div w:id="160898533">
                  <w:marLeft w:val="0"/>
                  <w:marRight w:val="0"/>
                  <w:marTop w:val="0"/>
                  <w:marBottom w:val="0"/>
                  <w:divBdr>
                    <w:top w:val="none" w:sz="0" w:space="0" w:color="auto"/>
                    <w:left w:val="none" w:sz="0" w:space="0" w:color="auto"/>
                    <w:bottom w:val="none" w:sz="0" w:space="0" w:color="auto"/>
                    <w:right w:val="none" w:sz="0" w:space="0" w:color="auto"/>
                  </w:divBdr>
                  <w:divsChild>
                    <w:div w:id="1344825134">
                      <w:marLeft w:val="0"/>
                      <w:marRight w:val="0"/>
                      <w:marTop w:val="0"/>
                      <w:marBottom w:val="0"/>
                      <w:divBdr>
                        <w:top w:val="none" w:sz="0" w:space="0" w:color="auto"/>
                        <w:left w:val="none" w:sz="0" w:space="0" w:color="auto"/>
                        <w:bottom w:val="none" w:sz="0" w:space="0" w:color="auto"/>
                        <w:right w:val="none" w:sz="0" w:space="0" w:color="auto"/>
                      </w:divBdr>
                    </w:div>
                  </w:divsChild>
                </w:div>
                <w:div w:id="286398029">
                  <w:marLeft w:val="0"/>
                  <w:marRight w:val="0"/>
                  <w:marTop w:val="0"/>
                  <w:marBottom w:val="0"/>
                  <w:divBdr>
                    <w:top w:val="none" w:sz="0" w:space="0" w:color="auto"/>
                    <w:left w:val="none" w:sz="0" w:space="0" w:color="auto"/>
                    <w:bottom w:val="none" w:sz="0" w:space="0" w:color="auto"/>
                    <w:right w:val="none" w:sz="0" w:space="0" w:color="auto"/>
                  </w:divBdr>
                  <w:divsChild>
                    <w:div w:id="2049717792">
                      <w:marLeft w:val="0"/>
                      <w:marRight w:val="0"/>
                      <w:marTop w:val="0"/>
                      <w:marBottom w:val="0"/>
                      <w:divBdr>
                        <w:top w:val="none" w:sz="0" w:space="0" w:color="auto"/>
                        <w:left w:val="none" w:sz="0" w:space="0" w:color="auto"/>
                        <w:bottom w:val="none" w:sz="0" w:space="0" w:color="auto"/>
                        <w:right w:val="none" w:sz="0" w:space="0" w:color="auto"/>
                      </w:divBdr>
                    </w:div>
                  </w:divsChild>
                </w:div>
                <w:div w:id="2038967189">
                  <w:marLeft w:val="0"/>
                  <w:marRight w:val="0"/>
                  <w:marTop w:val="0"/>
                  <w:marBottom w:val="0"/>
                  <w:divBdr>
                    <w:top w:val="none" w:sz="0" w:space="0" w:color="auto"/>
                    <w:left w:val="none" w:sz="0" w:space="0" w:color="auto"/>
                    <w:bottom w:val="none" w:sz="0" w:space="0" w:color="auto"/>
                    <w:right w:val="none" w:sz="0" w:space="0" w:color="auto"/>
                  </w:divBdr>
                  <w:divsChild>
                    <w:div w:id="287051927">
                      <w:marLeft w:val="0"/>
                      <w:marRight w:val="0"/>
                      <w:marTop w:val="0"/>
                      <w:marBottom w:val="0"/>
                      <w:divBdr>
                        <w:top w:val="none" w:sz="0" w:space="0" w:color="auto"/>
                        <w:left w:val="none" w:sz="0" w:space="0" w:color="auto"/>
                        <w:bottom w:val="none" w:sz="0" w:space="0" w:color="auto"/>
                        <w:right w:val="none" w:sz="0" w:space="0" w:color="auto"/>
                      </w:divBdr>
                    </w:div>
                  </w:divsChild>
                </w:div>
                <w:div w:id="589896314">
                  <w:marLeft w:val="0"/>
                  <w:marRight w:val="0"/>
                  <w:marTop w:val="0"/>
                  <w:marBottom w:val="0"/>
                  <w:divBdr>
                    <w:top w:val="none" w:sz="0" w:space="0" w:color="auto"/>
                    <w:left w:val="none" w:sz="0" w:space="0" w:color="auto"/>
                    <w:bottom w:val="none" w:sz="0" w:space="0" w:color="auto"/>
                    <w:right w:val="none" w:sz="0" w:space="0" w:color="auto"/>
                  </w:divBdr>
                  <w:divsChild>
                    <w:div w:id="450057786">
                      <w:marLeft w:val="0"/>
                      <w:marRight w:val="0"/>
                      <w:marTop w:val="0"/>
                      <w:marBottom w:val="0"/>
                      <w:divBdr>
                        <w:top w:val="none" w:sz="0" w:space="0" w:color="auto"/>
                        <w:left w:val="none" w:sz="0" w:space="0" w:color="auto"/>
                        <w:bottom w:val="none" w:sz="0" w:space="0" w:color="auto"/>
                        <w:right w:val="none" w:sz="0" w:space="0" w:color="auto"/>
                      </w:divBdr>
                    </w:div>
                  </w:divsChild>
                </w:div>
                <w:div w:id="2038654163">
                  <w:marLeft w:val="0"/>
                  <w:marRight w:val="0"/>
                  <w:marTop w:val="0"/>
                  <w:marBottom w:val="0"/>
                  <w:divBdr>
                    <w:top w:val="none" w:sz="0" w:space="0" w:color="auto"/>
                    <w:left w:val="none" w:sz="0" w:space="0" w:color="auto"/>
                    <w:bottom w:val="none" w:sz="0" w:space="0" w:color="auto"/>
                    <w:right w:val="none" w:sz="0" w:space="0" w:color="auto"/>
                  </w:divBdr>
                  <w:divsChild>
                    <w:div w:id="1518691755">
                      <w:marLeft w:val="0"/>
                      <w:marRight w:val="0"/>
                      <w:marTop w:val="0"/>
                      <w:marBottom w:val="0"/>
                      <w:divBdr>
                        <w:top w:val="none" w:sz="0" w:space="0" w:color="auto"/>
                        <w:left w:val="none" w:sz="0" w:space="0" w:color="auto"/>
                        <w:bottom w:val="none" w:sz="0" w:space="0" w:color="auto"/>
                        <w:right w:val="none" w:sz="0" w:space="0" w:color="auto"/>
                      </w:divBdr>
                    </w:div>
                  </w:divsChild>
                </w:div>
                <w:div w:id="1891306095">
                  <w:marLeft w:val="0"/>
                  <w:marRight w:val="0"/>
                  <w:marTop w:val="0"/>
                  <w:marBottom w:val="0"/>
                  <w:divBdr>
                    <w:top w:val="none" w:sz="0" w:space="0" w:color="auto"/>
                    <w:left w:val="none" w:sz="0" w:space="0" w:color="auto"/>
                    <w:bottom w:val="none" w:sz="0" w:space="0" w:color="auto"/>
                    <w:right w:val="none" w:sz="0" w:space="0" w:color="auto"/>
                  </w:divBdr>
                  <w:divsChild>
                    <w:div w:id="414009996">
                      <w:marLeft w:val="0"/>
                      <w:marRight w:val="0"/>
                      <w:marTop w:val="0"/>
                      <w:marBottom w:val="0"/>
                      <w:divBdr>
                        <w:top w:val="none" w:sz="0" w:space="0" w:color="auto"/>
                        <w:left w:val="none" w:sz="0" w:space="0" w:color="auto"/>
                        <w:bottom w:val="none" w:sz="0" w:space="0" w:color="auto"/>
                        <w:right w:val="none" w:sz="0" w:space="0" w:color="auto"/>
                      </w:divBdr>
                    </w:div>
                  </w:divsChild>
                </w:div>
                <w:div w:id="2103138972">
                  <w:marLeft w:val="0"/>
                  <w:marRight w:val="0"/>
                  <w:marTop w:val="0"/>
                  <w:marBottom w:val="0"/>
                  <w:divBdr>
                    <w:top w:val="none" w:sz="0" w:space="0" w:color="auto"/>
                    <w:left w:val="none" w:sz="0" w:space="0" w:color="auto"/>
                    <w:bottom w:val="none" w:sz="0" w:space="0" w:color="auto"/>
                    <w:right w:val="none" w:sz="0" w:space="0" w:color="auto"/>
                  </w:divBdr>
                  <w:divsChild>
                    <w:div w:id="1057975457">
                      <w:marLeft w:val="0"/>
                      <w:marRight w:val="0"/>
                      <w:marTop w:val="0"/>
                      <w:marBottom w:val="0"/>
                      <w:divBdr>
                        <w:top w:val="none" w:sz="0" w:space="0" w:color="auto"/>
                        <w:left w:val="none" w:sz="0" w:space="0" w:color="auto"/>
                        <w:bottom w:val="none" w:sz="0" w:space="0" w:color="auto"/>
                        <w:right w:val="none" w:sz="0" w:space="0" w:color="auto"/>
                      </w:divBdr>
                    </w:div>
                  </w:divsChild>
                </w:div>
                <w:div w:id="1749157023">
                  <w:marLeft w:val="0"/>
                  <w:marRight w:val="0"/>
                  <w:marTop w:val="0"/>
                  <w:marBottom w:val="0"/>
                  <w:divBdr>
                    <w:top w:val="none" w:sz="0" w:space="0" w:color="auto"/>
                    <w:left w:val="none" w:sz="0" w:space="0" w:color="auto"/>
                    <w:bottom w:val="none" w:sz="0" w:space="0" w:color="auto"/>
                    <w:right w:val="none" w:sz="0" w:space="0" w:color="auto"/>
                  </w:divBdr>
                  <w:divsChild>
                    <w:div w:id="1113981194">
                      <w:marLeft w:val="0"/>
                      <w:marRight w:val="0"/>
                      <w:marTop w:val="0"/>
                      <w:marBottom w:val="0"/>
                      <w:divBdr>
                        <w:top w:val="none" w:sz="0" w:space="0" w:color="auto"/>
                        <w:left w:val="none" w:sz="0" w:space="0" w:color="auto"/>
                        <w:bottom w:val="none" w:sz="0" w:space="0" w:color="auto"/>
                        <w:right w:val="none" w:sz="0" w:space="0" w:color="auto"/>
                      </w:divBdr>
                    </w:div>
                  </w:divsChild>
                </w:div>
                <w:div w:id="889461224">
                  <w:marLeft w:val="0"/>
                  <w:marRight w:val="0"/>
                  <w:marTop w:val="0"/>
                  <w:marBottom w:val="0"/>
                  <w:divBdr>
                    <w:top w:val="none" w:sz="0" w:space="0" w:color="auto"/>
                    <w:left w:val="none" w:sz="0" w:space="0" w:color="auto"/>
                    <w:bottom w:val="none" w:sz="0" w:space="0" w:color="auto"/>
                    <w:right w:val="none" w:sz="0" w:space="0" w:color="auto"/>
                  </w:divBdr>
                  <w:divsChild>
                    <w:div w:id="1527253154">
                      <w:marLeft w:val="0"/>
                      <w:marRight w:val="0"/>
                      <w:marTop w:val="0"/>
                      <w:marBottom w:val="0"/>
                      <w:divBdr>
                        <w:top w:val="none" w:sz="0" w:space="0" w:color="auto"/>
                        <w:left w:val="none" w:sz="0" w:space="0" w:color="auto"/>
                        <w:bottom w:val="none" w:sz="0" w:space="0" w:color="auto"/>
                        <w:right w:val="none" w:sz="0" w:space="0" w:color="auto"/>
                      </w:divBdr>
                    </w:div>
                  </w:divsChild>
                </w:div>
                <w:div w:id="1507213005">
                  <w:marLeft w:val="0"/>
                  <w:marRight w:val="0"/>
                  <w:marTop w:val="0"/>
                  <w:marBottom w:val="0"/>
                  <w:divBdr>
                    <w:top w:val="none" w:sz="0" w:space="0" w:color="auto"/>
                    <w:left w:val="none" w:sz="0" w:space="0" w:color="auto"/>
                    <w:bottom w:val="none" w:sz="0" w:space="0" w:color="auto"/>
                    <w:right w:val="none" w:sz="0" w:space="0" w:color="auto"/>
                  </w:divBdr>
                  <w:divsChild>
                    <w:div w:id="1467159269">
                      <w:marLeft w:val="0"/>
                      <w:marRight w:val="0"/>
                      <w:marTop w:val="0"/>
                      <w:marBottom w:val="0"/>
                      <w:divBdr>
                        <w:top w:val="none" w:sz="0" w:space="0" w:color="auto"/>
                        <w:left w:val="none" w:sz="0" w:space="0" w:color="auto"/>
                        <w:bottom w:val="none" w:sz="0" w:space="0" w:color="auto"/>
                        <w:right w:val="none" w:sz="0" w:space="0" w:color="auto"/>
                      </w:divBdr>
                    </w:div>
                  </w:divsChild>
                </w:div>
                <w:div w:id="1944725136">
                  <w:marLeft w:val="0"/>
                  <w:marRight w:val="0"/>
                  <w:marTop w:val="0"/>
                  <w:marBottom w:val="0"/>
                  <w:divBdr>
                    <w:top w:val="none" w:sz="0" w:space="0" w:color="auto"/>
                    <w:left w:val="none" w:sz="0" w:space="0" w:color="auto"/>
                    <w:bottom w:val="none" w:sz="0" w:space="0" w:color="auto"/>
                    <w:right w:val="none" w:sz="0" w:space="0" w:color="auto"/>
                  </w:divBdr>
                  <w:divsChild>
                    <w:div w:id="1618373466">
                      <w:marLeft w:val="0"/>
                      <w:marRight w:val="0"/>
                      <w:marTop w:val="0"/>
                      <w:marBottom w:val="0"/>
                      <w:divBdr>
                        <w:top w:val="none" w:sz="0" w:space="0" w:color="auto"/>
                        <w:left w:val="none" w:sz="0" w:space="0" w:color="auto"/>
                        <w:bottom w:val="none" w:sz="0" w:space="0" w:color="auto"/>
                        <w:right w:val="none" w:sz="0" w:space="0" w:color="auto"/>
                      </w:divBdr>
                    </w:div>
                  </w:divsChild>
                </w:div>
                <w:div w:id="1226381735">
                  <w:marLeft w:val="0"/>
                  <w:marRight w:val="0"/>
                  <w:marTop w:val="0"/>
                  <w:marBottom w:val="0"/>
                  <w:divBdr>
                    <w:top w:val="none" w:sz="0" w:space="0" w:color="auto"/>
                    <w:left w:val="none" w:sz="0" w:space="0" w:color="auto"/>
                    <w:bottom w:val="none" w:sz="0" w:space="0" w:color="auto"/>
                    <w:right w:val="none" w:sz="0" w:space="0" w:color="auto"/>
                  </w:divBdr>
                  <w:divsChild>
                    <w:div w:id="2114283332">
                      <w:marLeft w:val="0"/>
                      <w:marRight w:val="0"/>
                      <w:marTop w:val="0"/>
                      <w:marBottom w:val="0"/>
                      <w:divBdr>
                        <w:top w:val="none" w:sz="0" w:space="0" w:color="auto"/>
                        <w:left w:val="none" w:sz="0" w:space="0" w:color="auto"/>
                        <w:bottom w:val="none" w:sz="0" w:space="0" w:color="auto"/>
                        <w:right w:val="none" w:sz="0" w:space="0" w:color="auto"/>
                      </w:divBdr>
                    </w:div>
                  </w:divsChild>
                </w:div>
                <w:div w:id="741179101">
                  <w:marLeft w:val="0"/>
                  <w:marRight w:val="0"/>
                  <w:marTop w:val="0"/>
                  <w:marBottom w:val="0"/>
                  <w:divBdr>
                    <w:top w:val="none" w:sz="0" w:space="0" w:color="auto"/>
                    <w:left w:val="none" w:sz="0" w:space="0" w:color="auto"/>
                    <w:bottom w:val="none" w:sz="0" w:space="0" w:color="auto"/>
                    <w:right w:val="none" w:sz="0" w:space="0" w:color="auto"/>
                  </w:divBdr>
                  <w:divsChild>
                    <w:div w:id="407044784">
                      <w:marLeft w:val="0"/>
                      <w:marRight w:val="0"/>
                      <w:marTop w:val="0"/>
                      <w:marBottom w:val="0"/>
                      <w:divBdr>
                        <w:top w:val="none" w:sz="0" w:space="0" w:color="auto"/>
                        <w:left w:val="none" w:sz="0" w:space="0" w:color="auto"/>
                        <w:bottom w:val="none" w:sz="0" w:space="0" w:color="auto"/>
                        <w:right w:val="none" w:sz="0" w:space="0" w:color="auto"/>
                      </w:divBdr>
                    </w:div>
                  </w:divsChild>
                </w:div>
                <w:div w:id="1257443348">
                  <w:marLeft w:val="0"/>
                  <w:marRight w:val="0"/>
                  <w:marTop w:val="0"/>
                  <w:marBottom w:val="0"/>
                  <w:divBdr>
                    <w:top w:val="none" w:sz="0" w:space="0" w:color="auto"/>
                    <w:left w:val="none" w:sz="0" w:space="0" w:color="auto"/>
                    <w:bottom w:val="none" w:sz="0" w:space="0" w:color="auto"/>
                    <w:right w:val="none" w:sz="0" w:space="0" w:color="auto"/>
                  </w:divBdr>
                  <w:divsChild>
                    <w:div w:id="370306241">
                      <w:marLeft w:val="0"/>
                      <w:marRight w:val="0"/>
                      <w:marTop w:val="0"/>
                      <w:marBottom w:val="0"/>
                      <w:divBdr>
                        <w:top w:val="none" w:sz="0" w:space="0" w:color="auto"/>
                        <w:left w:val="none" w:sz="0" w:space="0" w:color="auto"/>
                        <w:bottom w:val="none" w:sz="0" w:space="0" w:color="auto"/>
                        <w:right w:val="none" w:sz="0" w:space="0" w:color="auto"/>
                      </w:divBdr>
                    </w:div>
                  </w:divsChild>
                </w:div>
                <w:div w:id="121389721">
                  <w:marLeft w:val="0"/>
                  <w:marRight w:val="0"/>
                  <w:marTop w:val="0"/>
                  <w:marBottom w:val="0"/>
                  <w:divBdr>
                    <w:top w:val="none" w:sz="0" w:space="0" w:color="auto"/>
                    <w:left w:val="none" w:sz="0" w:space="0" w:color="auto"/>
                    <w:bottom w:val="none" w:sz="0" w:space="0" w:color="auto"/>
                    <w:right w:val="none" w:sz="0" w:space="0" w:color="auto"/>
                  </w:divBdr>
                  <w:divsChild>
                    <w:div w:id="1781334820">
                      <w:marLeft w:val="0"/>
                      <w:marRight w:val="0"/>
                      <w:marTop w:val="0"/>
                      <w:marBottom w:val="0"/>
                      <w:divBdr>
                        <w:top w:val="none" w:sz="0" w:space="0" w:color="auto"/>
                        <w:left w:val="none" w:sz="0" w:space="0" w:color="auto"/>
                        <w:bottom w:val="none" w:sz="0" w:space="0" w:color="auto"/>
                        <w:right w:val="none" w:sz="0" w:space="0" w:color="auto"/>
                      </w:divBdr>
                    </w:div>
                  </w:divsChild>
                </w:div>
                <w:div w:id="2137526405">
                  <w:marLeft w:val="0"/>
                  <w:marRight w:val="0"/>
                  <w:marTop w:val="0"/>
                  <w:marBottom w:val="0"/>
                  <w:divBdr>
                    <w:top w:val="none" w:sz="0" w:space="0" w:color="auto"/>
                    <w:left w:val="none" w:sz="0" w:space="0" w:color="auto"/>
                    <w:bottom w:val="none" w:sz="0" w:space="0" w:color="auto"/>
                    <w:right w:val="none" w:sz="0" w:space="0" w:color="auto"/>
                  </w:divBdr>
                  <w:divsChild>
                    <w:div w:id="1985237398">
                      <w:marLeft w:val="0"/>
                      <w:marRight w:val="0"/>
                      <w:marTop w:val="0"/>
                      <w:marBottom w:val="0"/>
                      <w:divBdr>
                        <w:top w:val="none" w:sz="0" w:space="0" w:color="auto"/>
                        <w:left w:val="none" w:sz="0" w:space="0" w:color="auto"/>
                        <w:bottom w:val="none" w:sz="0" w:space="0" w:color="auto"/>
                        <w:right w:val="none" w:sz="0" w:space="0" w:color="auto"/>
                      </w:divBdr>
                    </w:div>
                  </w:divsChild>
                </w:div>
                <w:div w:id="364257759">
                  <w:marLeft w:val="0"/>
                  <w:marRight w:val="0"/>
                  <w:marTop w:val="0"/>
                  <w:marBottom w:val="0"/>
                  <w:divBdr>
                    <w:top w:val="none" w:sz="0" w:space="0" w:color="auto"/>
                    <w:left w:val="none" w:sz="0" w:space="0" w:color="auto"/>
                    <w:bottom w:val="none" w:sz="0" w:space="0" w:color="auto"/>
                    <w:right w:val="none" w:sz="0" w:space="0" w:color="auto"/>
                  </w:divBdr>
                  <w:divsChild>
                    <w:div w:id="1407073605">
                      <w:marLeft w:val="0"/>
                      <w:marRight w:val="0"/>
                      <w:marTop w:val="0"/>
                      <w:marBottom w:val="0"/>
                      <w:divBdr>
                        <w:top w:val="none" w:sz="0" w:space="0" w:color="auto"/>
                        <w:left w:val="none" w:sz="0" w:space="0" w:color="auto"/>
                        <w:bottom w:val="none" w:sz="0" w:space="0" w:color="auto"/>
                        <w:right w:val="none" w:sz="0" w:space="0" w:color="auto"/>
                      </w:divBdr>
                    </w:div>
                  </w:divsChild>
                </w:div>
                <w:div w:id="1410074993">
                  <w:marLeft w:val="0"/>
                  <w:marRight w:val="0"/>
                  <w:marTop w:val="0"/>
                  <w:marBottom w:val="0"/>
                  <w:divBdr>
                    <w:top w:val="none" w:sz="0" w:space="0" w:color="auto"/>
                    <w:left w:val="none" w:sz="0" w:space="0" w:color="auto"/>
                    <w:bottom w:val="none" w:sz="0" w:space="0" w:color="auto"/>
                    <w:right w:val="none" w:sz="0" w:space="0" w:color="auto"/>
                  </w:divBdr>
                  <w:divsChild>
                    <w:div w:id="189076787">
                      <w:marLeft w:val="0"/>
                      <w:marRight w:val="0"/>
                      <w:marTop w:val="0"/>
                      <w:marBottom w:val="0"/>
                      <w:divBdr>
                        <w:top w:val="none" w:sz="0" w:space="0" w:color="auto"/>
                        <w:left w:val="none" w:sz="0" w:space="0" w:color="auto"/>
                        <w:bottom w:val="none" w:sz="0" w:space="0" w:color="auto"/>
                        <w:right w:val="none" w:sz="0" w:space="0" w:color="auto"/>
                      </w:divBdr>
                    </w:div>
                  </w:divsChild>
                </w:div>
                <w:div w:id="1908491182">
                  <w:marLeft w:val="0"/>
                  <w:marRight w:val="0"/>
                  <w:marTop w:val="0"/>
                  <w:marBottom w:val="0"/>
                  <w:divBdr>
                    <w:top w:val="none" w:sz="0" w:space="0" w:color="auto"/>
                    <w:left w:val="none" w:sz="0" w:space="0" w:color="auto"/>
                    <w:bottom w:val="none" w:sz="0" w:space="0" w:color="auto"/>
                    <w:right w:val="none" w:sz="0" w:space="0" w:color="auto"/>
                  </w:divBdr>
                  <w:divsChild>
                    <w:div w:id="1330064500">
                      <w:marLeft w:val="0"/>
                      <w:marRight w:val="0"/>
                      <w:marTop w:val="0"/>
                      <w:marBottom w:val="0"/>
                      <w:divBdr>
                        <w:top w:val="none" w:sz="0" w:space="0" w:color="auto"/>
                        <w:left w:val="none" w:sz="0" w:space="0" w:color="auto"/>
                        <w:bottom w:val="none" w:sz="0" w:space="0" w:color="auto"/>
                        <w:right w:val="none" w:sz="0" w:space="0" w:color="auto"/>
                      </w:divBdr>
                    </w:div>
                  </w:divsChild>
                </w:div>
                <w:div w:id="565267679">
                  <w:marLeft w:val="0"/>
                  <w:marRight w:val="0"/>
                  <w:marTop w:val="0"/>
                  <w:marBottom w:val="0"/>
                  <w:divBdr>
                    <w:top w:val="none" w:sz="0" w:space="0" w:color="auto"/>
                    <w:left w:val="none" w:sz="0" w:space="0" w:color="auto"/>
                    <w:bottom w:val="none" w:sz="0" w:space="0" w:color="auto"/>
                    <w:right w:val="none" w:sz="0" w:space="0" w:color="auto"/>
                  </w:divBdr>
                  <w:divsChild>
                    <w:div w:id="101266286">
                      <w:marLeft w:val="0"/>
                      <w:marRight w:val="0"/>
                      <w:marTop w:val="0"/>
                      <w:marBottom w:val="0"/>
                      <w:divBdr>
                        <w:top w:val="none" w:sz="0" w:space="0" w:color="auto"/>
                        <w:left w:val="none" w:sz="0" w:space="0" w:color="auto"/>
                        <w:bottom w:val="none" w:sz="0" w:space="0" w:color="auto"/>
                        <w:right w:val="none" w:sz="0" w:space="0" w:color="auto"/>
                      </w:divBdr>
                    </w:div>
                  </w:divsChild>
                </w:div>
                <w:div w:id="2145269637">
                  <w:marLeft w:val="0"/>
                  <w:marRight w:val="0"/>
                  <w:marTop w:val="0"/>
                  <w:marBottom w:val="0"/>
                  <w:divBdr>
                    <w:top w:val="none" w:sz="0" w:space="0" w:color="auto"/>
                    <w:left w:val="none" w:sz="0" w:space="0" w:color="auto"/>
                    <w:bottom w:val="none" w:sz="0" w:space="0" w:color="auto"/>
                    <w:right w:val="none" w:sz="0" w:space="0" w:color="auto"/>
                  </w:divBdr>
                  <w:divsChild>
                    <w:div w:id="817527776">
                      <w:marLeft w:val="0"/>
                      <w:marRight w:val="0"/>
                      <w:marTop w:val="0"/>
                      <w:marBottom w:val="0"/>
                      <w:divBdr>
                        <w:top w:val="none" w:sz="0" w:space="0" w:color="auto"/>
                        <w:left w:val="none" w:sz="0" w:space="0" w:color="auto"/>
                        <w:bottom w:val="none" w:sz="0" w:space="0" w:color="auto"/>
                        <w:right w:val="none" w:sz="0" w:space="0" w:color="auto"/>
                      </w:divBdr>
                    </w:div>
                  </w:divsChild>
                </w:div>
                <w:div w:id="1534808124">
                  <w:marLeft w:val="0"/>
                  <w:marRight w:val="0"/>
                  <w:marTop w:val="0"/>
                  <w:marBottom w:val="0"/>
                  <w:divBdr>
                    <w:top w:val="none" w:sz="0" w:space="0" w:color="auto"/>
                    <w:left w:val="none" w:sz="0" w:space="0" w:color="auto"/>
                    <w:bottom w:val="none" w:sz="0" w:space="0" w:color="auto"/>
                    <w:right w:val="none" w:sz="0" w:space="0" w:color="auto"/>
                  </w:divBdr>
                  <w:divsChild>
                    <w:div w:id="2012482957">
                      <w:marLeft w:val="0"/>
                      <w:marRight w:val="0"/>
                      <w:marTop w:val="0"/>
                      <w:marBottom w:val="0"/>
                      <w:divBdr>
                        <w:top w:val="none" w:sz="0" w:space="0" w:color="auto"/>
                        <w:left w:val="none" w:sz="0" w:space="0" w:color="auto"/>
                        <w:bottom w:val="none" w:sz="0" w:space="0" w:color="auto"/>
                        <w:right w:val="none" w:sz="0" w:space="0" w:color="auto"/>
                      </w:divBdr>
                    </w:div>
                  </w:divsChild>
                </w:div>
                <w:div w:id="346564947">
                  <w:marLeft w:val="0"/>
                  <w:marRight w:val="0"/>
                  <w:marTop w:val="0"/>
                  <w:marBottom w:val="0"/>
                  <w:divBdr>
                    <w:top w:val="none" w:sz="0" w:space="0" w:color="auto"/>
                    <w:left w:val="none" w:sz="0" w:space="0" w:color="auto"/>
                    <w:bottom w:val="none" w:sz="0" w:space="0" w:color="auto"/>
                    <w:right w:val="none" w:sz="0" w:space="0" w:color="auto"/>
                  </w:divBdr>
                  <w:divsChild>
                    <w:div w:id="597100378">
                      <w:marLeft w:val="0"/>
                      <w:marRight w:val="0"/>
                      <w:marTop w:val="0"/>
                      <w:marBottom w:val="0"/>
                      <w:divBdr>
                        <w:top w:val="none" w:sz="0" w:space="0" w:color="auto"/>
                        <w:left w:val="none" w:sz="0" w:space="0" w:color="auto"/>
                        <w:bottom w:val="none" w:sz="0" w:space="0" w:color="auto"/>
                        <w:right w:val="none" w:sz="0" w:space="0" w:color="auto"/>
                      </w:divBdr>
                    </w:div>
                  </w:divsChild>
                </w:div>
                <w:div w:id="888497723">
                  <w:marLeft w:val="0"/>
                  <w:marRight w:val="0"/>
                  <w:marTop w:val="0"/>
                  <w:marBottom w:val="0"/>
                  <w:divBdr>
                    <w:top w:val="none" w:sz="0" w:space="0" w:color="auto"/>
                    <w:left w:val="none" w:sz="0" w:space="0" w:color="auto"/>
                    <w:bottom w:val="none" w:sz="0" w:space="0" w:color="auto"/>
                    <w:right w:val="none" w:sz="0" w:space="0" w:color="auto"/>
                  </w:divBdr>
                  <w:divsChild>
                    <w:div w:id="1536456957">
                      <w:marLeft w:val="0"/>
                      <w:marRight w:val="0"/>
                      <w:marTop w:val="0"/>
                      <w:marBottom w:val="0"/>
                      <w:divBdr>
                        <w:top w:val="none" w:sz="0" w:space="0" w:color="auto"/>
                        <w:left w:val="none" w:sz="0" w:space="0" w:color="auto"/>
                        <w:bottom w:val="none" w:sz="0" w:space="0" w:color="auto"/>
                        <w:right w:val="none" w:sz="0" w:space="0" w:color="auto"/>
                      </w:divBdr>
                    </w:div>
                  </w:divsChild>
                </w:div>
                <w:div w:id="1072890763">
                  <w:marLeft w:val="0"/>
                  <w:marRight w:val="0"/>
                  <w:marTop w:val="0"/>
                  <w:marBottom w:val="0"/>
                  <w:divBdr>
                    <w:top w:val="none" w:sz="0" w:space="0" w:color="auto"/>
                    <w:left w:val="none" w:sz="0" w:space="0" w:color="auto"/>
                    <w:bottom w:val="none" w:sz="0" w:space="0" w:color="auto"/>
                    <w:right w:val="none" w:sz="0" w:space="0" w:color="auto"/>
                  </w:divBdr>
                  <w:divsChild>
                    <w:div w:id="430584971">
                      <w:marLeft w:val="0"/>
                      <w:marRight w:val="0"/>
                      <w:marTop w:val="0"/>
                      <w:marBottom w:val="0"/>
                      <w:divBdr>
                        <w:top w:val="none" w:sz="0" w:space="0" w:color="auto"/>
                        <w:left w:val="none" w:sz="0" w:space="0" w:color="auto"/>
                        <w:bottom w:val="none" w:sz="0" w:space="0" w:color="auto"/>
                        <w:right w:val="none" w:sz="0" w:space="0" w:color="auto"/>
                      </w:divBdr>
                    </w:div>
                  </w:divsChild>
                </w:div>
                <w:div w:id="1301184097">
                  <w:marLeft w:val="0"/>
                  <w:marRight w:val="0"/>
                  <w:marTop w:val="0"/>
                  <w:marBottom w:val="0"/>
                  <w:divBdr>
                    <w:top w:val="none" w:sz="0" w:space="0" w:color="auto"/>
                    <w:left w:val="none" w:sz="0" w:space="0" w:color="auto"/>
                    <w:bottom w:val="none" w:sz="0" w:space="0" w:color="auto"/>
                    <w:right w:val="none" w:sz="0" w:space="0" w:color="auto"/>
                  </w:divBdr>
                  <w:divsChild>
                    <w:div w:id="1988241179">
                      <w:marLeft w:val="0"/>
                      <w:marRight w:val="0"/>
                      <w:marTop w:val="0"/>
                      <w:marBottom w:val="0"/>
                      <w:divBdr>
                        <w:top w:val="none" w:sz="0" w:space="0" w:color="auto"/>
                        <w:left w:val="none" w:sz="0" w:space="0" w:color="auto"/>
                        <w:bottom w:val="none" w:sz="0" w:space="0" w:color="auto"/>
                        <w:right w:val="none" w:sz="0" w:space="0" w:color="auto"/>
                      </w:divBdr>
                    </w:div>
                  </w:divsChild>
                </w:div>
                <w:div w:id="793985144">
                  <w:marLeft w:val="0"/>
                  <w:marRight w:val="0"/>
                  <w:marTop w:val="0"/>
                  <w:marBottom w:val="0"/>
                  <w:divBdr>
                    <w:top w:val="none" w:sz="0" w:space="0" w:color="auto"/>
                    <w:left w:val="none" w:sz="0" w:space="0" w:color="auto"/>
                    <w:bottom w:val="none" w:sz="0" w:space="0" w:color="auto"/>
                    <w:right w:val="none" w:sz="0" w:space="0" w:color="auto"/>
                  </w:divBdr>
                  <w:divsChild>
                    <w:div w:id="2006207544">
                      <w:marLeft w:val="0"/>
                      <w:marRight w:val="0"/>
                      <w:marTop w:val="0"/>
                      <w:marBottom w:val="0"/>
                      <w:divBdr>
                        <w:top w:val="none" w:sz="0" w:space="0" w:color="auto"/>
                        <w:left w:val="none" w:sz="0" w:space="0" w:color="auto"/>
                        <w:bottom w:val="none" w:sz="0" w:space="0" w:color="auto"/>
                        <w:right w:val="none" w:sz="0" w:space="0" w:color="auto"/>
                      </w:divBdr>
                    </w:div>
                  </w:divsChild>
                </w:div>
                <w:div w:id="1576817819">
                  <w:marLeft w:val="0"/>
                  <w:marRight w:val="0"/>
                  <w:marTop w:val="0"/>
                  <w:marBottom w:val="0"/>
                  <w:divBdr>
                    <w:top w:val="none" w:sz="0" w:space="0" w:color="auto"/>
                    <w:left w:val="none" w:sz="0" w:space="0" w:color="auto"/>
                    <w:bottom w:val="none" w:sz="0" w:space="0" w:color="auto"/>
                    <w:right w:val="none" w:sz="0" w:space="0" w:color="auto"/>
                  </w:divBdr>
                  <w:divsChild>
                    <w:div w:id="1481380547">
                      <w:marLeft w:val="0"/>
                      <w:marRight w:val="0"/>
                      <w:marTop w:val="0"/>
                      <w:marBottom w:val="0"/>
                      <w:divBdr>
                        <w:top w:val="none" w:sz="0" w:space="0" w:color="auto"/>
                        <w:left w:val="none" w:sz="0" w:space="0" w:color="auto"/>
                        <w:bottom w:val="none" w:sz="0" w:space="0" w:color="auto"/>
                        <w:right w:val="none" w:sz="0" w:space="0" w:color="auto"/>
                      </w:divBdr>
                    </w:div>
                  </w:divsChild>
                </w:div>
                <w:div w:id="1328440307">
                  <w:marLeft w:val="0"/>
                  <w:marRight w:val="0"/>
                  <w:marTop w:val="0"/>
                  <w:marBottom w:val="0"/>
                  <w:divBdr>
                    <w:top w:val="none" w:sz="0" w:space="0" w:color="auto"/>
                    <w:left w:val="none" w:sz="0" w:space="0" w:color="auto"/>
                    <w:bottom w:val="none" w:sz="0" w:space="0" w:color="auto"/>
                    <w:right w:val="none" w:sz="0" w:space="0" w:color="auto"/>
                  </w:divBdr>
                  <w:divsChild>
                    <w:div w:id="1282959446">
                      <w:marLeft w:val="0"/>
                      <w:marRight w:val="0"/>
                      <w:marTop w:val="0"/>
                      <w:marBottom w:val="0"/>
                      <w:divBdr>
                        <w:top w:val="none" w:sz="0" w:space="0" w:color="auto"/>
                        <w:left w:val="none" w:sz="0" w:space="0" w:color="auto"/>
                        <w:bottom w:val="none" w:sz="0" w:space="0" w:color="auto"/>
                        <w:right w:val="none" w:sz="0" w:space="0" w:color="auto"/>
                      </w:divBdr>
                    </w:div>
                  </w:divsChild>
                </w:div>
                <w:div w:id="32535007">
                  <w:marLeft w:val="0"/>
                  <w:marRight w:val="0"/>
                  <w:marTop w:val="0"/>
                  <w:marBottom w:val="0"/>
                  <w:divBdr>
                    <w:top w:val="none" w:sz="0" w:space="0" w:color="auto"/>
                    <w:left w:val="none" w:sz="0" w:space="0" w:color="auto"/>
                    <w:bottom w:val="none" w:sz="0" w:space="0" w:color="auto"/>
                    <w:right w:val="none" w:sz="0" w:space="0" w:color="auto"/>
                  </w:divBdr>
                  <w:divsChild>
                    <w:div w:id="427779566">
                      <w:marLeft w:val="0"/>
                      <w:marRight w:val="0"/>
                      <w:marTop w:val="0"/>
                      <w:marBottom w:val="0"/>
                      <w:divBdr>
                        <w:top w:val="none" w:sz="0" w:space="0" w:color="auto"/>
                        <w:left w:val="none" w:sz="0" w:space="0" w:color="auto"/>
                        <w:bottom w:val="none" w:sz="0" w:space="0" w:color="auto"/>
                        <w:right w:val="none" w:sz="0" w:space="0" w:color="auto"/>
                      </w:divBdr>
                    </w:div>
                  </w:divsChild>
                </w:div>
                <w:div w:id="840394047">
                  <w:marLeft w:val="0"/>
                  <w:marRight w:val="0"/>
                  <w:marTop w:val="0"/>
                  <w:marBottom w:val="0"/>
                  <w:divBdr>
                    <w:top w:val="none" w:sz="0" w:space="0" w:color="auto"/>
                    <w:left w:val="none" w:sz="0" w:space="0" w:color="auto"/>
                    <w:bottom w:val="none" w:sz="0" w:space="0" w:color="auto"/>
                    <w:right w:val="none" w:sz="0" w:space="0" w:color="auto"/>
                  </w:divBdr>
                  <w:divsChild>
                    <w:div w:id="614600176">
                      <w:marLeft w:val="0"/>
                      <w:marRight w:val="0"/>
                      <w:marTop w:val="0"/>
                      <w:marBottom w:val="0"/>
                      <w:divBdr>
                        <w:top w:val="none" w:sz="0" w:space="0" w:color="auto"/>
                        <w:left w:val="none" w:sz="0" w:space="0" w:color="auto"/>
                        <w:bottom w:val="none" w:sz="0" w:space="0" w:color="auto"/>
                        <w:right w:val="none" w:sz="0" w:space="0" w:color="auto"/>
                      </w:divBdr>
                    </w:div>
                  </w:divsChild>
                </w:div>
                <w:div w:id="259336638">
                  <w:marLeft w:val="0"/>
                  <w:marRight w:val="0"/>
                  <w:marTop w:val="0"/>
                  <w:marBottom w:val="0"/>
                  <w:divBdr>
                    <w:top w:val="none" w:sz="0" w:space="0" w:color="auto"/>
                    <w:left w:val="none" w:sz="0" w:space="0" w:color="auto"/>
                    <w:bottom w:val="none" w:sz="0" w:space="0" w:color="auto"/>
                    <w:right w:val="none" w:sz="0" w:space="0" w:color="auto"/>
                  </w:divBdr>
                  <w:divsChild>
                    <w:div w:id="1429887930">
                      <w:marLeft w:val="0"/>
                      <w:marRight w:val="0"/>
                      <w:marTop w:val="0"/>
                      <w:marBottom w:val="0"/>
                      <w:divBdr>
                        <w:top w:val="none" w:sz="0" w:space="0" w:color="auto"/>
                        <w:left w:val="none" w:sz="0" w:space="0" w:color="auto"/>
                        <w:bottom w:val="none" w:sz="0" w:space="0" w:color="auto"/>
                        <w:right w:val="none" w:sz="0" w:space="0" w:color="auto"/>
                      </w:divBdr>
                    </w:div>
                  </w:divsChild>
                </w:div>
                <w:div w:id="2007201396">
                  <w:marLeft w:val="0"/>
                  <w:marRight w:val="0"/>
                  <w:marTop w:val="0"/>
                  <w:marBottom w:val="0"/>
                  <w:divBdr>
                    <w:top w:val="none" w:sz="0" w:space="0" w:color="auto"/>
                    <w:left w:val="none" w:sz="0" w:space="0" w:color="auto"/>
                    <w:bottom w:val="none" w:sz="0" w:space="0" w:color="auto"/>
                    <w:right w:val="none" w:sz="0" w:space="0" w:color="auto"/>
                  </w:divBdr>
                  <w:divsChild>
                    <w:div w:id="1862358695">
                      <w:marLeft w:val="0"/>
                      <w:marRight w:val="0"/>
                      <w:marTop w:val="0"/>
                      <w:marBottom w:val="0"/>
                      <w:divBdr>
                        <w:top w:val="none" w:sz="0" w:space="0" w:color="auto"/>
                        <w:left w:val="none" w:sz="0" w:space="0" w:color="auto"/>
                        <w:bottom w:val="none" w:sz="0" w:space="0" w:color="auto"/>
                        <w:right w:val="none" w:sz="0" w:space="0" w:color="auto"/>
                      </w:divBdr>
                    </w:div>
                  </w:divsChild>
                </w:div>
                <w:div w:id="1542128295">
                  <w:marLeft w:val="0"/>
                  <w:marRight w:val="0"/>
                  <w:marTop w:val="0"/>
                  <w:marBottom w:val="0"/>
                  <w:divBdr>
                    <w:top w:val="none" w:sz="0" w:space="0" w:color="auto"/>
                    <w:left w:val="none" w:sz="0" w:space="0" w:color="auto"/>
                    <w:bottom w:val="none" w:sz="0" w:space="0" w:color="auto"/>
                    <w:right w:val="none" w:sz="0" w:space="0" w:color="auto"/>
                  </w:divBdr>
                  <w:divsChild>
                    <w:div w:id="1556038216">
                      <w:marLeft w:val="0"/>
                      <w:marRight w:val="0"/>
                      <w:marTop w:val="0"/>
                      <w:marBottom w:val="0"/>
                      <w:divBdr>
                        <w:top w:val="none" w:sz="0" w:space="0" w:color="auto"/>
                        <w:left w:val="none" w:sz="0" w:space="0" w:color="auto"/>
                        <w:bottom w:val="none" w:sz="0" w:space="0" w:color="auto"/>
                        <w:right w:val="none" w:sz="0" w:space="0" w:color="auto"/>
                      </w:divBdr>
                    </w:div>
                  </w:divsChild>
                </w:div>
                <w:div w:id="1910922341">
                  <w:marLeft w:val="0"/>
                  <w:marRight w:val="0"/>
                  <w:marTop w:val="0"/>
                  <w:marBottom w:val="0"/>
                  <w:divBdr>
                    <w:top w:val="none" w:sz="0" w:space="0" w:color="auto"/>
                    <w:left w:val="none" w:sz="0" w:space="0" w:color="auto"/>
                    <w:bottom w:val="none" w:sz="0" w:space="0" w:color="auto"/>
                    <w:right w:val="none" w:sz="0" w:space="0" w:color="auto"/>
                  </w:divBdr>
                  <w:divsChild>
                    <w:div w:id="915092390">
                      <w:marLeft w:val="0"/>
                      <w:marRight w:val="0"/>
                      <w:marTop w:val="0"/>
                      <w:marBottom w:val="0"/>
                      <w:divBdr>
                        <w:top w:val="none" w:sz="0" w:space="0" w:color="auto"/>
                        <w:left w:val="none" w:sz="0" w:space="0" w:color="auto"/>
                        <w:bottom w:val="none" w:sz="0" w:space="0" w:color="auto"/>
                        <w:right w:val="none" w:sz="0" w:space="0" w:color="auto"/>
                      </w:divBdr>
                    </w:div>
                  </w:divsChild>
                </w:div>
                <w:div w:id="2000033145">
                  <w:marLeft w:val="0"/>
                  <w:marRight w:val="0"/>
                  <w:marTop w:val="0"/>
                  <w:marBottom w:val="0"/>
                  <w:divBdr>
                    <w:top w:val="none" w:sz="0" w:space="0" w:color="auto"/>
                    <w:left w:val="none" w:sz="0" w:space="0" w:color="auto"/>
                    <w:bottom w:val="none" w:sz="0" w:space="0" w:color="auto"/>
                    <w:right w:val="none" w:sz="0" w:space="0" w:color="auto"/>
                  </w:divBdr>
                  <w:divsChild>
                    <w:div w:id="858735887">
                      <w:marLeft w:val="0"/>
                      <w:marRight w:val="0"/>
                      <w:marTop w:val="0"/>
                      <w:marBottom w:val="0"/>
                      <w:divBdr>
                        <w:top w:val="none" w:sz="0" w:space="0" w:color="auto"/>
                        <w:left w:val="none" w:sz="0" w:space="0" w:color="auto"/>
                        <w:bottom w:val="none" w:sz="0" w:space="0" w:color="auto"/>
                        <w:right w:val="none" w:sz="0" w:space="0" w:color="auto"/>
                      </w:divBdr>
                    </w:div>
                  </w:divsChild>
                </w:div>
                <w:div w:id="1710565622">
                  <w:marLeft w:val="0"/>
                  <w:marRight w:val="0"/>
                  <w:marTop w:val="0"/>
                  <w:marBottom w:val="0"/>
                  <w:divBdr>
                    <w:top w:val="none" w:sz="0" w:space="0" w:color="auto"/>
                    <w:left w:val="none" w:sz="0" w:space="0" w:color="auto"/>
                    <w:bottom w:val="none" w:sz="0" w:space="0" w:color="auto"/>
                    <w:right w:val="none" w:sz="0" w:space="0" w:color="auto"/>
                  </w:divBdr>
                  <w:divsChild>
                    <w:div w:id="1279876352">
                      <w:marLeft w:val="0"/>
                      <w:marRight w:val="0"/>
                      <w:marTop w:val="0"/>
                      <w:marBottom w:val="0"/>
                      <w:divBdr>
                        <w:top w:val="none" w:sz="0" w:space="0" w:color="auto"/>
                        <w:left w:val="none" w:sz="0" w:space="0" w:color="auto"/>
                        <w:bottom w:val="none" w:sz="0" w:space="0" w:color="auto"/>
                        <w:right w:val="none" w:sz="0" w:space="0" w:color="auto"/>
                      </w:divBdr>
                    </w:div>
                  </w:divsChild>
                </w:div>
                <w:div w:id="873420203">
                  <w:marLeft w:val="0"/>
                  <w:marRight w:val="0"/>
                  <w:marTop w:val="0"/>
                  <w:marBottom w:val="0"/>
                  <w:divBdr>
                    <w:top w:val="none" w:sz="0" w:space="0" w:color="auto"/>
                    <w:left w:val="none" w:sz="0" w:space="0" w:color="auto"/>
                    <w:bottom w:val="none" w:sz="0" w:space="0" w:color="auto"/>
                    <w:right w:val="none" w:sz="0" w:space="0" w:color="auto"/>
                  </w:divBdr>
                  <w:divsChild>
                    <w:div w:id="1750150492">
                      <w:marLeft w:val="0"/>
                      <w:marRight w:val="0"/>
                      <w:marTop w:val="0"/>
                      <w:marBottom w:val="0"/>
                      <w:divBdr>
                        <w:top w:val="none" w:sz="0" w:space="0" w:color="auto"/>
                        <w:left w:val="none" w:sz="0" w:space="0" w:color="auto"/>
                        <w:bottom w:val="none" w:sz="0" w:space="0" w:color="auto"/>
                        <w:right w:val="none" w:sz="0" w:space="0" w:color="auto"/>
                      </w:divBdr>
                    </w:div>
                  </w:divsChild>
                </w:div>
                <w:div w:id="286009805">
                  <w:marLeft w:val="0"/>
                  <w:marRight w:val="0"/>
                  <w:marTop w:val="0"/>
                  <w:marBottom w:val="0"/>
                  <w:divBdr>
                    <w:top w:val="none" w:sz="0" w:space="0" w:color="auto"/>
                    <w:left w:val="none" w:sz="0" w:space="0" w:color="auto"/>
                    <w:bottom w:val="none" w:sz="0" w:space="0" w:color="auto"/>
                    <w:right w:val="none" w:sz="0" w:space="0" w:color="auto"/>
                  </w:divBdr>
                  <w:divsChild>
                    <w:div w:id="774594907">
                      <w:marLeft w:val="0"/>
                      <w:marRight w:val="0"/>
                      <w:marTop w:val="0"/>
                      <w:marBottom w:val="0"/>
                      <w:divBdr>
                        <w:top w:val="none" w:sz="0" w:space="0" w:color="auto"/>
                        <w:left w:val="none" w:sz="0" w:space="0" w:color="auto"/>
                        <w:bottom w:val="none" w:sz="0" w:space="0" w:color="auto"/>
                        <w:right w:val="none" w:sz="0" w:space="0" w:color="auto"/>
                      </w:divBdr>
                    </w:div>
                  </w:divsChild>
                </w:div>
                <w:div w:id="1224677617">
                  <w:marLeft w:val="0"/>
                  <w:marRight w:val="0"/>
                  <w:marTop w:val="0"/>
                  <w:marBottom w:val="0"/>
                  <w:divBdr>
                    <w:top w:val="none" w:sz="0" w:space="0" w:color="auto"/>
                    <w:left w:val="none" w:sz="0" w:space="0" w:color="auto"/>
                    <w:bottom w:val="none" w:sz="0" w:space="0" w:color="auto"/>
                    <w:right w:val="none" w:sz="0" w:space="0" w:color="auto"/>
                  </w:divBdr>
                  <w:divsChild>
                    <w:div w:id="1083915917">
                      <w:marLeft w:val="0"/>
                      <w:marRight w:val="0"/>
                      <w:marTop w:val="0"/>
                      <w:marBottom w:val="0"/>
                      <w:divBdr>
                        <w:top w:val="none" w:sz="0" w:space="0" w:color="auto"/>
                        <w:left w:val="none" w:sz="0" w:space="0" w:color="auto"/>
                        <w:bottom w:val="none" w:sz="0" w:space="0" w:color="auto"/>
                        <w:right w:val="none" w:sz="0" w:space="0" w:color="auto"/>
                      </w:divBdr>
                    </w:div>
                  </w:divsChild>
                </w:div>
                <w:div w:id="220021158">
                  <w:marLeft w:val="0"/>
                  <w:marRight w:val="0"/>
                  <w:marTop w:val="0"/>
                  <w:marBottom w:val="0"/>
                  <w:divBdr>
                    <w:top w:val="none" w:sz="0" w:space="0" w:color="auto"/>
                    <w:left w:val="none" w:sz="0" w:space="0" w:color="auto"/>
                    <w:bottom w:val="none" w:sz="0" w:space="0" w:color="auto"/>
                    <w:right w:val="none" w:sz="0" w:space="0" w:color="auto"/>
                  </w:divBdr>
                  <w:divsChild>
                    <w:div w:id="1901137731">
                      <w:marLeft w:val="0"/>
                      <w:marRight w:val="0"/>
                      <w:marTop w:val="0"/>
                      <w:marBottom w:val="0"/>
                      <w:divBdr>
                        <w:top w:val="none" w:sz="0" w:space="0" w:color="auto"/>
                        <w:left w:val="none" w:sz="0" w:space="0" w:color="auto"/>
                        <w:bottom w:val="none" w:sz="0" w:space="0" w:color="auto"/>
                        <w:right w:val="none" w:sz="0" w:space="0" w:color="auto"/>
                      </w:divBdr>
                    </w:div>
                  </w:divsChild>
                </w:div>
                <w:div w:id="1012339123">
                  <w:marLeft w:val="0"/>
                  <w:marRight w:val="0"/>
                  <w:marTop w:val="0"/>
                  <w:marBottom w:val="0"/>
                  <w:divBdr>
                    <w:top w:val="none" w:sz="0" w:space="0" w:color="auto"/>
                    <w:left w:val="none" w:sz="0" w:space="0" w:color="auto"/>
                    <w:bottom w:val="none" w:sz="0" w:space="0" w:color="auto"/>
                    <w:right w:val="none" w:sz="0" w:space="0" w:color="auto"/>
                  </w:divBdr>
                  <w:divsChild>
                    <w:div w:id="481777902">
                      <w:marLeft w:val="0"/>
                      <w:marRight w:val="0"/>
                      <w:marTop w:val="0"/>
                      <w:marBottom w:val="0"/>
                      <w:divBdr>
                        <w:top w:val="none" w:sz="0" w:space="0" w:color="auto"/>
                        <w:left w:val="none" w:sz="0" w:space="0" w:color="auto"/>
                        <w:bottom w:val="none" w:sz="0" w:space="0" w:color="auto"/>
                        <w:right w:val="none" w:sz="0" w:space="0" w:color="auto"/>
                      </w:divBdr>
                    </w:div>
                  </w:divsChild>
                </w:div>
                <w:div w:id="673797288">
                  <w:marLeft w:val="0"/>
                  <w:marRight w:val="0"/>
                  <w:marTop w:val="0"/>
                  <w:marBottom w:val="0"/>
                  <w:divBdr>
                    <w:top w:val="none" w:sz="0" w:space="0" w:color="auto"/>
                    <w:left w:val="none" w:sz="0" w:space="0" w:color="auto"/>
                    <w:bottom w:val="none" w:sz="0" w:space="0" w:color="auto"/>
                    <w:right w:val="none" w:sz="0" w:space="0" w:color="auto"/>
                  </w:divBdr>
                  <w:divsChild>
                    <w:div w:id="405886940">
                      <w:marLeft w:val="0"/>
                      <w:marRight w:val="0"/>
                      <w:marTop w:val="0"/>
                      <w:marBottom w:val="0"/>
                      <w:divBdr>
                        <w:top w:val="none" w:sz="0" w:space="0" w:color="auto"/>
                        <w:left w:val="none" w:sz="0" w:space="0" w:color="auto"/>
                        <w:bottom w:val="none" w:sz="0" w:space="0" w:color="auto"/>
                        <w:right w:val="none" w:sz="0" w:space="0" w:color="auto"/>
                      </w:divBdr>
                    </w:div>
                  </w:divsChild>
                </w:div>
                <w:div w:id="72707160">
                  <w:marLeft w:val="0"/>
                  <w:marRight w:val="0"/>
                  <w:marTop w:val="0"/>
                  <w:marBottom w:val="0"/>
                  <w:divBdr>
                    <w:top w:val="none" w:sz="0" w:space="0" w:color="auto"/>
                    <w:left w:val="none" w:sz="0" w:space="0" w:color="auto"/>
                    <w:bottom w:val="none" w:sz="0" w:space="0" w:color="auto"/>
                    <w:right w:val="none" w:sz="0" w:space="0" w:color="auto"/>
                  </w:divBdr>
                  <w:divsChild>
                    <w:div w:id="1161888471">
                      <w:marLeft w:val="0"/>
                      <w:marRight w:val="0"/>
                      <w:marTop w:val="0"/>
                      <w:marBottom w:val="0"/>
                      <w:divBdr>
                        <w:top w:val="none" w:sz="0" w:space="0" w:color="auto"/>
                        <w:left w:val="none" w:sz="0" w:space="0" w:color="auto"/>
                        <w:bottom w:val="none" w:sz="0" w:space="0" w:color="auto"/>
                        <w:right w:val="none" w:sz="0" w:space="0" w:color="auto"/>
                      </w:divBdr>
                    </w:div>
                  </w:divsChild>
                </w:div>
                <w:div w:id="1123378754">
                  <w:marLeft w:val="0"/>
                  <w:marRight w:val="0"/>
                  <w:marTop w:val="0"/>
                  <w:marBottom w:val="0"/>
                  <w:divBdr>
                    <w:top w:val="none" w:sz="0" w:space="0" w:color="auto"/>
                    <w:left w:val="none" w:sz="0" w:space="0" w:color="auto"/>
                    <w:bottom w:val="none" w:sz="0" w:space="0" w:color="auto"/>
                    <w:right w:val="none" w:sz="0" w:space="0" w:color="auto"/>
                  </w:divBdr>
                  <w:divsChild>
                    <w:div w:id="232279504">
                      <w:marLeft w:val="0"/>
                      <w:marRight w:val="0"/>
                      <w:marTop w:val="0"/>
                      <w:marBottom w:val="0"/>
                      <w:divBdr>
                        <w:top w:val="none" w:sz="0" w:space="0" w:color="auto"/>
                        <w:left w:val="none" w:sz="0" w:space="0" w:color="auto"/>
                        <w:bottom w:val="none" w:sz="0" w:space="0" w:color="auto"/>
                        <w:right w:val="none" w:sz="0" w:space="0" w:color="auto"/>
                      </w:divBdr>
                    </w:div>
                  </w:divsChild>
                </w:div>
                <w:div w:id="1441608807">
                  <w:marLeft w:val="0"/>
                  <w:marRight w:val="0"/>
                  <w:marTop w:val="0"/>
                  <w:marBottom w:val="0"/>
                  <w:divBdr>
                    <w:top w:val="none" w:sz="0" w:space="0" w:color="auto"/>
                    <w:left w:val="none" w:sz="0" w:space="0" w:color="auto"/>
                    <w:bottom w:val="none" w:sz="0" w:space="0" w:color="auto"/>
                    <w:right w:val="none" w:sz="0" w:space="0" w:color="auto"/>
                  </w:divBdr>
                  <w:divsChild>
                    <w:div w:id="448279514">
                      <w:marLeft w:val="0"/>
                      <w:marRight w:val="0"/>
                      <w:marTop w:val="0"/>
                      <w:marBottom w:val="0"/>
                      <w:divBdr>
                        <w:top w:val="none" w:sz="0" w:space="0" w:color="auto"/>
                        <w:left w:val="none" w:sz="0" w:space="0" w:color="auto"/>
                        <w:bottom w:val="none" w:sz="0" w:space="0" w:color="auto"/>
                        <w:right w:val="none" w:sz="0" w:space="0" w:color="auto"/>
                      </w:divBdr>
                    </w:div>
                  </w:divsChild>
                </w:div>
                <w:div w:id="1922332901">
                  <w:marLeft w:val="0"/>
                  <w:marRight w:val="0"/>
                  <w:marTop w:val="0"/>
                  <w:marBottom w:val="0"/>
                  <w:divBdr>
                    <w:top w:val="none" w:sz="0" w:space="0" w:color="auto"/>
                    <w:left w:val="none" w:sz="0" w:space="0" w:color="auto"/>
                    <w:bottom w:val="none" w:sz="0" w:space="0" w:color="auto"/>
                    <w:right w:val="none" w:sz="0" w:space="0" w:color="auto"/>
                  </w:divBdr>
                  <w:divsChild>
                    <w:div w:id="1837451609">
                      <w:marLeft w:val="0"/>
                      <w:marRight w:val="0"/>
                      <w:marTop w:val="0"/>
                      <w:marBottom w:val="0"/>
                      <w:divBdr>
                        <w:top w:val="none" w:sz="0" w:space="0" w:color="auto"/>
                        <w:left w:val="none" w:sz="0" w:space="0" w:color="auto"/>
                        <w:bottom w:val="none" w:sz="0" w:space="0" w:color="auto"/>
                        <w:right w:val="none" w:sz="0" w:space="0" w:color="auto"/>
                      </w:divBdr>
                    </w:div>
                  </w:divsChild>
                </w:div>
                <w:div w:id="20711106">
                  <w:marLeft w:val="0"/>
                  <w:marRight w:val="0"/>
                  <w:marTop w:val="0"/>
                  <w:marBottom w:val="0"/>
                  <w:divBdr>
                    <w:top w:val="none" w:sz="0" w:space="0" w:color="auto"/>
                    <w:left w:val="none" w:sz="0" w:space="0" w:color="auto"/>
                    <w:bottom w:val="none" w:sz="0" w:space="0" w:color="auto"/>
                    <w:right w:val="none" w:sz="0" w:space="0" w:color="auto"/>
                  </w:divBdr>
                  <w:divsChild>
                    <w:div w:id="604922627">
                      <w:marLeft w:val="0"/>
                      <w:marRight w:val="0"/>
                      <w:marTop w:val="0"/>
                      <w:marBottom w:val="0"/>
                      <w:divBdr>
                        <w:top w:val="none" w:sz="0" w:space="0" w:color="auto"/>
                        <w:left w:val="none" w:sz="0" w:space="0" w:color="auto"/>
                        <w:bottom w:val="none" w:sz="0" w:space="0" w:color="auto"/>
                        <w:right w:val="none" w:sz="0" w:space="0" w:color="auto"/>
                      </w:divBdr>
                    </w:div>
                  </w:divsChild>
                </w:div>
                <w:div w:id="7872816">
                  <w:marLeft w:val="0"/>
                  <w:marRight w:val="0"/>
                  <w:marTop w:val="0"/>
                  <w:marBottom w:val="0"/>
                  <w:divBdr>
                    <w:top w:val="none" w:sz="0" w:space="0" w:color="auto"/>
                    <w:left w:val="none" w:sz="0" w:space="0" w:color="auto"/>
                    <w:bottom w:val="none" w:sz="0" w:space="0" w:color="auto"/>
                    <w:right w:val="none" w:sz="0" w:space="0" w:color="auto"/>
                  </w:divBdr>
                  <w:divsChild>
                    <w:div w:id="1517767575">
                      <w:marLeft w:val="0"/>
                      <w:marRight w:val="0"/>
                      <w:marTop w:val="0"/>
                      <w:marBottom w:val="0"/>
                      <w:divBdr>
                        <w:top w:val="none" w:sz="0" w:space="0" w:color="auto"/>
                        <w:left w:val="none" w:sz="0" w:space="0" w:color="auto"/>
                        <w:bottom w:val="none" w:sz="0" w:space="0" w:color="auto"/>
                        <w:right w:val="none" w:sz="0" w:space="0" w:color="auto"/>
                      </w:divBdr>
                    </w:div>
                  </w:divsChild>
                </w:div>
                <w:div w:id="318459748">
                  <w:marLeft w:val="0"/>
                  <w:marRight w:val="0"/>
                  <w:marTop w:val="0"/>
                  <w:marBottom w:val="0"/>
                  <w:divBdr>
                    <w:top w:val="none" w:sz="0" w:space="0" w:color="auto"/>
                    <w:left w:val="none" w:sz="0" w:space="0" w:color="auto"/>
                    <w:bottom w:val="none" w:sz="0" w:space="0" w:color="auto"/>
                    <w:right w:val="none" w:sz="0" w:space="0" w:color="auto"/>
                  </w:divBdr>
                  <w:divsChild>
                    <w:div w:id="876510627">
                      <w:marLeft w:val="0"/>
                      <w:marRight w:val="0"/>
                      <w:marTop w:val="0"/>
                      <w:marBottom w:val="0"/>
                      <w:divBdr>
                        <w:top w:val="none" w:sz="0" w:space="0" w:color="auto"/>
                        <w:left w:val="none" w:sz="0" w:space="0" w:color="auto"/>
                        <w:bottom w:val="none" w:sz="0" w:space="0" w:color="auto"/>
                        <w:right w:val="none" w:sz="0" w:space="0" w:color="auto"/>
                      </w:divBdr>
                    </w:div>
                  </w:divsChild>
                </w:div>
                <w:div w:id="1069307738">
                  <w:marLeft w:val="0"/>
                  <w:marRight w:val="0"/>
                  <w:marTop w:val="0"/>
                  <w:marBottom w:val="0"/>
                  <w:divBdr>
                    <w:top w:val="none" w:sz="0" w:space="0" w:color="auto"/>
                    <w:left w:val="none" w:sz="0" w:space="0" w:color="auto"/>
                    <w:bottom w:val="none" w:sz="0" w:space="0" w:color="auto"/>
                    <w:right w:val="none" w:sz="0" w:space="0" w:color="auto"/>
                  </w:divBdr>
                  <w:divsChild>
                    <w:div w:id="1018120686">
                      <w:marLeft w:val="0"/>
                      <w:marRight w:val="0"/>
                      <w:marTop w:val="0"/>
                      <w:marBottom w:val="0"/>
                      <w:divBdr>
                        <w:top w:val="none" w:sz="0" w:space="0" w:color="auto"/>
                        <w:left w:val="none" w:sz="0" w:space="0" w:color="auto"/>
                        <w:bottom w:val="none" w:sz="0" w:space="0" w:color="auto"/>
                        <w:right w:val="none" w:sz="0" w:space="0" w:color="auto"/>
                      </w:divBdr>
                    </w:div>
                  </w:divsChild>
                </w:div>
                <w:div w:id="1869757745">
                  <w:marLeft w:val="0"/>
                  <w:marRight w:val="0"/>
                  <w:marTop w:val="0"/>
                  <w:marBottom w:val="0"/>
                  <w:divBdr>
                    <w:top w:val="none" w:sz="0" w:space="0" w:color="auto"/>
                    <w:left w:val="none" w:sz="0" w:space="0" w:color="auto"/>
                    <w:bottom w:val="none" w:sz="0" w:space="0" w:color="auto"/>
                    <w:right w:val="none" w:sz="0" w:space="0" w:color="auto"/>
                  </w:divBdr>
                  <w:divsChild>
                    <w:div w:id="841164836">
                      <w:marLeft w:val="0"/>
                      <w:marRight w:val="0"/>
                      <w:marTop w:val="0"/>
                      <w:marBottom w:val="0"/>
                      <w:divBdr>
                        <w:top w:val="none" w:sz="0" w:space="0" w:color="auto"/>
                        <w:left w:val="none" w:sz="0" w:space="0" w:color="auto"/>
                        <w:bottom w:val="none" w:sz="0" w:space="0" w:color="auto"/>
                        <w:right w:val="none" w:sz="0" w:space="0" w:color="auto"/>
                      </w:divBdr>
                    </w:div>
                  </w:divsChild>
                </w:div>
                <w:div w:id="1253514483">
                  <w:marLeft w:val="0"/>
                  <w:marRight w:val="0"/>
                  <w:marTop w:val="0"/>
                  <w:marBottom w:val="0"/>
                  <w:divBdr>
                    <w:top w:val="none" w:sz="0" w:space="0" w:color="auto"/>
                    <w:left w:val="none" w:sz="0" w:space="0" w:color="auto"/>
                    <w:bottom w:val="none" w:sz="0" w:space="0" w:color="auto"/>
                    <w:right w:val="none" w:sz="0" w:space="0" w:color="auto"/>
                  </w:divBdr>
                  <w:divsChild>
                    <w:div w:id="760106341">
                      <w:marLeft w:val="0"/>
                      <w:marRight w:val="0"/>
                      <w:marTop w:val="0"/>
                      <w:marBottom w:val="0"/>
                      <w:divBdr>
                        <w:top w:val="none" w:sz="0" w:space="0" w:color="auto"/>
                        <w:left w:val="none" w:sz="0" w:space="0" w:color="auto"/>
                        <w:bottom w:val="none" w:sz="0" w:space="0" w:color="auto"/>
                        <w:right w:val="none" w:sz="0" w:space="0" w:color="auto"/>
                      </w:divBdr>
                    </w:div>
                  </w:divsChild>
                </w:div>
                <w:div w:id="552351953">
                  <w:marLeft w:val="0"/>
                  <w:marRight w:val="0"/>
                  <w:marTop w:val="0"/>
                  <w:marBottom w:val="0"/>
                  <w:divBdr>
                    <w:top w:val="none" w:sz="0" w:space="0" w:color="auto"/>
                    <w:left w:val="none" w:sz="0" w:space="0" w:color="auto"/>
                    <w:bottom w:val="none" w:sz="0" w:space="0" w:color="auto"/>
                    <w:right w:val="none" w:sz="0" w:space="0" w:color="auto"/>
                  </w:divBdr>
                  <w:divsChild>
                    <w:div w:id="5286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0998">
          <w:marLeft w:val="0"/>
          <w:marRight w:val="0"/>
          <w:marTop w:val="0"/>
          <w:marBottom w:val="0"/>
          <w:divBdr>
            <w:top w:val="none" w:sz="0" w:space="0" w:color="auto"/>
            <w:left w:val="none" w:sz="0" w:space="0" w:color="auto"/>
            <w:bottom w:val="none" w:sz="0" w:space="0" w:color="auto"/>
            <w:right w:val="none" w:sz="0" w:space="0" w:color="auto"/>
          </w:divBdr>
        </w:div>
        <w:div w:id="1927809482">
          <w:marLeft w:val="0"/>
          <w:marRight w:val="0"/>
          <w:marTop w:val="0"/>
          <w:marBottom w:val="0"/>
          <w:divBdr>
            <w:top w:val="none" w:sz="0" w:space="0" w:color="auto"/>
            <w:left w:val="none" w:sz="0" w:space="0" w:color="auto"/>
            <w:bottom w:val="none" w:sz="0" w:space="0" w:color="auto"/>
            <w:right w:val="none" w:sz="0" w:space="0" w:color="auto"/>
          </w:divBdr>
          <w:divsChild>
            <w:div w:id="814444638">
              <w:marLeft w:val="-75"/>
              <w:marRight w:val="0"/>
              <w:marTop w:val="30"/>
              <w:marBottom w:val="30"/>
              <w:divBdr>
                <w:top w:val="none" w:sz="0" w:space="0" w:color="auto"/>
                <w:left w:val="none" w:sz="0" w:space="0" w:color="auto"/>
                <w:bottom w:val="none" w:sz="0" w:space="0" w:color="auto"/>
                <w:right w:val="none" w:sz="0" w:space="0" w:color="auto"/>
              </w:divBdr>
              <w:divsChild>
                <w:div w:id="594822036">
                  <w:marLeft w:val="0"/>
                  <w:marRight w:val="0"/>
                  <w:marTop w:val="0"/>
                  <w:marBottom w:val="0"/>
                  <w:divBdr>
                    <w:top w:val="none" w:sz="0" w:space="0" w:color="auto"/>
                    <w:left w:val="none" w:sz="0" w:space="0" w:color="auto"/>
                    <w:bottom w:val="none" w:sz="0" w:space="0" w:color="auto"/>
                    <w:right w:val="none" w:sz="0" w:space="0" w:color="auto"/>
                  </w:divBdr>
                  <w:divsChild>
                    <w:div w:id="987562539">
                      <w:marLeft w:val="0"/>
                      <w:marRight w:val="0"/>
                      <w:marTop w:val="0"/>
                      <w:marBottom w:val="0"/>
                      <w:divBdr>
                        <w:top w:val="none" w:sz="0" w:space="0" w:color="auto"/>
                        <w:left w:val="none" w:sz="0" w:space="0" w:color="auto"/>
                        <w:bottom w:val="none" w:sz="0" w:space="0" w:color="auto"/>
                        <w:right w:val="none" w:sz="0" w:space="0" w:color="auto"/>
                      </w:divBdr>
                    </w:div>
                  </w:divsChild>
                </w:div>
                <w:div w:id="631713946">
                  <w:marLeft w:val="0"/>
                  <w:marRight w:val="0"/>
                  <w:marTop w:val="0"/>
                  <w:marBottom w:val="0"/>
                  <w:divBdr>
                    <w:top w:val="none" w:sz="0" w:space="0" w:color="auto"/>
                    <w:left w:val="none" w:sz="0" w:space="0" w:color="auto"/>
                    <w:bottom w:val="none" w:sz="0" w:space="0" w:color="auto"/>
                    <w:right w:val="none" w:sz="0" w:space="0" w:color="auto"/>
                  </w:divBdr>
                  <w:divsChild>
                    <w:div w:id="610625250">
                      <w:marLeft w:val="0"/>
                      <w:marRight w:val="0"/>
                      <w:marTop w:val="0"/>
                      <w:marBottom w:val="0"/>
                      <w:divBdr>
                        <w:top w:val="none" w:sz="0" w:space="0" w:color="auto"/>
                        <w:left w:val="none" w:sz="0" w:space="0" w:color="auto"/>
                        <w:bottom w:val="none" w:sz="0" w:space="0" w:color="auto"/>
                        <w:right w:val="none" w:sz="0" w:space="0" w:color="auto"/>
                      </w:divBdr>
                    </w:div>
                  </w:divsChild>
                </w:div>
                <w:div w:id="1072972865">
                  <w:marLeft w:val="0"/>
                  <w:marRight w:val="0"/>
                  <w:marTop w:val="0"/>
                  <w:marBottom w:val="0"/>
                  <w:divBdr>
                    <w:top w:val="none" w:sz="0" w:space="0" w:color="auto"/>
                    <w:left w:val="none" w:sz="0" w:space="0" w:color="auto"/>
                    <w:bottom w:val="none" w:sz="0" w:space="0" w:color="auto"/>
                    <w:right w:val="none" w:sz="0" w:space="0" w:color="auto"/>
                  </w:divBdr>
                  <w:divsChild>
                    <w:div w:id="164168209">
                      <w:marLeft w:val="0"/>
                      <w:marRight w:val="0"/>
                      <w:marTop w:val="0"/>
                      <w:marBottom w:val="0"/>
                      <w:divBdr>
                        <w:top w:val="none" w:sz="0" w:space="0" w:color="auto"/>
                        <w:left w:val="none" w:sz="0" w:space="0" w:color="auto"/>
                        <w:bottom w:val="none" w:sz="0" w:space="0" w:color="auto"/>
                        <w:right w:val="none" w:sz="0" w:space="0" w:color="auto"/>
                      </w:divBdr>
                    </w:div>
                  </w:divsChild>
                </w:div>
                <w:div w:id="1880892806">
                  <w:marLeft w:val="0"/>
                  <w:marRight w:val="0"/>
                  <w:marTop w:val="0"/>
                  <w:marBottom w:val="0"/>
                  <w:divBdr>
                    <w:top w:val="none" w:sz="0" w:space="0" w:color="auto"/>
                    <w:left w:val="none" w:sz="0" w:space="0" w:color="auto"/>
                    <w:bottom w:val="none" w:sz="0" w:space="0" w:color="auto"/>
                    <w:right w:val="none" w:sz="0" w:space="0" w:color="auto"/>
                  </w:divBdr>
                  <w:divsChild>
                    <w:div w:id="522092406">
                      <w:marLeft w:val="0"/>
                      <w:marRight w:val="0"/>
                      <w:marTop w:val="0"/>
                      <w:marBottom w:val="0"/>
                      <w:divBdr>
                        <w:top w:val="none" w:sz="0" w:space="0" w:color="auto"/>
                        <w:left w:val="none" w:sz="0" w:space="0" w:color="auto"/>
                        <w:bottom w:val="none" w:sz="0" w:space="0" w:color="auto"/>
                        <w:right w:val="none" w:sz="0" w:space="0" w:color="auto"/>
                      </w:divBdr>
                    </w:div>
                  </w:divsChild>
                </w:div>
                <w:div w:id="572472217">
                  <w:marLeft w:val="0"/>
                  <w:marRight w:val="0"/>
                  <w:marTop w:val="0"/>
                  <w:marBottom w:val="0"/>
                  <w:divBdr>
                    <w:top w:val="none" w:sz="0" w:space="0" w:color="auto"/>
                    <w:left w:val="none" w:sz="0" w:space="0" w:color="auto"/>
                    <w:bottom w:val="none" w:sz="0" w:space="0" w:color="auto"/>
                    <w:right w:val="none" w:sz="0" w:space="0" w:color="auto"/>
                  </w:divBdr>
                  <w:divsChild>
                    <w:div w:id="572591035">
                      <w:marLeft w:val="0"/>
                      <w:marRight w:val="0"/>
                      <w:marTop w:val="0"/>
                      <w:marBottom w:val="0"/>
                      <w:divBdr>
                        <w:top w:val="none" w:sz="0" w:space="0" w:color="auto"/>
                        <w:left w:val="none" w:sz="0" w:space="0" w:color="auto"/>
                        <w:bottom w:val="none" w:sz="0" w:space="0" w:color="auto"/>
                        <w:right w:val="none" w:sz="0" w:space="0" w:color="auto"/>
                      </w:divBdr>
                    </w:div>
                  </w:divsChild>
                </w:div>
                <w:div w:id="1648704564">
                  <w:marLeft w:val="0"/>
                  <w:marRight w:val="0"/>
                  <w:marTop w:val="0"/>
                  <w:marBottom w:val="0"/>
                  <w:divBdr>
                    <w:top w:val="none" w:sz="0" w:space="0" w:color="auto"/>
                    <w:left w:val="none" w:sz="0" w:space="0" w:color="auto"/>
                    <w:bottom w:val="none" w:sz="0" w:space="0" w:color="auto"/>
                    <w:right w:val="none" w:sz="0" w:space="0" w:color="auto"/>
                  </w:divBdr>
                  <w:divsChild>
                    <w:div w:id="1843544311">
                      <w:marLeft w:val="0"/>
                      <w:marRight w:val="0"/>
                      <w:marTop w:val="0"/>
                      <w:marBottom w:val="0"/>
                      <w:divBdr>
                        <w:top w:val="none" w:sz="0" w:space="0" w:color="auto"/>
                        <w:left w:val="none" w:sz="0" w:space="0" w:color="auto"/>
                        <w:bottom w:val="none" w:sz="0" w:space="0" w:color="auto"/>
                        <w:right w:val="none" w:sz="0" w:space="0" w:color="auto"/>
                      </w:divBdr>
                    </w:div>
                  </w:divsChild>
                </w:div>
                <w:div w:id="532547301">
                  <w:marLeft w:val="0"/>
                  <w:marRight w:val="0"/>
                  <w:marTop w:val="0"/>
                  <w:marBottom w:val="0"/>
                  <w:divBdr>
                    <w:top w:val="none" w:sz="0" w:space="0" w:color="auto"/>
                    <w:left w:val="none" w:sz="0" w:space="0" w:color="auto"/>
                    <w:bottom w:val="none" w:sz="0" w:space="0" w:color="auto"/>
                    <w:right w:val="none" w:sz="0" w:space="0" w:color="auto"/>
                  </w:divBdr>
                  <w:divsChild>
                    <w:div w:id="925114765">
                      <w:marLeft w:val="0"/>
                      <w:marRight w:val="0"/>
                      <w:marTop w:val="0"/>
                      <w:marBottom w:val="0"/>
                      <w:divBdr>
                        <w:top w:val="none" w:sz="0" w:space="0" w:color="auto"/>
                        <w:left w:val="none" w:sz="0" w:space="0" w:color="auto"/>
                        <w:bottom w:val="none" w:sz="0" w:space="0" w:color="auto"/>
                        <w:right w:val="none" w:sz="0" w:space="0" w:color="auto"/>
                      </w:divBdr>
                    </w:div>
                  </w:divsChild>
                </w:div>
                <w:div w:id="1361861866">
                  <w:marLeft w:val="0"/>
                  <w:marRight w:val="0"/>
                  <w:marTop w:val="0"/>
                  <w:marBottom w:val="0"/>
                  <w:divBdr>
                    <w:top w:val="none" w:sz="0" w:space="0" w:color="auto"/>
                    <w:left w:val="none" w:sz="0" w:space="0" w:color="auto"/>
                    <w:bottom w:val="none" w:sz="0" w:space="0" w:color="auto"/>
                    <w:right w:val="none" w:sz="0" w:space="0" w:color="auto"/>
                  </w:divBdr>
                  <w:divsChild>
                    <w:div w:id="1987127768">
                      <w:marLeft w:val="0"/>
                      <w:marRight w:val="0"/>
                      <w:marTop w:val="0"/>
                      <w:marBottom w:val="0"/>
                      <w:divBdr>
                        <w:top w:val="none" w:sz="0" w:space="0" w:color="auto"/>
                        <w:left w:val="none" w:sz="0" w:space="0" w:color="auto"/>
                        <w:bottom w:val="none" w:sz="0" w:space="0" w:color="auto"/>
                        <w:right w:val="none" w:sz="0" w:space="0" w:color="auto"/>
                      </w:divBdr>
                    </w:div>
                  </w:divsChild>
                </w:div>
                <w:div w:id="1554585661">
                  <w:marLeft w:val="0"/>
                  <w:marRight w:val="0"/>
                  <w:marTop w:val="0"/>
                  <w:marBottom w:val="0"/>
                  <w:divBdr>
                    <w:top w:val="none" w:sz="0" w:space="0" w:color="auto"/>
                    <w:left w:val="none" w:sz="0" w:space="0" w:color="auto"/>
                    <w:bottom w:val="none" w:sz="0" w:space="0" w:color="auto"/>
                    <w:right w:val="none" w:sz="0" w:space="0" w:color="auto"/>
                  </w:divBdr>
                  <w:divsChild>
                    <w:div w:id="789663725">
                      <w:marLeft w:val="0"/>
                      <w:marRight w:val="0"/>
                      <w:marTop w:val="0"/>
                      <w:marBottom w:val="0"/>
                      <w:divBdr>
                        <w:top w:val="none" w:sz="0" w:space="0" w:color="auto"/>
                        <w:left w:val="none" w:sz="0" w:space="0" w:color="auto"/>
                        <w:bottom w:val="none" w:sz="0" w:space="0" w:color="auto"/>
                        <w:right w:val="none" w:sz="0" w:space="0" w:color="auto"/>
                      </w:divBdr>
                    </w:div>
                  </w:divsChild>
                </w:div>
                <w:div w:id="1890920563">
                  <w:marLeft w:val="0"/>
                  <w:marRight w:val="0"/>
                  <w:marTop w:val="0"/>
                  <w:marBottom w:val="0"/>
                  <w:divBdr>
                    <w:top w:val="none" w:sz="0" w:space="0" w:color="auto"/>
                    <w:left w:val="none" w:sz="0" w:space="0" w:color="auto"/>
                    <w:bottom w:val="none" w:sz="0" w:space="0" w:color="auto"/>
                    <w:right w:val="none" w:sz="0" w:space="0" w:color="auto"/>
                  </w:divBdr>
                  <w:divsChild>
                    <w:div w:id="1793598793">
                      <w:marLeft w:val="0"/>
                      <w:marRight w:val="0"/>
                      <w:marTop w:val="0"/>
                      <w:marBottom w:val="0"/>
                      <w:divBdr>
                        <w:top w:val="none" w:sz="0" w:space="0" w:color="auto"/>
                        <w:left w:val="none" w:sz="0" w:space="0" w:color="auto"/>
                        <w:bottom w:val="none" w:sz="0" w:space="0" w:color="auto"/>
                        <w:right w:val="none" w:sz="0" w:space="0" w:color="auto"/>
                      </w:divBdr>
                    </w:div>
                  </w:divsChild>
                </w:div>
                <w:div w:id="883176469">
                  <w:marLeft w:val="0"/>
                  <w:marRight w:val="0"/>
                  <w:marTop w:val="0"/>
                  <w:marBottom w:val="0"/>
                  <w:divBdr>
                    <w:top w:val="none" w:sz="0" w:space="0" w:color="auto"/>
                    <w:left w:val="none" w:sz="0" w:space="0" w:color="auto"/>
                    <w:bottom w:val="none" w:sz="0" w:space="0" w:color="auto"/>
                    <w:right w:val="none" w:sz="0" w:space="0" w:color="auto"/>
                  </w:divBdr>
                  <w:divsChild>
                    <w:div w:id="1389644423">
                      <w:marLeft w:val="0"/>
                      <w:marRight w:val="0"/>
                      <w:marTop w:val="0"/>
                      <w:marBottom w:val="0"/>
                      <w:divBdr>
                        <w:top w:val="none" w:sz="0" w:space="0" w:color="auto"/>
                        <w:left w:val="none" w:sz="0" w:space="0" w:color="auto"/>
                        <w:bottom w:val="none" w:sz="0" w:space="0" w:color="auto"/>
                        <w:right w:val="none" w:sz="0" w:space="0" w:color="auto"/>
                      </w:divBdr>
                    </w:div>
                  </w:divsChild>
                </w:div>
                <w:div w:id="2040008194">
                  <w:marLeft w:val="0"/>
                  <w:marRight w:val="0"/>
                  <w:marTop w:val="0"/>
                  <w:marBottom w:val="0"/>
                  <w:divBdr>
                    <w:top w:val="none" w:sz="0" w:space="0" w:color="auto"/>
                    <w:left w:val="none" w:sz="0" w:space="0" w:color="auto"/>
                    <w:bottom w:val="none" w:sz="0" w:space="0" w:color="auto"/>
                    <w:right w:val="none" w:sz="0" w:space="0" w:color="auto"/>
                  </w:divBdr>
                  <w:divsChild>
                    <w:div w:id="703944386">
                      <w:marLeft w:val="0"/>
                      <w:marRight w:val="0"/>
                      <w:marTop w:val="0"/>
                      <w:marBottom w:val="0"/>
                      <w:divBdr>
                        <w:top w:val="none" w:sz="0" w:space="0" w:color="auto"/>
                        <w:left w:val="none" w:sz="0" w:space="0" w:color="auto"/>
                        <w:bottom w:val="none" w:sz="0" w:space="0" w:color="auto"/>
                        <w:right w:val="none" w:sz="0" w:space="0" w:color="auto"/>
                      </w:divBdr>
                    </w:div>
                  </w:divsChild>
                </w:div>
                <w:div w:id="435371764">
                  <w:marLeft w:val="0"/>
                  <w:marRight w:val="0"/>
                  <w:marTop w:val="0"/>
                  <w:marBottom w:val="0"/>
                  <w:divBdr>
                    <w:top w:val="none" w:sz="0" w:space="0" w:color="auto"/>
                    <w:left w:val="none" w:sz="0" w:space="0" w:color="auto"/>
                    <w:bottom w:val="none" w:sz="0" w:space="0" w:color="auto"/>
                    <w:right w:val="none" w:sz="0" w:space="0" w:color="auto"/>
                  </w:divBdr>
                  <w:divsChild>
                    <w:div w:id="1846939580">
                      <w:marLeft w:val="0"/>
                      <w:marRight w:val="0"/>
                      <w:marTop w:val="0"/>
                      <w:marBottom w:val="0"/>
                      <w:divBdr>
                        <w:top w:val="none" w:sz="0" w:space="0" w:color="auto"/>
                        <w:left w:val="none" w:sz="0" w:space="0" w:color="auto"/>
                        <w:bottom w:val="none" w:sz="0" w:space="0" w:color="auto"/>
                        <w:right w:val="none" w:sz="0" w:space="0" w:color="auto"/>
                      </w:divBdr>
                    </w:div>
                  </w:divsChild>
                </w:div>
                <w:div w:id="1280335113">
                  <w:marLeft w:val="0"/>
                  <w:marRight w:val="0"/>
                  <w:marTop w:val="0"/>
                  <w:marBottom w:val="0"/>
                  <w:divBdr>
                    <w:top w:val="none" w:sz="0" w:space="0" w:color="auto"/>
                    <w:left w:val="none" w:sz="0" w:space="0" w:color="auto"/>
                    <w:bottom w:val="none" w:sz="0" w:space="0" w:color="auto"/>
                    <w:right w:val="none" w:sz="0" w:space="0" w:color="auto"/>
                  </w:divBdr>
                  <w:divsChild>
                    <w:div w:id="1071923830">
                      <w:marLeft w:val="0"/>
                      <w:marRight w:val="0"/>
                      <w:marTop w:val="0"/>
                      <w:marBottom w:val="0"/>
                      <w:divBdr>
                        <w:top w:val="none" w:sz="0" w:space="0" w:color="auto"/>
                        <w:left w:val="none" w:sz="0" w:space="0" w:color="auto"/>
                        <w:bottom w:val="none" w:sz="0" w:space="0" w:color="auto"/>
                        <w:right w:val="none" w:sz="0" w:space="0" w:color="auto"/>
                      </w:divBdr>
                    </w:div>
                  </w:divsChild>
                </w:div>
                <w:div w:id="854424920">
                  <w:marLeft w:val="0"/>
                  <w:marRight w:val="0"/>
                  <w:marTop w:val="0"/>
                  <w:marBottom w:val="0"/>
                  <w:divBdr>
                    <w:top w:val="none" w:sz="0" w:space="0" w:color="auto"/>
                    <w:left w:val="none" w:sz="0" w:space="0" w:color="auto"/>
                    <w:bottom w:val="none" w:sz="0" w:space="0" w:color="auto"/>
                    <w:right w:val="none" w:sz="0" w:space="0" w:color="auto"/>
                  </w:divBdr>
                  <w:divsChild>
                    <w:div w:id="1098137986">
                      <w:marLeft w:val="0"/>
                      <w:marRight w:val="0"/>
                      <w:marTop w:val="0"/>
                      <w:marBottom w:val="0"/>
                      <w:divBdr>
                        <w:top w:val="none" w:sz="0" w:space="0" w:color="auto"/>
                        <w:left w:val="none" w:sz="0" w:space="0" w:color="auto"/>
                        <w:bottom w:val="none" w:sz="0" w:space="0" w:color="auto"/>
                        <w:right w:val="none" w:sz="0" w:space="0" w:color="auto"/>
                      </w:divBdr>
                    </w:div>
                  </w:divsChild>
                </w:div>
                <w:div w:id="1269117102">
                  <w:marLeft w:val="0"/>
                  <w:marRight w:val="0"/>
                  <w:marTop w:val="0"/>
                  <w:marBottom w:val="0"/>
                  <w:divBdr>
                    <w:top w:val="none" w:sz="0" w:space="0" w:color="auto"/>
                    <w:left w:val="none" w:sz="0" w:space="0" w:color="auto"/>
                    <w:bottom w:val="none" w:sz="0" w:space="0" w:color="auto"/>
                    <w:right w:val="none" w:sz="0" w:space="0" w:color="auto"/>
                  </w:divBdr>
                  <w:divsChild>
                    <w:div w:id="1261454069">
                      <w:marLeft w:val="0"/>
                      <w:marRight w:val="0"/>
                      <w:marTop w:val="0"/>
                      <w:marBottom w:val="0"/>
                      <w:divBdr>
                        <w:top w:val="none" w:sz="0" w:space="0" w:color="auto"/>
                        <w:left w:val="none" w:sz="0" w:space="0" w:color="auto"/>
                        <w:bottom w:val="none" w:sz="0" w:space="0" w:color="auto"/>
                        <w:right w:val="none" w:sz="0" w:space="0" w:color="auto"/>
                      </w:divBdr>
                    </w:div>
                  </w:divsChild>
                </w:div>
                <w:div w:id="1919705682">
                  <w:marLeft w:val="0"/>
                  <w:marRight w:val="0"/>
                  <w:marTop w:val="0"/>
                  <w:marBottom w:val="0"/>
                  <w:divBdr>
                    <w:top w:val="none" w:sz="0" w:space="0" w:color="auto"/>
                    <w:left w:val="none" w:sz="0" w:space="0" w:color="auto"/>
                    <w:bottom w:val="none" w:sz="0" w:space="0" w:color="auto"/>
                    <w:right w:val="none" w:sz="0" w:space="0" w:color="auto"/>
                  </w:divBdr>
                  <w:divsChild>
                    <w:div w:id="138771548">
                      <w:marLeft w:val="0"/>
                      <w:marRight w:val="0"/>
                      <w:marTop w:val="0"/>
                      <w:marBottom w:val="0"/>
                      <w:divBdr>
                        <w:top w:val="none" w:sz="0" w:space="0" w:color="auto"/>
                        <w:left w:val="none" w:sz="0" w:space="0" w:color="auto"/>
                        <w:bottom w:val="none" w:sz="0" w:space="0" w:color="auto"/>
                        <w:right w:val="none" w:sz="0" w:space="0" w:color="auto"/>
                      </w:divBdr>
                    </w:div>
                  </w:divsChild>
                </w:div>
                <w:div w:id="272975617">
                  <w:marLeft w:val="0"/>
                  <w:marRight w:val="0"/>
                  <w:marTop w:val="0"/>
                  <w:marBottom w:val="0"/>
                  <w:divBdr>
                    <w:top w:val="none" w:sz="0" w:space="0" w:color="auto"/>
                    <w:left w:val="none" w:sz="0" w:space="0" w:color="auto"/>
                    <w:bottom w:val="none" w:sz="0" w:space="0" w:color="auto"/>
                    <w:right w:val="none" w:sz="0" w:space="0" w:color="auto"/>
                  </w:divBdr>
                  <w:divsChild>
                    <w:div w:id="395595712">
                      <w:marLeft w:val="0"/>
                      <w:marRight w:val="0"/>
                      <w:marTop w:val="0"/>
                      <w:marBottom w:val="0"/>
                      <w:divBdr>
                        <w:top w:val="none" w:sz="0" w:space="0" w:color="auto"/>
                        <w:left w:val="none" w:sz="0" w:space="0" w:color="auto"/>
                        <w:bottom w:val="none" w:sz="0" w:space="0" w:color="auto"/>
                        <w:right w:val="none" w:sz="0" w:space="0" w:color="auto"/>
                      </w:divBdr>
                    </w:div>
                  </w:divsChild>
                </w:div>
                <w:div w:id="284387471">
                  <w:marLeft w:val="0"/>
                  <w:marRight w:val="0"/>
                  <w:marTop w:val="0"/>
                  <w:marBottom w:val="0"/>
                  <w:divBdr>
                    <w:top w:val="none" w:sz="0" w:space="0" w:color="auto"/>
                    <w:left w:val="none" w:sz="0" w:space="0" w:color="auto"/>
                    <w:bottom w:val="none" w:sz="0" w:space="0" w:color="auto"/>
                    <w:right w:val="none" w:sz="0" w:space="0" w:color="auto"/>
                  </w:divBdr>
                  <w:divsChild>
                    <w:div w:id="493186366">
                      <w:marLeft w:val="0"/>
                      <w:marRight w:val="0"/>
                      <w:marTop w:val="0"/>
                      <w:marBottom w:val="0"/>
                      <w:divBdr>
                        <w:top w:val="none" w:sz="0" w:space="0" w:color="auto"/>
                        <w:left w:val="none" w:sz="0" w:space="0" w:color="auto"/>
                        <w:bottom w:val="none" w:sz="0" w:space="0" w:color="auto"/>
                        <w:right w:val="none" w:sz="0" w:space="0" w:color="auto"/>
                      </w:divBdr>
                    </w:div>
                  </w:divsChild>
                </w:div>
                <w:div w:id="1786657690">
                  <w:marLeft w:val="0"/>
                  <w:marRight w:val="0"/>
                  <w:marTop w:val="0"/>
                  <w:marBottom w:val="0"/>
                  <w:divBdr>
                    <w:top w:val="none" w:sz="0" w:space="0" w:color="auto"/>
                    <w:left w:val="none" w:sz="0" w:space="0" w:color="auto"/>
                    <w:bottom w:val="none" w:sz="0" w:space="0" w:color="auto"/>
                    <w:right w:val="none" w:sz="0" w:space="0" w:color="auto"/>
                  </w:divBdr>
                  <w:divsChild>
                    <w:div w:id="1304852211">
                      <w:marLeft w:val="0"/>
                      <w:marRight w:val="0"/>
                      <w:marTop w:val="0"/>
                      <w:marBottom w:val="0"/>
                      <w:divBdr>
                        <w:top w:val="none" w:sz="0" w:space="0" w:color="auto"/>
                        <w:left w:val="none" w:sz="0" w:space="0" w:color="auto"/>
                        <w:bottom w:val="none" w:sz="0" w:space="0" w:color="auto"/>
                        <w:right w:val="none" w:sz="0" w:space="0" w:color="auto"/>
                      </w:divBdr>
                    </w:div>
                  </w:divsChild>
                </w:div>
                <w:div w:id="1915158612">
                  <w:marLeft w:val="0"/>
                  <w:marRight w:val="0"/>
                  <w:marTop w:val="0"/>
                  <w:marBottom w:val="0"/>
                  <w:divBdr>
                    <w:top w:val="none" w:sz="0" w:space="0" w:color="auto"/>
                    <w:left w:val="none" w:sz="0" w:space="0" w:color="auto"/>
                    <w:bottom w:val="none" w:sz="0" w:space="0" w:color="auto"/>
                    <w:right w:val="none" w:sz="0" w:space="0" w:color="auto"/>
                  </w:divBdr>
                  <w:divsChild>
                    <w:div w:id="199902356">
                      <w:marLeft w:val="0"/>
                      <w:marRight w:val="0"/>
                      <w:marTop w:val="0"/>
                      <w:marBottom w:val="0"/>
                      <w:divBdr>
                        <w:top w:val="none" w:sz="0" w:space="0" w:color="auto"/>
                        <w:left w:val="none" w:sz="0" w:space="0" w:color="auto"/>
                        <w:bottom w:val="none" w:sz="0" w:space="0" w:color="auto"/>
                        <w:right w:val="none" w:sz="0" w:space="0" w:color="auto"/>
                      </w:divBdr>
                    </w:div>
                  </w:divsChild>
                </w:div>
                <w:div w:id="1662850988">
                  <w:marLeft w:val="0"/>
                  <w:marRight w:val="0"/>
                  <w:marTop w:val="0"/>
                  <w:marBottom w:val="0"/>
                  <w:divBdr>
                    <w:top w:val="none" w:sz="0" w:space="0" w:color="auto"/>
                    <w:left w:val="none" w:sz="0" w:space="0" w:color="auto"/>
                    <w:bottom w:val="none" w:sz="0" w:space="0" w:color="auto"/>
                    <w:right w:val="none" w:sz="0" w:space="0" w:color="auto"/>
                  </w:divBdr>
                  <w:divsChild>
                    <w:div w:id="429667578">
                      <w:marLeft w:val="0"/>
                      <w:marRight w:val="0"/>
                      <w:marTop w:val="0"/>
                      <w:marBottom w:val="0"/>
                      <w:divBdr>
                        <w:top w:val="none" w:sz="0" w:space="0" w:color="auto"/>
                        <w:left w:val="none" w:sz="0" w:space="0" w:color="auto"/>
                        <w:bottom w:val="none" w:sz="0" w:space="0" w:color="auto"/>
                        <w:right w:val="none" w:sz="0" w:space="0" w:color="auto"/>
                      </w:divBdr>
                    </w:div>
                  </w:divsChild>
                </w:div>
                <w:div w:id="357900920">
                  <w:marLeft w:val="0"/>
                  <w:marRight w:val="0"/>
                  <w:marTop w:val="0"/>
                  <w:marBottom w:val="0"/>
                  <w:divBdr>
                    <w:top w:val="none" w:sz="0" w:space="0" w:color="auto"/>
                    <w:left w:val="none" w:sz="0" w:space="0" w:color="auto"/>
                    <w:bottom w:val="none" w:sz="0" w:space="0" w:color="auto"/>
                    <w:right w:val="none" w:sz="0" w:space="0" w:color="auto"/>
                  </w:divBdr>
                  <w:divsChild>
                    <w:div w:id="916013358">
                      <w:marLeft w:val="0"/>
                      <w:marRight w:val="0"/>
                      <w:marTop w:val="0"/>
                      <w:marBottom w:val="0"/>
                      <w:divBdr>
                        <w:top w:val="none" w:sz="0" w:space="0" w:color="auto"/>
                        <w:left w:val="none" w:sz="0" w:space="0" w:color="auto"/>
                        <w:bottom w:val="none" w:sz="0" w:space="0" w:color="auto"/>
                        <w:right w:val="none" w:sz="0" w:space="0" w:color="auto"/>
                      </w:divBdr>
                    </w:div>
                  </w:divsChild>
                </w:div>
                <w:div w:id="247033865">
                  <w:marLeft w:val="0"/>
                  <w:marRight w:val="0"/>
                  <w:marTop w:val="0"/>
                  <w:marBottom w:val="0"/>
                  <w:divBdr>
                    <w:top w:val="none" w:sz="0" w:space="0" w:color="auto"/>
                    <w:left w:val="none" w:sz="0" w:space="0" w:color="auto"/>
                    <w:bottom w:val="none" w:sz="0" w:space="0" w:color="auto"/>
                    <w:right w:val="none" w:sz="0" w:space="0" w:color="auto"/>
                  </w:divBdr>
                  <w:divsChild>
                    <w:div w:id="2026250906">
                      <w:marLeft w:val="0"/>
                      <w:marRight w:val="0"/>
                      <w:marTop w:val="0"/>
                      <w:marBottom w:val="0"/>
                      <w:divBdr>
                        <w:top w:val="none" w:sz="0" w:space="0" w:color="auto"/>
                        <w:left w:val="none" w:sz="0" w:space="0" w:color="auto"/>
                        <w:bottom w:val="none" w:sz="0" w:space="0" w:color="auto"/>
                        <w:right w:val="none" w:sz="0" w:space="0" w:color="auto"/>
                      </w:divBdr>
                    </w:div>
                  </w:divsChild>
                </w:div>
                <w:div w:id="1004017011">
                  <w:marLeft w:val="0"/>
                  <w:marRight w:val="0"/>
                  <w:marTop w:val="0"/>
                  <w:marBottom w:val="0"/>
                  <w:divBdr>
                    <w:top w:val="none" w:sz="0" w:space="0" w:color="auto"/>
                    <w:left w:val="none" w:sz="0" w:space="0" w:color="auto"/>
                    <w:bottom w:val="none" w:sz="0" w:space="0" w:color="auto"/>
                    <w:right w:val="none" w:sz="0" w:space="0" w:color="auto"/>
                  </w:divBdr>
                  <w:divsChild>
                    <w:div w:id="637565178">
                      <w:marLeft w:val="0"/>
                      <w:marRight w:val="0"/>
                      <w:marTop w:val="0"/>
                      <w:marBottom w:val="0"/>
                      <w:divBdr>
                        <w:top w:val="none" w:sz="0" w:space="0" w:color="auto"/>
                        <w:left w:val="none" w:sz="0" w:space="0" w:color="auto"/>
                        <w:bottom w:val="none" w:sz="0" w:space="0" w:color="auto"/>
                        <w:right w:val="none" w:sz="0" w:space="0" w:color="auto"/>
                      </w:divBdr>
                    </w:div>
                  </w:divsChild>
                </w:div>
                <w:div w:id="137111371">
                  <w:marLeft w:val="0"/>
                  <w:marRight w:val="0"/>
                  <w:marTop w:val="0"/>
                  <w:marBottom w:val="0"/>
                  <w:divBdr>
                    <w:top w:val="none" w:sz="0" w:space="0" w:color="auto"/>
                    <w:left w:val="none" w:sz="0" w:space="0" w:color="auto"/>
                    <w:bottom w:val="none" w:sz="0" w:space="0" w:color="auto"/>
                    <w:right w:val="none" w:sz="0" w:space="0" w:color="auto"/>
                  </w:divBdr>
                  <w:divsChild>
                    <w:div w:id="2114520208">
                      <w:marLeft w:val="0"/>
                      <w:marRight w:val="0"/>
                      <w:marTop w:val="0"/>
                      <w:marBottom w:val="0"/>
                      <w:divBdr>
                        <w:top w:val="none" w:sz="0" w:space="0" w:color="auto"/>
                        <w:left w:val="none" w:sz="0" w:space="0" w:color="auto"/>
                        <w:bottom w:val="none" w:sz="0" w:space="0" w:color="auto"/>
                        <w:right w:val="none" w:sz="0" w:space="0" w:color="auto"/>
                      </w:divBdr>
                    </w:div>
                  </w:divsChild>
                </w:div>
                <w:div w:id="1928532875">
                  <w:marLeft w:val="0"/>
                  <w:marRight w:val="0"/>
                  <w:marTop w:val="0"/>
                  <w:marBottom w:val="0"/>
                  <w:divBdr>
                    <w:top w:val="none" w:sz="0" w:space="0" w:color="auto"/>
                    <w:left w:val="none" w:sz="0" w:space="0" w:color="auto"/>
                    <w:bottom w:val="none" w:sz="0" w:space="0" w:color="auto"/>
                    <w:right w:val="none" w:sz="0" w:space="0" w:color="auto"/>
                  </w:divBdr>
                  <w:divsChild>
                    <w:div w:id="32655965">
                      <w:marLeft w:val="0"/>
                      <w:marRight w:val="0"/>
                      <w:marTop w:val="0"/>
                      <w:marBottom w:val="0"/>
                      <w:divBdr>
                        <w:top w:val="none" w:sz="0" w:space="0" w:color="auto"/>
                        <w:left w:val="none" w:sz="0" w:space="0" w:color="auto"/>
                        <w:bottom w:val="none" w:sz="0" w:space="0" w:color="auto"/>
                        <w:right w:val="none" w:sz="0" w:space="0" w:color="auto"/>
                      </w:divBdr>
                    </w:div>
                  </w:divsChild>
                </w:div>
                <w:div w:id="115295320">
                  <w:marLeft w:val="0"/>
                  <w:marRight w:val="0"/>
                  <w:marTop w:val="0"/>
                  <w:marBottom w:val="0"/>
                  <w:divBdr>
                    <w:top w:val="none" w:sz="0" w:space="0" w:color="auto"/>
                    <w:left w:val="none" w:sz="0" w:space="0" w:color="auto"/>
                    <w:bottom w:val="none" w:sz="0" w:space="0" w:color="auto"/>
                    <w:right w:val="none" w:sz="0" w:space="0" w:color="auto"/>
                  </w:divBdr>
                  <w:divsChild>
                    <w:div w:id="1220753052">
                      <w:marLeft w:val="0"/>
                      <w:marRight w:val="0"/>
                      <w:marTop w:val="0"/>
                      <w:marBottom w:val="0"/>
                      <w:divBdr>
                        <w:top w:val="none" w:sz="0" w:space="0" w:color="auto"/>
                        <w:left w:val="none" w:sz="0" w:space="0" w:color="auto"/>
                        <w:bottom w:val="none" w:sz="0" w:space="0" w:color="auto"/>
                        <w:right w:val="none" w:sz="0" w:space="0" w:color="auto"/>
                      </w:divBdr>
                    </w:div>
                  </w:divsChild>
                </w:div>
                <w:div w:id="784230388">
                  <w:marLeft w:val="0"/>
                  <w:marRight w:val="0"/>
                  <w:marTop w:val="0"/>
                  <w:marBottom w:val="0"/>
                  <w:divBdr>
                    <w:top w:val="none" w:sz="0" w:space="0" w:color="auto"/>
                    <w:left w:val="none" w:sz="0" w:space="0" w:color="auto"/>
                    <w:bottom w:val="none" w:sz="0" w:space="0" w:color="auto"/>
                    <w:right w:val="none" w:sz="0" w:space="0" w:color="auto"/>
                  </w:divBdr>
                  <w:divsChild>
                    <w:div w:id="1991791940">
                      <w:marLeft w:val="0"/>
                      <w:marRight w:val="0"/>
                      <w:marTop w:val="0"/>
                      <w:marBottom w:val="0"/>
                      <w:divBdr>
                        <w:top w:val="none" w:sz="0" w:space="0" w:color="auto"/>
                        <w:left w:val="none" w:sz="0" w:space="0" w:color="auto"/>
                        <w:bottom w:val="none" w:sz="0" w:space="0" w:color="auto"/>
                        <w:right w:val="none" w:sz="0" w:space="0" w:color="auto"/>
                      </w:divBdr>
                    </w:div>
                  </w:divsChild>
                </w:div>
                <w:div w:id="749960048">
                  <w:marLeft w:val="0"/>
                  <w:marRight w:val="0"/>
                  <w:marTop w:val="0"/>
                  <w:marBottom w:val="0"/>
                  <w:divBdr>
                    <w:top w:val="none" w:sz="0" w:space="0" w:color="auto"/>
                    <w:left w:val="none" w:sz="0" w:space="0" w:color="auto"/>
                    <w:bottom w:val="none" w:sz="0" w:space="0" w:color="auto"/>
                    <w:right w:val="none" w:sz="0" w:space="0" w:color="auto"/>
                  </w:divBdr>
                  <w:divsChild>
                    <w:div w:id="533159430">
                      <w:marLeft w:val="0"/>
                      <w:marRight w:val="0"/>
                      <w:marTop w:val="0"/>
                      <w:marBottom w:val="0"/>
                      <w:divBdr>
                        <w:top w:val="none" w:sz="0" w:space="0" w:color="auto"/>
                        <w:left w:val="none" w:sz="0" w:space="0" w:color="auto"/>
                        <w:bottom w:val="none" w:sz="0" w:space="0" w:color="auto"/>
                        <w:right w:val="none" w:sz="0" w:space="0" w:color="auto"/>
                      </w:divBdr>
                    </w:div>
                  </w:divsChild>
                </w:div>
                <w:div w:id="1261331190">
                  <w:marLeft w:val="0"/>
                  <w:marRight w:val="0"/>
                  <w:marTop w:val="0"/>
                  <w:marBottom w:val="0"/>
                  <w:divBdr>
                    <w:top w:val="none" w:sz="0" w:space="0" w:color="auto"/>
                    <w:left w:val="none" w:sz="0" w:space="0" w:color="auto"/>
                    <w:bottom w:val="none" w:sz="0" w:space="0" w:color="auto"/>
                    <w:right w:val="none" w:sz="0" w:space="0" w:color="auto"/>
                  </w:divBdr>
                  <w:divsChild>
                    <w:div w:id="596451252">
                      <w:marLeft w:val="0"/>
                      <w:marRight w:val="0"/>
                      <w:marTop w:val="0"/>
                      <w:marBottom w:val="0"/>
                      <w:divBdr>
                        <w:top w:val="none" w:sz="0" w:space="0" w:color="auto"/>
                        <w:left w:val="none" w:sz="0" w:space="0" w:color="auto"/>
                        <w:bottom w:val="none" w:sz="0" w:space="0" w:color="auto"/>
                        <w:right w:val="none" w:sz="0" w:space="0" w:color="auto"/>
                      </w:divBdr>
                    </w:div>
                  </w:divsChild>
                </w:div>
                <w:div w:id="2115323981">
                  <w:marLeft w:val="0"/>
                  <w:marRight w:val="0"/>
                  <w:marTop w:val="0"/>
                  <w:marBottom w:val="0"/>
                  <w:divBdr>
                    <w:top w:val="none" w:sz="0" w:space="0" w:color="auto"/>
                    <w:left w:val="none" w:sz="0" w:space="0" w:color="auto"/>
                    <w:bottom w:val="none" w:sz="0" w:space="0" w:color="auto"/>
                    <w:right w:val="none" w:sz="0" w:space="0" w:color="auto"/>
                  </w:divBdr>
                  <w:divsChild>
                    <w:div w:id="797139718">
                      <w:marLeft w:val="0"/>
                      <w:marRight w:val="0"/>
                      <w:marTop w:val="0"/>
                      <w:marBottom w:val="0"/>
                      <w:divBdr>
                        <w:top w:val="none" w:sz="0" w:space="0" w:color="auto"/>
                        <w:left w:val="none" w:sz="0" w:space="0" w:color="auto"/>
                        <w:bottom w:val="none" w:sz="0" w:space="0" w:color="auto"/>
                        <w:right w:val="none" w:sz="0" w:space="0" w:color="auto"/>
                      </w:divBdr>
                    </w:div>
                  </w:divsChild>
                </w:div>
                <w:div w:id="1678116691">
                  <w:marLeft w:val="0"/>
                  <w:marRight w:val="0"/>
                  <w:marTop w:val="0"/>
                  <w:marBottom w:val="0"/>
                  <w:divBdr>
                    <w:top w:val="none" w:sz="0" w:space="0" w:color="auto"/>
                    <w:left w:val="none" w:sz="0" w:space="0" w:color="auto"/>
                    <w:bottom w:val="none" w:sz="0" w:space="0" w:color="auto"/>
                    <w:right w:val="none" w:sz="0" w:space="0" w:color="auto"/>
                  </w:divBdr>
                  <w:divsChild>
                    <w:div w:id="1610430584">
                      <w:marLeft w:val="0"/>
                      <w:marRight w:val="0"/>
                      <w:marTop w:val="0"/>
                      <w:marBottom w:val="0"/>
                      <w:divBdr>
                        <w:top w:val="none" w:sz="0" w:space="0" w:color="auto"/>
                        <w:left w:val="none" w:sz="0" w:space="0" w:color="auto"/>
                        <w:bottom w:val="none" w:sz="0" w:space="0" w:color="auto"/>
                        <w:right w:val="none" w:sz="0" w:space="0" w:color="auto"/>
                      </w:divBdr>
                    </w:div>
                  </w:divsChild>
                </w:div>
                <w:div w:id="1341080891">
                  <w:marLeft w:val="0"/>
                  <w:marRight w:val="0"/>
                  <w:marTop w:val="0"/>
                  <w:marBottom w:val="0"/>
                  <w:divBdr>
                    <w:top w:val="none" w:sz="0" w:space="0" w:color="auto"/>
                    <w:left w:val="none" w:sz="0" w:space="0" w:color="auto"/>
                    <w:bottom w:val="none" w:sz="0" w:space="0" w:color="auto"/>
                    <w:right w:val="none" w:sz="0" w:space="0" w:color="auto"/>
                  </w:divBdr>
                  <w:divsChild>
                    <w:div w:id="1934585399">
                      <w:marLeft w:val="0"/>
                      <w:marRight w:val="0"/>
                      <w:marTop w:val="0"/>
                      <w:marBottom w:val="0"/>
                      <w:divBdr>
                        <w:top w:val="none" w:sz="0" w:space="0" w:color="auto"/>
                        <w:left w:val="none" w:sz="0" w:space="0" w:color="auto"/>
                        <w:bottom w:val="none" w:sz="0" w:space="0" w:color="auto"/>
                        <w:right w:val="none" w:sz="0" w:space="0" w:color="auto"/>
                      </w:divBdr>
                    </w:div>
                  </w:divsChild>
                </w:div>
                <w:div w:id="1805081548">
                  <w:marLeft w:val="0"/>
                  <w:marRight w:val="0"/>
                  <w:marTop w:val="0"/>
                  <w:marBottom w:val="0"/>
                  <w:divBdr>
                    <w:top w:val="none" w:sz="0" w:space="0" w:color="auto"/>
                    <w:left w:val="none" w:sz="0" w:space="0" w:color="auto"/>
                    <w:bottom w:val="none" w:sz="0" w:space="0" w:color="auto"/>
                    <w:right w:val="none" w:sz="0" w:space="0" w:color="auto"/>
                  </w:divBdr>
                  <w:divsChild>
                    <w:div w:id="175964683">
                      <w:marLeft w:val="0"/>
                      <w:marRight w:val="0"/>
                      <w:marTop w:val="0"/>
                      <w:marBottom w:val="0"/>
                      <w:divBdr>
                        <w:top w:val="none" w:sz="0" w:space="0" w:color="auto"/>
                        <w:left w:val="none" w:sz="0" w:space="0" w:color="auto"/>
                        <w:bottom w:val="none" w:sz="0" w:space="0" w:color="auto"/>
                        <w:right w:val="none" w:sz="0" w:space="0" w:color="auto"/>
                      </w:divBdr>
                    </w:div>
                  </w:divsChild>
                </w:div>
                <w:div w:id="521213428">
                  <w:marLeft w:val="0"/>
                  <w:marRight w:val="0"/>
                  <w:marTop w:val="0"/>
                  <w:marBottom w:val="0"/>
                  <w:divBdr>
                    <w:top w:val="none" w:sz="0" w:space="0" w:color="auto"/>
                    <w:left w:val="none" w:sz="0" w:space="0" w:color="auto"/>
                    <w:bottom w:val="none" w:sz="0" w:space="0" w:color="auto"/>
                    <w:right w:val="none" w:sz="0" w:space="0" w:color="auto"/>
                  </w:divBdr>
                  <w:divsChild>
                    <w:div w:id="1222863330">
                      <w:marLeft w:val="0"/>
                      <w:marRight w:val="0"/>
                      <w:marTop w:val="0"/>
                      <w:marBottom w:val="0"/>
                      <w:divBdr>
                        <w:top w:val="none" w:sz="0" w:space="0" w:color="auto"/>
                        <w:left w:val="none" w:sz="0" w:space="0" w:color="auto"/>
                        <w:bottom w:val="none" w:sz="0" w:space="0" w:color="auto"/>
                        <w:right w:val="none" w:sz="0" w:space="0" w:color="auto"/>
                      </w:divBdr>
                    </w:div>
                  </w:divsChild>
                </w:div>
                <w:div w:id="1037850178">
                  <w:marLeft w:val="0"/>
                  <w:marRight w:val="0"/>
                  <w:marTop w:val="0"/>
                  <w:marBottom w:val="0"/>
                  <w:divBdr>
                    <w:top w:val="none" w:sz="0" w:space="0" w:color="auto"/>
                    <w:left w:val="none" w:sz="0" w:space="0" w:color="auto"/>
                    <w:bottom w:val="none" w:sz="0" w:space="0" w:color="auto"/>
                    <w:right w:val="none" w:sz="0" w:space="0" w:color="auto"/>
                  </w:divBdr>
                  <w:divsChild>
                    <w:div w:id="1133907297">
                      <w:marLeft w:val="0"/>
                      <w:marRight w:val="0"/>
                      <w:marTop w:val="0"/>
                      <w:marBottom w:val="0"/>
                      <w:divBdr>
                        <w:top w:val="none" w:sz="0" w:space="0" w:color="auto"/>
                        <w:left w:val="none" w:sz="0" w:space="0" w:color="auto"/>
                        <w:bottom w:val="none" w:sz="0" w:space="0" w:color="auto"/>
                        <w:right w:val="none" w:sz="0" w:space="0" w:color="auto"/>
                      </w:divBdr>
                    </w:div>
                  </w:divsChild>
                </w:div>
                <w:div w:id="1963804198">
                  <w:marLeft w:val="0"/>
                  <w:marRight w:val="0"/>
                  <w:marTop w:val="0"/>
                  <w:marBottom w:val="0"/>
                  <w:divBdr>
                    <w:top w:val="none" w:sz="0" w:space="0" w:color="auto"/>
                    <w:left w:val="none" w:sz="0" w:space="0" w:color="auto"/>
                    <w:bottom w:val="none" w:sz="0" w:space="0" w:color="auto"/>
                    <w:right w:val="none" w:sz="0" w:space="0" w:color="auto"/>
                  </w:divBdr>
                  <w:divsChild>
                    <w:div w:id="1209533133">
                      <w:marLeft w:val="0"/>
                      <w:marRight w:val="0"/>
                      <w:marTop w:val="0"/>
                      <w:marBottom w:val="0"/>
                      <w:divBdr>
                        <w:top w:val="none" w:sz="0" w:space="0" w:color="auto"/>
                        <w:left w:val="none" w:sz="0" w:space="0" w:color="auto"/>
                        <w:bottom w:val="none" w:sz="0" w:space="0" w:color="auto"/>
                        <w:right w:val="none" w:sz="0" w:space="0" w:color="auto"/>
                      </w:divBdr>
                    </w:div>
                  </w:divsChild>
                </w:div>
                <w:div w:id="379323126">
                  <w:marLeft w:val="0"/>
                  <w:marRight w:val="0"/>
                  <w:marTop w:val="0"/>
                  <w:marBottom w:val="0"/>
                  <w:divBdr>
                    <w:top w:val="none" w:sz="0" w:space="0" w:color="auto"/>
                    <w:left w:val="none" w:sz="0" w:space="0" w:color="auto"/>
                    <w:bottom w:val="none" w:sz="0" w:space="0" w:color="auto"/>
                    <w:right w:val="none" w:sz="0" w:space="0" w:color="auto"/>
                  </w:divBdr>
                  <w:divsChild>
                    <w:div w:id="1297680525">
                      <w:marLeft w:val="0"/>
                      <w:marRight w:val="0"/>
                      <w:marTop w:val="0"/>
                      <w:marBottom w:val="0"/>
                      <w:divBdr>
                        <w:top w:val="none" w:sz="0" w:space="0" w:color="auto"/>
                        <w:left w:val="none" w:sz="0" w:space="0" w:color="auto"/>
                        <w:bottom w:val="none" w:sz="0" w:space="0" w:color="auto"/>
                        <w:right w:val="none" w:sz="0" w:space="0" w:color="auto"/>
                      </w:divBdr>
                    </w:div>
                  </w:divsChild>
                </w:div>
                <w:div w:id="2041080354">
                  <w:marLeft w:val="0"/>
                  <w:marRight w:val="0"/>
                  <w:marTop w:val="0"/>
                  <w:marBottom w:val="0"/>
                  <w:divBdr>
                    <w:top w:val="none" w:sz="0" w:space="0" w:color="auto"/>
                    <w:left w:val="none" w:sz="0" w:space="0" w:color="auto"/>
                    <w:bottom w:val="none" w:sz="0" w:space="0" w:color="auto"/>
                    <w:right w:val="none" w:sz="0" w:space="0" w:color="auto"/>
                  </w:divBdr>
                  <w:divsChild>
                    <w:div w:id="671373411">
                      <w:marLeft w:val="0"/>
                      <w:marRight w:val="0"/>
                      <w:marTop w:val="0"/>
                      <w:marBottom w:val="0"/>
                      <w:divBdr>
                        <w:top w:val="none" w:sz="0" w:space="0" w:color="auto"/>
                        <w:left w:val="none" w:sz="0" w:space="0" w:color="auto"/>
                        <w:bottom w:val="none" w:sz="0" w:space="0" w:color="auto"/>
                        <w:right w:val="none" w:sz="0" w:space="0" w:color="auto"/>
                      </w:divBdr>
                    </w:div>
                  </w:divsChild>
                </w:div>
                <w:div w:id="968625872">
                  <w:marLeft w:val="0"/>
                  <w:marRight w:val="0"/>
                  <w:marTop w:val="0"/>
                  <w:marBottom w:val="0"/>
                  <w:divBdr>
                    <w:top w:val="none" w:sz="0" w:space="0" w:color="auto"/>
                    <w:left w:val="none" w:sz="0" w:space="0" w:color="auto"/>
                    <w:bottom w:val="none" w:sz="0" w:space="0" w:color="auto"/>
                    <w:right w:val="none" w:sz="0" w:space="0" w:color="auto"/>
                  </w:divBdr>
                  <w:divsChild>
                    <w:div w:id="877205067">
                      <w:marLeft w:val="0"/>
                      <w:marRight w:val="0"/>
                      <w:marTop w:val="0"/>
                      <w:marBottom w:val="0"/>
                      <w:divBdr>
                        <w:top w:val="none" w:sz="0" w:space="0" w:color="auto"/>
                        <w:left w:val="none" w:sz="0" w:space="0" w:color="auto"/>
                        <w:bottom w:val="none" w:sz="0" w:space="0" w:color="auto"/>
                        <w:right w:val="none" w:sz="0" w:space="0" w:color="auto"/>
                      </w:divBdr>
                    </w:div>
                  </w:divsChild>
                </w:div>
                <w:div w:id="1856457316">
                  <w:marLeft w:val="0"/>
                  <w:marRight w:val="0"/>
                  <w:marTop w:val="0"/>
                  <w:marBottom w:val="0"/>
                  <w:divBdr>
                    <w:top w:val="none" w:sz="0" w:space="0" w:color="auto"/>
                    <w:left w:val="none" w:sz="0" w:space="0" w:color="auto"/>
                    <w:bottom w:val="none" w:sz="0" w:space="0" w:color="auto"/>
                    <w:right w:val="none" w:sz="0" w:space="0" w:color="auto"/>
                  </w:divBdr>
                  <w:divsChild>
                    <w:div w:id="1399209921">
                      <w:marLeft w:val="0"/>
                      <w:marRight w:val="0"/>
                      <w:marTop w:val="0"/>
                      <w:marBottom w:val="0"/>
                      <w:divBdr>
                        <w:top w:val="none" w:sz="0" w:space="0" w:color="auto"/>
                        <w:left w:val="none" w:sz="0" w:space="0" w:color="auto"/>
                        <w:bottom w:val="none" w:sz="0" w:space="0" w:color="auto"/>
                        <w:right w:val="none" w:sz="0" w:space="0" w:color="auto"/>
                      </w:divBdr>
                    </w:div>
                  </w:divsChild>
                </w:div>
                <w:div w:id="1617180009">
                  <w:marLeft w:val="0"/>
                  <w:marRight w:val="0"/>
                  <w:marTop w:val="0"/>
                  <w:marBottom w:val="0"/>
                  <w:divBdr>
                    <w:top w:val="none" w:sz="0" w:space="0" w:color="auto"/>
                    <w:left w:val="none" w:sz="0" w:space="0" w:color="auto"/>
                    <w:bottom w:val="none" w:sz="0" w:space="0" w:color="auto"/>
                    <w:right w:val="none" w:sz="0" w:space="0" w:color="auto"/>
                  </w:divBdr>
                  <w:divsChild>
                    <w:div w:id="2142186281">
                      <w:marLeft w:val="0"/>
                      <w:marRight w:val="0"/>
                      <w:marTop w:val="0"/>
                      <w:marBottom w:val="0"/>
                      <w:divBdr>
                        <w:top w:val="none" w:sz="0" w:space="0" w:color="auto"/>
                        <w:left w:val="none" w:sz="0" w:space="0" w:color="auto"/>
                        <w:bottom w:val="none" w:sz="0" w:space="0" w:color="auto"/>
                        <w:right w:val="none" w:sz="0" w:space="0" w:color="auto"/>
                      </w:divBdr>
                    </w:div>
                  </w:divsChild>
                </w:div>
                <w:div w:id="1391492315">
                  <w:marLeft w:val="0"/>
                  <w:marRight w:val="0"/>
                  <w:marTop w:val="0"/>
                  <w:marBottom w:val="0"/>
                  <w:divBdr>
                    <w:top w:val="none" w:sz="0" w:space="0" w:color="auto"/>
                    <w:left w:val="none" w:sz="0" w:space="0" w:color="auto"/>
                    <w:bottom w:val="none" w:sz="0" w:space="0" w:color="auto"/>
                    <w:right w:val="none" w:sz="0" w:space="0" w:color="auto"/>
                  </w:divBdr>
                  <w:divsChild>
                    <w:div w:id="537014588">
                      <w:marLeft w:val="0"/>
                      <w:marRight w:val="0"/>
                      <w:marTop w:val="0"/>
                      <w:marBottom w:val="0"/>
                      <w:divBdr>
                        <w:top w:val="none" w:sz="0" w:space="0" w:color="auto"/>
                        <w:left w:val="none" w:sz="0" w:space="0" w:color="auto"/>
                        <w:bottom w:val="none" w:sz="0" w:space="0" w:color="auto"/>
                        <w:right w:val="none" w:sz="0" w:space="0" w:color="auto"/>
                      </w:divBdr>
                    </w:div>
                  </w:divsChild>
                </w:div>
                <w:div w:id="1945963830">
                  <w:marLeft w:val="0"/>
                  <w:marRight w:val="0"/>
                  <w:marTop w:val="0"/>
                  <w:marBottom w:val="0"/>
                  <w:divBdr>
                    <w:top w:val="none" w:sz="0" w:space="0" w:color="auto"/>
                    <w:left w:val="none" w:sz="0" w:space="0" w:color="auto"/>
                    <w:bottom w:val="none" w:sz="0" w:space="0" w:color="auto"/>
                    <w:right w:val="none" w:sz="0" w:space="0" w:color="auto"/>
                  </w:divBdr>
                  <w:divsChild>
                    <w:div w:id="2144882780">
                      <w:marLeft w:val="0"/>
                      <w:marRight w:val="0"/>
                      <w:marTop w:val="0"/>
                      <w:marBottom w:val="0"/>
                      <w:divBdr>
                        <w:top w:val="none" w:sz="0" w:space="0" w:color="auto"/>
                        <w:left w:val="none" w:sz="0" w:space="0" w:color="auto"/>
                        <w:bottom w:val="none" w:sz="0" w:space="0" w:color="auto"/>
                        <w:right w:val="none" w:sz="0" w:space="0" w:color="auto"/>
                      </w:divBdr>
                    </w:div>
                  </w:divsChild>
                </w:div>
                <w:div w:id="155652909">
                  <w:marLeft w:val="0"/>
                  <w:marRight w:val="0"/>
                  <w:marTop w:val="0"/>
                  <w:marBottom w:val="0"/>
                  <w:divBdr>
                    <w:top w:val="none" w:sz="0" w:space="0" w:color="auto"/>
                    <w:left w:val="none" w:sz="0" w:space="0" w:color="auto"/>
                    <w:bottom w:val="none" w:sz="0" w:space="0" w:color="auto"/>
                    <w:right w:val="none" w:sz="0" w:space="0" w:color="auto"/>
                  </w:divBdr>
                  <w:divsChild>
                    <w:div w:id="1774518522">
                      <w:marLeft w:val="0"/>
                      <w:marRight w:val="0"/>
                      <w:marTop w:val="0"/>
                      <w:marBottom w:val="0"/>
                      <w:divBdr>
                        <w:top w:val="none" w:sz="0" w:space="0" w:color="auto"/>
                        <w:left w:val="none" w:sz="0" w:space="0" w:color="auto"/>
                        <w:bottom w:val="none" w:sz="0" w:space="0" w:color="auto"/>
                        <w:right w:val="none" w:sz="0" w:space="0" w:color="auto"/>
                      </w:divBdr>
                    </w:div>
                  </w:divsChild>
                </w:div>
                <w:div w:id="93980027">
                  <w:marLeft w:val="0"/>
                  <w:marRight w:val="0"/>
                  <w:marTop w:val="0"/>
                  <w:marBottom w:val="0"/>
                  <w:divBdr>
                    <w:top w:val="none" w:sz="0" w:space="0" w:color="auto"/>
                    <w:left w:val="none" w:sz="0" w:space="0" w:color="auto"/>
                    <w:bottom w:val="none" w:sz="0" w:space="0" w:color="auto"/>
                    <w:right w:val="none" w:sz="0" w:space="0" w:color="auto"/>
                  </w:divBdr>
                  <w:divsChild>
                    <w:div w:id="992100023">
                      <w:marLeft w:val="0"/>
                      <w:marRight w:val="0"/>
                      <w:marTop w:val="0"/>
                      <w:marBottom w:val="0"/>
                      <w:divBdr>
                        <w:top w:val="none" w:sz="0" w:space="0" w:color="auto"/>
                        <w:left w:val="none" w:sz="0" w:space="0" w:color="auto"/>
                        <w:bottom w:val="none" w:sz="0" w:space="0" w:color="auto"/>
                        <w:right w:val="none" w:sz="0" w:space="0" w:color="auto"/>
                      </w:divBdr>
                    </w:div>
                  </w:divsChild>
                </w:div>
                <w:div w:id="601184919">
                  <w:marLeft w:val="0"/>
                  <w:marRight w:val="0"/>
                  <w:marTop w:val="0"/>
                  <w:marBottom w:val="0"/>
                  <w:divBdr>
                    <w:top w:val="none" w:sz="0" w:space="0" w:color="auto"/>
                    <w:left w:val="none" w:sz="0" w:space="0" w:color="auto"/>
                    <w:bottom w:val="none" w:sz="0" w:space="0" w:color="auto"/>
                    <w:right w:val="none" w:sz="0" w:space="0" w:color="auto"/>
                  </w:divBdr>
                  <w:divsChild>
                    <w:div w:id="1368800051">
                      <w:marLeft w:val="0"/>
                      <w:marRight w:val="0"/>
                      <w:marTop w:val="0"/>
                      <w:marBottom w:val="0"/>
                      <w:divBdr>
                        <w:top w:val="none" w:sz="0" w:space="0" w:color="auto"/>
                        <w:left w:val="none" w:sz="0" w:space="0" w:color="auto"/>
                        <w:bottom w:val="none" w:sz="0" w:space="0" w:color="auto"/>
                        <w:right w:val="none" w:sz="0" w:space="0" w:color="auto"/>
                      </w:divBdr>
                    </w:div>
                  </w:divsChild>
                </w:div>
                <w:div w:id="583294897">
                  <w:marLeft w:val="0"/>
                  <w:marRight w:val="0"/>
                  <w:marTop w:val="0"/>
                  <w:marBottom w:val="0"/>
                  <w:divBdr>
                    <w:top w:val="none" w:sz="0" w:space="0" w:color="auto"/>
                    <w:left w:val="none" w:sz="0" w:space="0" w:color="auto"/>
                    <w:bottom w:val="none" w:sz="0" w:space="0" w:color="auto"/>
                    <w:right w:val="none" w:sz="0" w:space="0" w:color="auto"/>
                  </w:divBdr>
                  <w:divsChild>
                    <w:div w:id="107698633">
                      <w:marLeft w:val="0"/>
                      <w:marRight w:val="0"/>
                      <w:marTop w:val="0"/>
                      <w:marBottom w:val="0"/>
                      <w:divBdr>
                        <w:top w:val="none" w:sz="0" w:space="0" w:color="auto"/>
                        <w:left w:val="none" w:sz="0" w:space="0" w:color="auto"/>
                        <w:bottom w:val="none" w:sz="0" w:space="0" w:color="auto"/>
                        <w:right w:val="none" w:sz="0" w:space="0" w:color="auto"/>
                      </w:divBdr>
                    </w:div>
                  </w:divsChild>
                </w:div>
                <w:div w:id="297731146">
                  <w:marLeft w:val="0"/>
                  <w:marRight w:val="0"/>
                  <w:marTop w:val="0"/>
                  <w:marBottom w:val="0"/>
                  <w:divBdr>
                    <w:top w:val="none" w:sz="0" w:space="0" w:color="auto"/>
                    <w:left w:val="none" w:sz="0" w:space="0" w:color="auto"/>
                    <w:bottom w:val="none" w:sz="0" w:space="0" w:color="auto"/>
                    <w:right w:val="none" w:sz="0" w:space="0" w:color="auto"/>
                  </w:divBdr>
                  <w:divsChild>
                    <w:div w:id="773868299">
                      <w:marLeft w:val="0"/>
                      <w:marRight w:val="0"/>
                      <w:marTop w:val="0"/>
                      <w:marBottom w:val="0"/>
                      <w:divBdr>
                        <w:top w:val="none" w:sz="0" w:space="0" w:color="auto"/>
                        <w:left w:val="none" w:sz="0" w:space="0" w:color="auto"/>
                        <w:bottom w:val="none" w:sz="0" w:space="0" w:color="auto"/>
                        <w:right w:val="none" w:sz="0" w:space="0" w:color="auto"/>
                      </w:divBdr>
                    </w:div>
                  </w:divsChild>
                </w:div>
                <w:div w:id="402685861">
                  <w:marLeft w:val="0"/>
                  <w:marRight w:val="0"/>
                  <w:marTop w:val="0"/>
                  <w:marBottom w:val="0"/>
                  <w:divBdr>
                    <w:top w:val="none" w:sz="0" w:space="0" w:color="auto"/>
                    <w:left w:val="none" w:sz="0" w:space="0" w:color="auto"/>
                    <w:bottom w:val="none" w:sz="0" w:space="0" w:color="auto"/>
                    <w:right w:val="none" w:sz="0" w:space="0" w:color="auto"/>
                  </w:divBdr>
                  <w:divsChild>
                    <w:div w:id="607468712">
                      <w:marLeft w:val="0"/>
                      <w:marRight w:val="0"/>
                      <w:marTop w:val="0"/>
                      <w:marBottom w:val="0"/>
                      <w:divBdr>
                        <w:top w:val="none" w:sz="0" w:space="0" w:color="auto"/>
                        <w:left w:val="none" w:sz="0" w:space="0" w:color="auto"/>
                        <w:bottom w:val="none" w:sz="0" w:space="0" w:color="auto"/>
                        <w:right w:val="none" w:sz="0" w:space="0" w:color="auto"/>
                      </w:divBdr>
                    </w:div>
                  </w:divsChild>
                </w:div>
                <w:div w:id="1535538640">
                  <w:marLeft w:val="0"/>
                  <w:marRight w:val="0"/>
                  <w:marTop w:val="0"/>
                  <w:marBottom w:val="0"/>
                  <w:divBdr>
                    <w:top w:val="none" w:sz="0" w:space="0" w:color="auto"/>
                    <w:left w:val="none" w:sz="0" w:space="0" w:color="auto"/>
                    <w:bottom w:val="none" w:sz="0" w:space="0" w:color="auto"/>
                    <w:right w:val="none" w:sz="0" w:space="0" w:color="auto"/>
                  </w:divBdr>
                  <w:divsChild>
                    <w:div w:id="2050566559">
                      <w:marLeft w:val="0"/>
                      <w:marRight w:val="0"/>
                      <w:marTop w:val="0"/>
                      <w:marBottom w:val="0"/>
                      <w:divBdr>
                        <w:top w:val="none" w:sz="0" w:space="0" w:color="auto"/>
                        <w:left w:val="none" w:sz="0" w:space="0" w:color="auto"/>
                        <w:bottom w:val="none" w:sz="0" w:space="0" w:color="auto"/>
                        <w:right w:val="none" w:sz="0" w:space="0" w:color="auto"/>
                      </w:divBdr>
                    </w:div>
                  </w:divsChild>
                </w:div>
                <w:div w:id="682242089">
                  <w:marLeft w:val="0"/>
                  <w:marRight w:val="0"/>
                  <w:marTop w:val="0"/>
                  <w:marBottom w:val="0"/>
                  <w:divBdr>
                    <w:top w:val="none" w:sz="0" w:space="0" w:color="auto"/>
                    <w:left w:val="none" w:sz="0" w:space="0" w:color="auto"/>
                    <w:bottom w:val="none" w:sz="0" w:space="0" w:color="auto"/>
                    <w:right w:val="none" w:sz="0" w:space="0" w:color="auto"/>
                  </w:divBdr>
                  <w:divsChild>
                    <w:div w:id="1214269983">
                      <w:marLeft w:val="0"/>
                      <w:marRight w:val="0"/>
                      <w:marTop w:val="0"/>
                      <w:marBottom w:val="0"/>
                      <w:divBdr>
                        <w:top w:val="none" w:sz="0" w:space="0" w:color="auto"/>
                        <w:left w:val="none" w:sz="0" w:space="0" w:color="auto"/>
                        <w:bottom w:val="none" w:sz="0" w:space="0" w:color="auto"/>
                        <w:right w:val="none" w:sz="0" w:space="0" w:color="auto"/>
                      </w:divBdr>
                    </w:div>
                  </w:divsChild>
                </w:div>
                <w:div w:id="738557042">
                  <w:marLeft w:val="0"/>
                  <w:marRight w:val="0"/>
                  <w:marTop w:val="0"/>
                  <w:marBottom w:val="0"/>
                  <w:divBdr>
                    <w:top w:val="none" w:sz="0" w:space="0" w:color="auto"/>
                    <w:left w:val="none" w:sz="0" w:space="0" w:color="auto"/>
                    <w:bottom w:val="none" w:sz="0" w:space="0" w:color="auto"/>
                    <w:right w:val="none" w:sz="0" w:space="0" w:color="auto"/>
                  </w:divBdr>
                  <w:divsChild>
                    <w:div w:id="900137078">
                      <w:marLeft w:val="0"/>
                      <w:marRight w:val="0"/>
                      <w:marTop w:val="0"/>
                      <w:marBottom w:val="0"/>
                      <w:divBdr>
                        <w:top w:val="none" w:sz="0" w:space="0" w:color="auto"/>
                        <w:left w:val="none" w:sz="0" w:space="0" w:color="auto"/>
                        <w:bottom w:val="none" w:sz="0" w:space="0" w:color="auto"/>
                        <w:right w:val="none" w:sz="0" w:space="0" w:color="auto"/>
                      </w:divBdr>
                    </w:div>
                  </w:divsChild>
                </w:div>
                <w:div w:id="351957990">
                  <w:marLeft w:val="0"/>
                  <w:marRight w:val="0"/>
                  <w:marTop w:val="0"/>
                  <w:marBottom w:val="0"/>
                  <w:divBdr>
                    <w:top w:val="none" w:sz="0" w:space="0" w:color="auto"/>
                    <w:left w:val="none" w:sz="0" w:space="0" w:color="auto"/>
                    <w:bottom w:val="none" w:sz="0" w:space="0" w:color="auto"/>
                    <w:right w:val="none" w:sz="0" w:space="0" w:color="auto"/>
                  </w:divBdr>
                  <w:divsChild>
                    <w:div w:id="1056469084">
                      <w:marLeft w:val="0"/>
                      <w:marRight w:val="0"/>
                      <w:marTop w:val="0"/>
                      <w:marBottom w:val="0"/>
                      <w:divBdr>
                        <w:top w:val="none" w:sz="0" w:space="0" w:color="auto"/>
                        <w:left w:val="none" w:sz="0" w:space="0" w:color="auto"/>
                        <w:bottom w:val="none" w:sz="0" w:space="0" w:color="auto"/>
                        <w:right w:val="none" w:sz="0" w:space="0" w:color="auto"/>
                      </w:divBdr>
                    </w:div>
                  </w:divsChild>
                </w:div>
                <w:div w:id="1124347514">
                  <w:marLeft w:val="0"/>
                  <w:marRight w:val="0"/>
                  <w:marTop w:val="0"/>
                  <w:marBottom w:val="0"/>
                  <w:divBdr>
                    <w:top w:val="none" w:sz="0" w:space="0" w:color="auto"/>
                    <w:left w:val="none" w:sz="0" w:space="0" w:color="auto"/>
                    <w:bottom w:val="none" w:sz="0" w:space="0" w:color="auto"/>
                    <w:right w:val="none" w:sz="0" w:space="0" w:color="auto"/>
                  </w:divBdr>
                  <w:divsChild>
                    <w:div w:id="1492677488">
                      <w:marLeft w:val="0"/>
                      <w:marRight w:val="0"/>
                      <w:marTop w:val="0"/>
                      <w:marBottom w:val="0"/>
                      <w:divBdr>
                        <w:top w:val="none" w:sz="0" w:space="0" w:color="auto"/>
                        <w:left w:val="none" w:sz="0" w:space="0" w:color="auto"/>
                        <w:bottom w:val="none" w:sz="0" w:space="0" w:color="auto"/>
                        <w:right w:val="none" w:sz="0" w:space="0" w:color="auto"/>
                      </w:divBdr>
                    </w:div>
                  </w:divsChild>
                </w:div>
                <w:div w:id="1579174505">
                  <w:marLeft w:val="0"/>
                  <w:marRight w:val="0"/>
                  <w:marTop w:val="0"/>
                  <w:marBottom w:val="0"/>
                  <w:divBdr>
                    <w:top w:val="none" w:sz="0" w:space="0" w:color="auto"/>
                    <w:left w:val="none" w:sz="0" w:space="0" w:color="auto"/>
                    <w:bottom w:val="none" w:sz="0" w:space="0" w:color="auto"/>
                    <w:right w:val="none" w:sz="0" w:space="0" w:color="auto"/>
                  </w:divBdr>
                  <w:divsChild>
                    <w:div w:id="170880243">
                      <w:marLeft w:val="0"/>
                      <w:marRight w:val="0"/>
                      <w:marTop w:val="0"/>
                      <w:marBottom w:val="0"/>
                      <w:divBdr>
                        <w:top w:val="none" w:sz="0" w:space="0" w:color="auto"/>
                        <w:left w:val="none" w:sz="0" w:space="0" w:color="auto"/>
                        <w:bottom w:val="none" w:sz="0" w:space="0" w:color="auto"/>
                        <w:right w:val="none" w:sz="0" w:space="0" w:color="auto"/>
                      </w:divBdr>
                    </w:div>
                  </w:divsChild>
                </w:div>
                <w:div w:id="2064214208">
                  <w:marLeft w:val="0"/>
                  <w:marRight w:val="0"/>
                  <w:marTop w:val="0"/>
                  <w:marBottom w:val="0"/>
                  <w:divBdr>
                    <w:top w:val="none" w:sz="0" w:space="0" w:color="auto"/>
                    <w:left w:val="none" w:sz="0" w:space="0" w:color="auto"/>
                    <w:bottom w:val="none" w:sz="0" w:space="0" w:color="auto"/>
                    <w:right w:val="none" w:sz="0" w:space="0" w:color="auto"/>
                  </w:divBdr>
                  <w:divsChild>
                    <w:div w:id="749079643">
                      <w:marLeft w:val="0"/>
                      <w:marRight w:val="0"/>
                      <w:marTop w:val="0"/>
                      <w:marBottom w:val="0"/>
                      <w:divBdr>
                        <w:top w:val="none" w:sz="0" w:space="0" w:color="auto"/>
                        <w:left w:val="none" w:sz="0" w:space="0" w:color="auto"/>
                        <w:bottom w:val="none" w:sz="0" w:space="0" w:color="auto"/>
                        <w:right w:val="none" w:sz="0" w:space="0" w:color="auto"/>
                      </w:divBdr>
                    </w:div>
                  </w:divsChild>
                </w:div>
                <w:div w:id="163789465">
                  <w:marLeft w:val="0"/>
                  <w:marRight w:val="0"/>
                  <w:marTop w:val="0"/>
                  <w:marBottom w:val="0"/>
                  <w:divBdr>
                    <w:top w:val="none" w:sz="0" w:space="0" w:color="auto"/>
                    <w:left w:val="none" w:sz="0" w:space="0" w:color="auto"/>
                    <w:bottom w:val="none" w:sz="0" w:space="0" w:color="auto"/>
                    <w:right w:val="none" w:sz="0" w:space="0" w:color="auto"/>
                  </w:divBdr>
                  <w:divsChild>
                    <w:div w:id="785467751">
                      <w:marLeft w:val="0"/>
                      <w:marRight w:val="0"/>
                      <w:marTop w:val="0"/>
                      <w:marBottom w:val="0"/>
                      <w:divBdr>
                        <w:top w:val="none" w:sz="0" w:space="0" w:color="auto"/>
                        <w:left w:val="none" w:sz="0" w:space="0" w:color="auto"/>
                        <w:bottom w:val="none" w:sz="0" w:space="0" w:color="auto"/>
                        <w:right w:val="none" w:sz="0" w:space="0" w:color="auto"/>
                      </w:divBdr>
                    </w:div>
                  </w:divsChild>
                </w:div>
                <w:div w:id="386957093">
                  <w:marLeft w:val="0"/>
                  <w:marRight w:val="0"/>
                  <w:marTop w:val="0"/>
                  <w:marBottom w:val="0"/>
                  <w:divBdr>
                    <w:top w:val="none" w:sz="0" w:space="0" w:color="auto"/>
                    <w:left w:val="none" w:sz="0" w:space="0" w:color="auto"/>
                    <w:bottom w:val="none" w:sz="0" w:space="0" w:color="auto"/>
                    <w:right w:val="none" w:sz="0" w:space="0" w:color="auto"/>
                  </w:divBdr>
                  <w:divsChild>
                    <w:div w:id="1415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0313">
          <w:marLeft w:val="0"/>
          <w:marRight w:val="0"/>
          <w:marTop w:val="0"/>
          <w:marBottom w:val="0"/>
          <w:divBdr>
            <w:top w:val="none" w:sz="0" w:space="0" w:color="auto"/>
            <w:left w:val="none" w:sz="0" w:space="0" w:color="auto"/>
            <w:bottom w:val="none" w:sz="0" w:space="0" w:color="auto"/>
            <w:right w:val="none" w:sz="0" w:space="0" w:color="auto"/>
          </w:divBdr>
        </w:div>
        <w:div w:id="337076604">
          <w:marLeft w:val="0"/>
          <w:marRight w:val="0"/>
          <w:marTop w:val="0"/>
          <w:marBottom w:val="0"/>
          <w:divBdr>
            <w:top w:val="none" w:sz="0" w:space="0" w:color="auto"/>
            <w:left w:val="none" w:sz="0" w:space="0" w:color="auto"/>
            <w:bottom w:val="none" w:sz="0" w:space="0" w:color="auto"/>
            <w:right w:val="none" w:sz="0" w:space="0" w:color="auto"/>
          </w:divBdr>
        </w:div>
        <w:div w:id="89860596">
          <w:marLeft w:val="0"/>
          <w:marRight w:val="0"/>
          <w:marTop w:val="0"/>
          <w:marBottom w:val="0"/>
          <w:divBdr>
            <w:top w:val="none" w:sz="0" w:space="0" w:color="auto"/>
            <w:left w:val="none" w:sz="0" w:space="0" w:color="auto"/>
            <w:bottom w:val="none" w:sz="0" w:space="0" w:color="auto"/>
            <w:right w:val="none" w:sz="0" w:space="0" w:color="auto"/>
          </w:divBdr>
        </w:div>
        <w:div w:id="1064913638">
          <w:marLeft w:val="0"/>
          <w:marRight w:val="0"/>
          <w:marTop w:val="0"/>
          <w:marBottom w:val="0"/>
          <w:divBdr>
            <w:top w:val="none" w:sz="0" w:space="0" w:color="auto"/>
            <w:left w:val="none" w:sz="0" w:space="0" w:color="auto"/>
            <w:bottom w:val="none" w:sz="0" w:space="0" w:color="auto"/>
            <w:right w:val="none" w:sz="0" w:space="0" w:color="auto"/>
          </w:divBdr>
          <w:divsChild>
            <w:div w:id="542911803">
              <w:marLeft w:val="-75"/>
              <w:marRight w:val="0"/>
              <w:marTop w:val="30"/>
              <w:marBottom w:val="30"/>
              <w:divBdr>
                <w:top w:val="none" w:sz="0" w:space="0" w:color="auto"/>
                <w:left w:val="none" w:sz="0" w:space="0" w:color="auto"/>
                <w:bottom w:val="none" w:sz="0" w:space="0" w:color="auto"/>
                <w:right w:val="none" w:sz="0" w:space="0" w:color="auto"/>
              </w:divBdr>
              <w:divsChild>
                <w:div w:id="2059352875">
                  <w:marLeft w:val="0"/>
                  <w:marRight w:val="0"/>
                  <w:marTop w:val="0"/>
                  <w:marBottom w:val="0"/>
                  <w:divBdr>
                    <w:top w:val="none" w:sz="0" w:space="0" w:color="auto"/>
                    <w:left w:val="none" w:sz="0" w:space="0" w:color="auto"/>
                    <w:bottom w:val="none" w:sz="0" w:space="0" w:color="auto"/>
                    <w:right w:val="none" w:sz="0" w:space="0" w:color="auto"/>
                  </w:divBdr>
                  <w:divsChild>
                    <w:div w:id="2089112308">
                      <w:marLeft w:val="0"/>
                      <w:marRight w:val="0"/>
                      <w:marTop w:val="0"/>
                      <w:marBottom w:val="0"/>
                      <w:divBdr>
                        <w:top w:val="none" w:sz="0" w:space="0" w:color="auto"/>
                        <w:left w:val="none" w:sz="0" w:space="0" w:color="auto"/>
                        <w:bottom w:val="none" w:sz="0" w:space="0" w:color="auto"/>
                        <w:right w:val="none" w:sz="0" w:space="0" w:color="auto"/>
                      </w:divBdr>
                    </w:div>
                  </w:divsChild>
                </w:div>
                <w:div w:id="2004778924">
                  <w:marLeft w:val="0"/>
                  <w:marRight w:val="0"/>
                  <w:marTop w:val="0"/>
                  <w:marBottom w:val="0"/>
                  <w:divBdr>
                    <w:top w:val="none" w:sz="0" w:space="0" w:color="auto"/>
                    <w:left w:val="none" w:sz="0" w:space="0" w:color="auto"/>
                    <w:bottom w:val="none" w:sz="0" w:space="0" w:color="auto"/>
                    <w:right w:val="none" w:sz="0" w:space="0" w:color="auto"/>
                  </w:divBdr>
                  <w:divsChild>
                    <w:div w:id="2121483365">
                      <w:marLeft w:val="0"/>
                      <w:marRight w:val="0"/>
                      <w:marTop w:val="0"/>
                      <w:marBottom w:val="0"/>
                      <w:divBdr>
                        <w:top w:val="none" w:sz="0" w:space="0" w:color="auto"/>
                        <w:left w:val="none" w:sz="0" w:space="0" w:color="auto"/>
                        <w:bottom w:val="none" w:sz="0" w:space="0" w:color="auto"/>
                        <w:right w:val="none" w:sz="0" w:space="0" w:color="auto"/>
                      </w:divBdr>
                    </w:div>
                  </w:divsChild>
                </w:div>
                <w:div w:id="369689647">
                  <w:marLeft w:val="0"/>
                  <w:marRight w:val="0"/>
                  <w:marTop w:val="0"/>
                  <w:marBottom w:val="0"/>
                  <w:divBdr>
                    <w:top w:val="none" w:sz="0" w:space="0" w:color="auto"/>
                    <w:left w:val="none" w:sz="0" w:space="0" w:color="auto"/>
                    <w:bottom w:val="none" w:sz="0" w:space="0" w:color="auto"/>
                    <w:right w:val="none" w:sz="0" w:space="0" w:color="auto"/>
                  </w:divBdr>
                  <w:divsChild>
                    <w:div w:id="536356293">
                      <w:marLeft w:val="0"/>
                      <w:marRight w:val="0"/>
                      <w:marTop w:val="0"/>
                      <w:marBottom w:val="0"/>
                      <w:divBdr>
                        <w:top w:val="none" w:sz="0" w:space="0" w:color="auto"/>
                        <w:left w:val="none" w:sz="0" w:space="0" w:color="auto"/>
                        <w:bottom w:val="none" w:sz="0" w:space="0" w:color="auto"/>
                        <w:right w:val="none" w:sz="0" w:space="0" w:color="auto"/>
                      </w:divBdr>
                    </w:div>
                  </w:divsChild>
                </w:div>
                <w:div w:id="1823963052">
                  <w:marLeft w:val="0"/>
                  <w:marRight w:val="0"/>
                  <w:marTop w:val="0"/>
                  <w:marBottom w:val="0"/>
                  <w:divBdr>
                    <w:top w:val="none" w:sz="0" w:space="0" w:color="auto"/>
                    <w:left w:val="none" w:sz="0" w:space="0" w:color="auto"/>
                    <w:bottom w:val="none" w:sz="0" w:space="0" w:color="auto"/>
                    <w:right w:val="none" w:sz="0" w:space="0" w:color="auto"/>
                  </w:divBdr>
                  <w:divsChild>
                    <w:div w:id="9379221">
                      <w:marLeft w:val="0"/>
                      <w:marRight w:val="0"/>
                      <w:marTop w:val="0"/>
                      <w:marBottom w:val="0"/>
                      <w:divBdr>
                        <w:top w:val="none" w:sz="0" w:space="0" w:color="auto"/>
                        <w:left w:val="none" w:sz="0" w:space="0" w:color="auto"/>
                        <w:bottom w:val="none" w:sz="0" w:space="0" w:color="auto"/>
                        <w:right w:val="none" w:sz="0" w:space="0" w:color="auto"/>
                      </w:divBdr>
                    </w:div>
                  </w:divsChild>
                </w:div>
                <w:div w:id="368576536">
                  <w:marLeft w:val="0"/>
                  <w:marRight w:val="0"/>
                  <w:marTop w:val="0"/>
                  <w:marBottom w:val="0"/>
                  <w:divBdr>
                    <w:top w:val="none" w:sz="0" w:space="0" w:color="auto"/>
                    <w:left w:val="none" w:sz="0" w:space="0" w:color="auto"/>
                    <w:bottom w:val="none" w:sz="0" w:space="0" w:color="auto"/>
                    <w:right w:val="none" w:sz="0" w:space="0" w:color="auto"/>
                  </w:divBdr>
                  <w:divsChild>
                    <w:div w:id="628752881">
                      <w:marLeft w:val="0"/>
                      <w:marRight w:val="0"/>
                      <w:marTop w:val="0"/>
                      <w:marBottom w:val="0"/>
                      <w:divBdr>
                        <w:top w:val="none" w:sz="0" w:space="0" w:color="auto"/>
                        <w:left w:val="none" w:sz="0" w:space="0" w:color="auto"/>
                        <w:bottom w:val="none" w:sz="0" w:space="0" w:color="auto"/>
                        <w:right w:val="none" w:sz="0" w:space="0" w:color="auto"/>
                      </w:divBdr>
                    </w:div>
                  </w:divsChild>
                </w:div>
                <w:div w:id="344719813">
                  <w:marLeft w:val="0"/>
                  <w:marRight w:val="0"/>
                  <w:marTop w:val="0"/>
                  <w:marBottom w:val="0"/>
                  <w:divBdr>
                    <w:top w:val="none" w:sz="0" w:space="0" w:color="auto"/>
                    <w:left w:val="none" w:sz="0" w:space="0" w:color="auto"/>
                    <w:bottom w:val="none" w:sz="0" w:space="0" w:color="auto"/>
                    <w:right w:val="none" w:sz="0" w:space="0" w:color="auto"/>
                  </w:divBdr>
                  <w:divsChild>
                    <w:div w:id="2109353374">
                      <w:marLeft w:val="0"/>
                      <w:marRight w:val="0"/>
                      <w:marTop w:val="0"/>
                      <w:marBottom w:val="0"/>
                      <w:divBdr>
                        <w:top w:val="none" w:sz="0" w:space="0" w:color="auto"/>
                        <w:left w:val="none" w:sz="0" w:space="0" w:color="auto"/>
                        <w:bottom w:val="none" w:sz="0" w:space="0" w:color="auto"/>
                        <w:right w:val="none" w:sz="0" w:space="0" w:color="auto"/>
                      </w:divBdr>
                    </w:div>
                  </w:divsChild>
                </w:div>
                <w:div w:id="1800032279">
                  <w:marLeft w:val="0"/>
                  <w:marRight w:val="0"/>
                  <w:marTop w:val="0"/>
                  <w:marBottom w:val="0"/>
                  <w:divBdr>
                    <w:top w:val="none" w:sz="0" w:space="0" w:color="auto"/>
                    <w:left w:val="none" w:sz="0" w:space="0" w:color="auto"/>
                    <w:bottom w:val="none" w:sz="0" w:space="0" w:color="auto"/>
                    <w:right w:val="none" w:sz="0" w:space="0" w:color="auto"/>
                  </w:divBdr>
                  <w:divsChild>
                    <w:div w:id="1645500321">
                      <w:marLeft w:val="0"/>
                      <w:marRight w:val="0"/>
                      <w:marTop w:val="0"/>
                      <w:marBottom w:val="0"/>
                      <w:divBdr>
                        <w:top w:val="none" w:sz="0" w:space="0" w:color="auto"/>
                        <w:left w:val="none" w:sz="0" w:space="0" w:color="auto"/>
                        <w:bottom w:val="none" w:sz="0" w:space="0" w:color="auto"/>
                        <w:right w:val="none" w:sz="0" w:space="0" w:color="auto"/>
                      </w:divBdr>
                    </w:div>
                  </w:divsChild>
                </w:div>
                <w:div w:id="229076679">
                  <w:marLeft w:val="0"/>
                  <w:marRight w:val="0"/>
                  <w:marTop w:val="0"/>
                  <w:marBottom w:val="0"/>
                  <w:divBdr>
                    <w:top w:val="none" w:sz="0" w:space="0" w:color="auto"/>
                    <w:left w:val="none" w:sz="0" w:space="0" w:color="auto"/>
                    <w:bottom w:val="none" w:sz="0" w:space="0" w:color="auto"/>
                    <w:right w:val="none" w:sz="0" w:space="0" w:color="auto"/>
                  </w:divBdr>
                  <w:divsChild>
                    <w:div w:id="434981944">
                      <w:marLeft w:val="0"/>
                      <w:marRight w:val="0"/>
                      <w:marTop w:val="0"/>
                      <w:marBottom w:val="0"/>
                      <w:divBdr>
                        <w:top w:val="none" w:sz="0" w:space="0" w:color="auto"/>
                        <w:left w:val="none" w:sz="0" w:space="0" w:color="auto"/>
                        <w:bottom w:val="none" w:sz="0" w:space="0" w:color="auto"/>
                        <w:right w:val="none" w:sz="0" w:space="0" w:color="auto"/>
                      </w:divBdr>
                    </w:div>
                  </w:divsChild>
                </w:div>
                <w:div w:id="1821770227">
                  <w:marLeft w:val="0"/>
                  <w:marRight w:val="0"/>
                  <w:marTop w:val="0"/>
                  <w:marBottom w:val="0"/>
                  <w:divBdr>
                    <w:top w:val="none" w:sz="0" w:space="0" w:color="auto"/>
                    <w:left w:val="none" w:sz="0" w:space="0" w:color="auto"/>
                    <w:bottom w:val="none" w:sz="0" w:space="0" w:color="auto"/>
                    <w:right w:val="none" w:sz="0" w:space="0" w:color="auto"/>
                  </w:divBdr>
                  <w:divsChild>
                    <w:div w:id="9533868">
                      <w:marLeft w:val="0"/>
                      <w:marRight w:val="0"/>
                      <w:marTop w:val="0"/>
                      <w:marBottom w:val="0"/>
                      <w:divBdr>
                        <w:top w:val="none" w:sz="0" w:space="0" w:color="auto"/>
                        <w:left w:val="none" w:sz="0" w:space="0" w:color="auto"/>
                        <w:bottom w:val="none" w:sz="0" w:space="0" w:color="auto"/>
                        <w:right w:val="none" w:sz="0" w:space="0" w:color="auto"/>
                      </w:divBdr>
                    </w:div>
                  </w:divsChild>
                </w:div>
                <w:div w:id="1594777648">
                  <w:marLeft w:val="0"/>
                  <w:marRight w:val="0"/>
                  <w:marTop w:val="0"/>
                  <w:marBottom w:val="0"/>
                  <w:divBdr>
                    <w:top w:val="none" w:sz="0" w:space="0" w:color="auto"/>
                    <w:left w:val="none" w:sz="0" w:space="0" w:color="auto"/>
                    <w:bottom w:val="none" w:sz="0" w:space="0" w:color="auto"/>
                    <w:right w:val="none" w:sz="0" w:space="0" w:color="auto"/>
                  </w:divBdr>
                  <w:divsChild>
                    <w:div w:id="1077870644">
                      <w:marLeft w:val="0"/>
                      <w:marRight w:val="0"/>
                      <w:marTop w:val="0"/>
                      <w:marBottom w:val="0"/>
                      <w:divBdr>
                        <w:top w:val="none" w:sz="0" w:space="0" w:color="auto"/>
                        <w:left w:val="none" w:sz="0" w:space="0" w:color="auto"/>
                        <w:bottom w:val="none" w:sz="0" w:space="0" w:color="auto"/>
                        <w:right w:val="none" w:sz="0" w:space="0" w:color="auto"/>
                      </w:divBdr>
                    </w:div>
                  </w:divsChild>
                </w:div>
                <w:div w:id="312371523">
                  <w:marLeft w:val="0"/>
                  <w:marRight w:val="0"/>
                  <w:marTop w:val="0"/>
                  <w:marBottom w:val="0"/>
                  <w:divBdr>
                    <w:top w:val="none" w:sz="0" w:space="0" w:color="auto"/>
                    <w:left w:val="none" w:sz="0" w:space="0" w:color="auto"/>
                    <w:bottom w:val="none" w:sz="0" w:space="0" w:color="auto"/>
                    <w:right w:val="none" w:sz="0" w:space="0" w:color="auto"/>
                  </w:divBdr>
                  <w:divsChild>
                    <w:div w:id="952715019">
                      <w:marLeft w:val="0"/>
                      <w:marRight w:val="0"/>
                      <w:marTop w:val="0"/>
                      <w:marBottom w:val="0"/>
                      <w:divBdr>
                        <w:top w:val="none" w:sz="0" w:space="0" w:color="auto"/>
                        <w:left w:val="none" w:sz="0" w:space="0" w:color="auto"/>
                        <w:bottom w:val="none" w:sz="0" w:space="0" w:color="auto"/>
                        <w:right w:val="none" w:sz="0" w:space="0" w:color="auto"/>
                      </w:divBdr>
                    </w:div>
                  </w:divsChild>
                </w:div>
                <w:div w:id="2047289063">
                  <w:marLeft w:val="0"/>
                  <w:marRight w:val="0"/>
                  <w:marTop w:val="0"/>
                  <w:marBottom w:val="0"/>
                  <w:divBdr>
                    <w:top w:val="none" w:sz="0" w:space="0" w:color="auto"/>
                    <w:left w:val="none" w:sz="0" w:space="0" w:color="auto"/>
                    <w:bottom w:val="none" w:sz="0" w:space="0" w:color="auto"/>
                    <w:right w:val="none" w:sz="0" w:space="0" w:color="auto"/>
                  </w:divBdr>
                  <w:divsChild>
                    <w:div w:id="1626036784">
                      <w:marLeft w:val="0"/>
                      <w:marRight w:val="0"/>
                      <w:marTop w:val="0"/>
                      <w:marBottom w:val="0"/>
                      <w:divBdr>
                        <w:top w:val="none" w:sz="0" w:space="0" w:color="auto"/>
                        <w:left w:val="none" w:sz="0" w:space="0" w:color="auto"/>
                        <w:bottom w:val="none" w:sz="0" w:space="0" w:color="auto"/>
                        <w:right w:val="none" w:sz="0" w:space="0" w:color="auto"/>
                      </w:divBdr>
                    </w:div>
                  </w:divsChild>
                </w:div>
                <w:div w:id="958530263">
                  <w:marLeft w:val="0"/>
                  <w:marRight w:val="0"/>
                  <w:marTop w:val="0"/>
                  <w:marBottom w:val="0"/>
                  <w:divBdr>
                    <w:top w:val="none" w:sz="0" w:space="0" w:color="auto"/>
                    <w:left w:val="none" w:sz="0" w:space="0" w:color="auto"/>
                    <w:bottom w:val="none" w:sz="0" w:space="0" w:color="auto"/>
                    <w:right w:val="none" w:sz="0" w:space="0" w:color="auto"/>
                  </w:divBdr>
                  <w:divsChild>
                    <w:div w:id="300967811">
                      <w:marLeft w:val="0"/>
                      <w:marRight w:val="0"/>
                      <w:marTop w:val="0"/>
                      <w:marBottom w:val="0"/>
                      <w:divBdr>
                        <w:top w:val="none" w:sz="0" w:space="0" w:color="auto"/>
                        <w:left w:val="none" w:sz="0" w:space="0" w:color="auto"/>
                        <w:bottom w:val="none" w:sz="0" w:space="0" w:color="auto"/>
                        <w:right w:val="none" w:sz="0" w:space="0" w:color="auto"/>
                      </w:divBdr>
                    </w:div>
                  </w:divsChild>
                </w:div>
                <w:div w:id="133181186">
                  <w:marLeft w:val="0"/>
                  <w:marRight w:val="0"/>
                  <w:marTop w:val="0"/>
                  <w:marBottom w:val="0"/>
                  <w:divBdr>
                    <w:top w:val="none" w:sz="0" w:space="0" w:color="auto"/>
                    <w:left w:val="none" w:sz="0" w:space="0" w:color="auto"/>
                    <w:bottom w:val="none" w:sz="0" w:space="0" w:color="auto"/>
                    <w:right w:val="none" w:sz="0" w:space="0" w:color="auto"/>
                  </w:divBdr>
                  <w:divsChild>
                    <w:div w:id="1992563150">
                      <w:marLeft w:val="0"/>
                      <w:marRight w:val="0"/>
                      <w:marTop w:val="0"/>
                      <w:marBottom w:val="0"/>
                      <w:divBdr>
                        <w:top w:val="none" w:sz="0" w:space="0" w:color="auto"/>
                        <w:left w:val="none" w:sz="0" w:space="0" w:color="auto"/>
                        <w:bottom w:val="none" w:sz="0" w:space="0" w:color="auto"/>
                        <w:right w:val="none" w:sz="0" w:space="0" w:color="auto"/>
                      </w:divBdr>
                    </w:div>
                  </w:divsChild>
                </w:div>
                <w:div w:id="386608947">
                  <w:marLeft w:val="0"/>
                  <w:marRight w:val="0"/>
                  <w:marTop w:val="0"/>
                  <w:marBottom w:val="0"/>
                  <w:divBdr>
                    <w:top w:val="none" w:sz="0" w:space="0" w:color="auto"/>
                    <w:left w:val="none" w:sz="0" w:space="0" w:color="auto"/>
                    <w:bottom w:val="none" w:sz="0" w:space="0" w:color="auto"/>
                    <w:right w:val="none" w:sz="0" w:space="0" w:color="auto"/>
                  </w:divBdr>
                  <w:divsChild>
                    <w:div w:id="143402698">
                      <w:marLeft w:val="0"/>
                      <w:marRight w:val="0"/>
                      <w:marTop w:val="0"/>
                      <w:marBottom w:val="0"/>
                      <w:divBdr>
                        <w:top w:val="none" w:sz="0" w:space="0" w:color="auto"/>
                        <w:left w:val="none" w:sz="0" w:space="0" w:color="auto"/>
                        <w:bottom w:val="none" w:sz="0" w:space="0" w:color="auto"/>
                        <w:right w:val="none" w:sz="0" w:space="0" w:color="auto"/>
                      </w:divBdr>
                    </w:div>
                  </w:divsChild>
                </w:div>
                <w:div w:id="1696691415">
                  <w:marLeft w:val="0"/>
                  <w:marRight w:val="0"/>
                  <w:marTop w:val="0"/>
                  <w:marBottom w:val="0"/>
                  <w:divBdr>
                    <w:top w:val="none" w:sz="0" w:space="0" w:color="auto"/>
                    <w:left w:val="none" w:sz="0" w:space="0" w:color="auto"/>
                    <w:bottom w:val="none" w:sz="0" w:space="0" w:color="auto"/>
                    <w:right w:val="none" w:sz="0" w:space="0" w:color="auto"/>
                  </w:divBdr>
                  <w:divsChild>
                    <w:div w:id="1070810133">
                      <w:marLeft w:val="0"/>
                      <w:marRight w:val="0"/>
                      <w:marTop w:val="0"/>
                      <w:marBottom w:val="0"/>
                      <w:divBdr>
                        <w:top w:val="none" w:sz="0" w:space="0" w:color="auto"/>
                        <w:left w:val="none" w:sz="0" w:space="0" w:color="auto"/>
                        <w:bottom w:val="none" w:sz="0" w:space="0" w:color="auto"/>
                        <w:right w:val="none" w:sz="0" w:space="0" w:color="auto"/>
                      </w:divBdr>
                    </w:div>
                  </w:divsChild>
                </w:div>
                <w:div w:id="47775945">
                  <w:marLeft w:val="0"/>
                  <w:marRight w:val="0"/>
                  <w:marTop w:val="0"/>
                  <w:marBottom w:val="0"/>
                  <w:divBdr>
                    <w:top w:val="none" w:sz="0" w:space="0" w:color="auto"/>
                    <w:left w:val="none" w:sz="0" w:space="0" w:color="auto"/>
                    <w:bottom w:val="none" w:sz="0" w:space="0" w:color="auto"/>
                    <w:right w:val="none" w:sz="0" w:space="0" w:color="auto"/>
                  </w:divBdr>
                  <w:divsChild>
                    <w:div w:id="67001370">
                      <w:marLeft w:val="0"/>
                      <w:marRight w:val="0"/>
                      <w:marTop w:val="0"/>
                      <w:marBottom w:val="0"/>
                      <w:divBdr>
                        <w:top w:val="none" w:sz="0" w:space="0" w:color="auto"/>
                        <w:left w:val="none" w:sz="0" w:space="0" w:color="auto"/>
                        <w:bottom w:val="none" w:sz="0" w:space="0" w:color="auto"/>
                        <w:right w:val="none" w:sz="0" w:space="0" w:color="auto"/>
                      </w:divBdr>
                    </w:div>
                  </w:divsChild>
                </w:div>
                <w:div w:id="82607624">
                  <w:marLeft w:val="0"/>
                  <w:marRight w:val="0"/>
                  <w:marTop w:val="0"/>
                  <w:marBottom w:val="0"/>
                  <w:divBdr>
                    <w:top w:val="none" w:sz="0" w:space="0" w:color="auto"/>
                    <w:left w:val="none" w:sz="0" w:space="0" w:color="auto"/>
                    <w:bottom w:val="none" w:sz="0" w:space="0" w:color="auto"/>
                    <w:right w:val="none" w:sz="0" w:space="0" w:color="auto"/>
                  </w:divBdr>
                  <w:divsChild>
                    <w:div w:id="711928495">
                      <w:marLeft w:val="0"/>
                      <w:marRight w:val="0"/>
                      <w:marTop w:val="0"/>
                      <w:marBottom w:val="0"/>
                      <w:divBdr>
                        <w:top w:val="none" w:sz="0" w:space="0" w:color="auto"/>
                        <w:left w:val="none" w:sz="0" w:space="0" w:color="auto"/>
                        <w:bottom w:val="none" w:sz="0" w:space="0" w:color="auto"/>
                        <w:right w:val="none" w:sz="0" w:space="0" w:color="auto"/>
                      </w:divBdr>
                    </w:div>
                  </w:divsChild>
                </w:div>
                <w:div w:id="313342838">
                  <w:marLeft w:val="0"/>
                  <w:marRight w:val="0"/>
                  <w:marTop w:val="0"/>
                  <w:marBottom w:val="0"/>
                  <w:divBdr>
                    <w:top w:val="none" w:sz="0" w:space="0" w:color="auto"/>
                    <w:left w:val="none" w:sz="0" w:space="0" w:color="auto"/>
                    <w:bottom w:val="none" w:sz="0" w:space="0" w:color="auto"/>
                    <w:right w:val="none" w:sz="0" w:space="0" w:color="auto"/>
                  </w:divBdr>
                  <w:divsChild>
                    <w:div w:id="325322072">
                      <w:marLeft w:val="0"/>
                      <w:marRight w:val="0"/>
                      <w:marTop w:val="0"/>
                      <w:marBottom w:val="0"/>
                      <w:divBdr>
                        <w:top w:val="none" w:sz="0" w:space="0" w:color="auto"/>
                        <w:left w:val="none" w:sz="0" w:space="0" w:color="auto"/>
                        <w:bottom w:val="none" w:sz="0" w:space="0" w:color="auto"/>
                        <w:right w:val="none" w:sz="0" w:space="0" w:color="auto"/>
                      </w:divBdr>
                    </w:div>
                  </w:divsChild>
                </w:div>
                <w:div w:id="1333022212">
                  <w:marLeft w:val="0"/>
                  <w:marRight w:val="0"/>
                  <w:marTop w:val="0"/>
                  <w:marBottom w:val="0"/>
                  <w:divBdr>
                    <w:top w:val="none" w:sz="0" w:space="0" w:color="auto"/>
                    <w:left w:val="none" w:sz="0" w:space="0" w:color="auto"/>
                    <w:bottom w:val="none" w:sz="0" w:space="0" w:color="auto"/>
                    <w:right w:val="none" w:sz="0" w:space="0" w:color="auto"/>
                  </w:divBdr>
                  <w:divsChild>
                    <w:div w:id="1243611688">
                      <w:marLeft w:val="0"/>
                      <w:marRight w:val="0"/>
                      <w:marTop w:val="0"/>
                      <w:marBottom w:val="0"/>
                      <w:divBdr>
                        <w:top w:val="none" w:sz="0" w:space="0" w:color="auto"/>
                        <w:left w:val="none" w:sz="0" w:space="0" w:color="auto"/>
                        <w:bottom w:val="none" w:sz="0" w:space="0" w:color="auto"/>
                        <w:right w:val="none" w:sz="0" w:space="0" w:color="auto"/>
                      </w:divBdr>
                    </w:div>
                  </w:divsChild>
                </w:div>
                <w:div w:id="884677514">
                  <w:marLeft w:val="0"/>
                  <w:marRight w:val="0"/>
                  <w:marTop w:val="0"/>
                  <w:marBottom w:val="0"/>
                  <w:divBdr>
                    <w:top w:val="none" w:sz="0" w:space="0" w:color="auto"/>
                    <w:left w:val="none" w:sz="0" w:space="0" w:color="auto"/>
                    <w:bottom w:val="none" w:sz="0" w:space="0" w:color="auto"/>
                    <w:right w:val="none" w:sz="0" w:space="0" w:color="auto"/>
                  </w:divBdr>
                  <w:divsChild>
                    <w:div w:id="351960194">
                      <w:marLeft w:val="0"/>
                      <w:marRight w:val="0"/>
                      <w:marTop w:val="0"/>
                      <w:marBottom w:val="0"/>
                      <w:divBdr>
                        <w:top w:val="none" w:sz="0" w:space="0" w:color="auto"/>
                        <w:left w:val="none" w:sz="0" w:space="0" w:color="auto"/>
                        <w:bottom w:val="none" w:sz="0" w:space="0" w:color="auto"/>
                        <w:right w:val="none" w:sz="0" w:space="0" w:color="auto"/>
                      </w:divBdr>
                    </w:div>
                  </w:divsChild>
                </w:div>
                <w:div w:id="1652174662">
                  <w:marLeft w:val="0"/>
                  <w:marRight w:val="0"/>
                  <w:marTop w:val="0"/>
                  <w:marBottom w:val="0"/>
                  <w:divBdr>
                    <w:top w:val="none" w:sz="0" w:space="0" w:color="auto"/>
                    <w:left w:val="none" w:sz="0" w:space="0" w:color="auto"/>
                    <w:bottom w:val="none" w:sz="0" w:space="0" w:color="auto"/>
                    <w:right w:val="none" w:sz="0" w:space="0" w:color="auto"/>
                  </w:divBdr>
                  <w:divsChild>
                    <w:div w:id="242642787">
                      <w:marLeft w:val="0"/>
                      <w:marRight w:val="0"/>
                      <w:marTop w:val="0"/>
                      <w:marBottom w:val="0"/>
                      <w:divBdr>
                        <w:top w:val="none" w:sz="0" w:space="0" w:color="auto"/>
                        <w:left w:val="none" w:sz="0" w:space="0" w:color="auto"/>
                        <w:bottom w:val="none" w:sz="0" w:space="0" w:color="auto"/>
                        <w:right w:val="none" w:sz="0" w:space="0" w:color="auto"/>
                      </w:divBdr>
                    </w:div>
                  </w:divsChild>
                </w:div>
                <w:div w:id="1848522355">
                  <w:marLeft w:val="0"/>
                  <w:marRight w:val="0"/>
                  <w:marTop w:val="0"/>
                  <w:marBottom w:val="0"/>
                  <w:divBdr>
                    <w:top w:val="none" w:sz="0" w:space="0" w:color="auto"/>
                    <w:left w:val="none" w:sz="0" w:space="0" w:color="auto"/>
                    <w:bottom w:val="none" w:sz="0" w:space="0" w:color="auto"/>
                    <w:right w:val="none" w:sz="0" w:space="0" w:color="auto"/>
                  </w:divBdr>
                  <w:divsChild>
                    <w:div w:id="524682393">
                      <w:marLeft w:val="0"/>
                      <w:marRight w:val="0"/>
                      <w:marTop w:val="0"/>
                      <w:marBottom w:val="0"/>
                      <w:divBdr>
                        <w:top w:val="none" w:sz="0" w:space="0" w:color="auto"/>
                        <w:left w:val="none" w:sz="0" w:space="0" w:color="auto"/>
                        <w:bottom w:val="none" w:sz="0" w:space="0" w:color="auto"/>
                        <w:right w:val="none" w:sz="0" w:space="0" w:color="auto"/>
                      </w:divBdr>
                    </w:div>
                  </w:divsChild>
                </w:div>
                <w:div w:id="635329608">
                  <w:marLeft w:val="0"/>
                  <w:marRight w:val="0"/>
                  <w:marTop w:val="0"/>
                  <w:marBottom w:val="0"/>
                  <w:divBdr>
                    <w:top w:val="none" w:sz="0" w:space="0" w:color="auto"/>
                    <w:left w:val="none" w:sz="0" w:space="0" w:color="auto"/>
                    <w:bottom w:val="none" w:sz="0" w:space="0" w:color="auto"/>
                    <w:right w:val="none" w:sz="0" w:space="0" w:color="auto"/>
                  </w:divBdr>
                  <w:divsChild>
                    <w:div w:id="1805660014">
                      <w:marLeft w:val="0"/>
                      <w:marRight w:val="0"/>
                      <w:marTop w:val="0"/>
                      <w:marBottom w:val="0"/>
                      <w:divBdr>
                        <w:top w:val="none" w:sz="0" w:space="0" w:color="auto"/>
                        <w:left w:val="none" w:sz="0" w:space="0" w:color="auto"/>
                        <w:bottom w:val="none" w:sz="0" w:space="0" w:color="auto"/>
                        <w:right w:val="none" w:sz="0" w:space="0" w:color="auto"/>
                      </w:divBdr>
                    </w:div>
                  </w:divsChild>
                </w:div>
                <w:div w:id="1593278141">
                  <w:marLeft w:val="0"/>
                  <w:marRight w:val="0"/>
                  <w:marTop w:val="0"/>
                  <w:marBottom w:val="0"/>
                  <w:divBdr>
                    <w:top w:val="none" w:sz="0" w:space="0" w:color="auto"/>
                    <w:left w:val="none" w:sz="0" w:space="0" w:color="auto"/>
                    <w:bottom w:val="none" w:sz="0" w:space="0" w:color="auto"/>
                    <w:right w:val="none" w:sz="0" w:space="0" w:color="auto"/>
                  </w:divBdr>
                  <w:divsChild>
                    <w:div w:id="1602296316">
                      <w:marLeft w:val="0"/>
                      <w:marRight w:val="0"/>
                      <w:marTop w:val="0"/>
                      <w:marBottom w:val="0"/>
                      <w:divBdr>
                        <w:top w:val="none" w:sz="0" w:space="0" w:color="auto"/>
                        <w:left w:val="none" w:sz="0" w:space="0" w:color="auto"/>
                        <w:bottom w:val="none" w:sz="0" w:space="0" w:color="auto"/>
                        <w:right w:val="none" w:sz="0" w:space="0" w:color="auto"/>
                      </w:divBdr>
                    </w:div>
                  </w:divsChild>
                </w:div>
                <w:div w:id="1001078054">
                  <w:marLeft w:val="0"/>
                  <w:marRight w:val="0"/>
                  <w:marTop w:val="0"/>
                  <w:marBottom w:val="0"/>
                  <w:divBdr>
                    <w:top w:val="none" w:sz="0" w:space="0" w:color="auto"/>
                    <w:left w:val="none" w:sz="0" w:space="0" w:color="auto"/>
                    <w:bottom w:val="none" w:sz="0" w:space="0" w:color="auto"/>
                    <w:right w:val="none" w:sz="0" w:space="0" w:color="auto"/>
                  </w:divBdr>
                  <w:divsChild>
                    <w:div w:id="1004357171">
                      <w:marLeft w:val="0"/>
                      <w:marRight w:val="0"/>
                      <w:marTop w:val="0"/>
                      <w:marBottom w:val="0"/>
                      <w:divBdr>
                        <w:top w:val="none" w:sz="0" w:space="0" w:color="auto"/>
                        <w:left w:val="none" w:sz="0" w:space="0" w:color="auto"/>
                        <w:bottom w:val="none" w:sz="0" w:space="0" w:color="auto"/>
                        <w:right w:val="none" w:sz="0" w:space="0" w:color="auto"/>
                      </w:divBdr>
                    </w:div>
                  </w:divsChild>
                </w:div>
                <w:div w:id="307711383">
                  <w:marLeft w:val="0"/>
                  <w:marRight w:val="0"/>
                  <w:marTop w:val="0"/>
                  <w:marBottom w:val="0"/>
                  <w:divBdr>
                    <w:top w:val="none" w:sz="0" w:space="0" w:color="auto"/>
                    <w:left w:val="none" w:sz="0" w:space="0" w:color="auto"/>
                    <w:bottom w:val="none" w:sz="0" w:space="0" w:color="auto"/>
                    <w:right w:val="none" w:sz="0" w:space="0" w:color="auto"/>
                  </w:divBdr>
                  <w:divsChild>
                    <w:div w:id="131601553">
                      <w:marLeft w:val="0"/>
                      <w:marRight w:val="0"/>
                      <w:marTop w:val="0"/>
                      <w:marBottom w:val="0"/>
                      <w:divBdr>
                        <w:top w:val="none" w:sz="0" w:space="0" w:color="auto"/>
                        <w:left w:val="none" w:sz="0" w:space="0" w:color="auto"/>
                        <w:bottom w:val="none" w:sz="0" w:space="0" w:color="auto"/>
                        <w:right w:val="none" w:sz="0" w:space="0" w:color="auto"/>
                      </w:divBdr>
                    </w:div>
                  </w:divsChild>
                </w:div>
                <w:div w:id="344334349">
                  <w:marLeft w:val="0"/>
                  <w:marRight w:val="0"/>
                  <w:marTop w:val="0"/>
                  <w:marBottom w:val="0"/>
                  <w:divBdr>
                    <w:top w:val="none" w:sz="0" w:space="0" w:color="auto"/>
                    <w:left w:val="none" w:sz="0" w:space="0" w:color="auto"/>
                    <w:bottom w:val="none" w:sz="0" w:space="0" w:color="auto"/>
                    <w:right w:val="none" w:sz="0" w:space="0" w:color="auto"/>
                  </w:divBdr>
                  <w:divsChild>
                    <w:div w:id="857542444">
                      <w:marLeft w:val="0"/>
                      <w:marRight w:val="0"/>
                      <w:marTop w:val="0"/>
                      <w:marBottom w:val="0"/>
                      <w:divBdr>
                        <w:top w:val="none" w:sz="0" w:space="0" w:color="auto"/>
                        <w:left w:val="none" w:sz="0" w:space="0" w:color="auto"/>
                        <w:bottom w:val="none" w:sz="0" w:space="0" w:color="auto"/>
                        <w:right w:val="none" w:sz="0" w:space="0" w:color="auto"/>
                      </w:divBdr>
                    </w:div>
                  </w:divsChild>
                </w:div>
                <w:div w:id="1942685276">
                  <w:marLeft w:val="0"/>
                  <w:marRight w:val="0"/>
                  <w:marTop w:val="0"/>
                  <w:marBottom w:val="0"/>
                  <w:divBdr>
                    <w:top w:val="none" w:sz="0" w:space="0" w:color="auto"/>
                    <w:left w:val="none" w:sz="0" w:space="0" w:color="auto"/>
                    <w:bottom w:val="none" w:sz="0" w:space="0" w:color="auto"/>
                    <w:right w:val="none" w:sz="0" w:space="0" w:color="auto"/>
                  </w:divBdr>
                  <w:divsChild>
                    <w:div w:id="530414687">
                      <w:marLeft w:val="0"/>
                      <w:marRight w:val="0"/>
                      <w:marTop w:val="0"/>
                      <w:marBottom w:val="0"/>
                      <w:divBdr>
                        <w:top w:val="none" w:sz="0" w:space="0" w:color="auto"/>
                        <w:left w:val="none" w:sz="0" w:space="0" w:color="auto"/>
                        <w:bottom w:val="none" w:sz="0" w:space="0" w:color="auto"/>
                        <w:right w:val="none" w:sz="0" w:space="0" w:color="auto"/>
                      </w:divBdr>
                    </w:div>
                  </w:divsChild>
                </w:div>
                <w:div w:id="683242746">
                  <w:marLeft w:val="0"/>
                  <w:marRight w:val="0"/>
                  <w:marTop w:val="0"/>
                  <w:marBottom w:val="0"/>
                  <w:divBdr>
                    <w:top w:val="none" w:sz="0" w:space="0" w:color="auto"/>
                    <w:left w:val="none" w:sz="0" w:space="0" w:color="auto"/>
                    <w:bottom w:val="none" w:sz="0" w:space="0" w:color="auto"/>
                    <w:right w:val="none" w:sz="0" w:space="0" w:color="auto"/>
                  </w:divBdr>
                  <w:divsChild>
                    <w:div w:id="2092191160">
                      <w:marLeft w:val="0"/>
                      <w:marRight w:val="0"/>
                      <w:marTop w:val="0"/>
                      <w:marBottom w:val="0"/>
                      <w:divBdr>
                        <w:top w:val="none" w:sz="0" w:space="0" w:color="auto"/>
                        <w:left w:val="none" w:sz="0" w:space="0" w:color="auto"/>
                        <w:bottom w:val="none" w:sz="0" w:space="0" w:color="auto"/>
                        <w:right w:val="none" w:sz="0" w:space="0" w:color="auto"/>
                      </w:divBdr>
                    </w:div>
                  </w:divsChild>
                </w:div>
                <w:div w:id="213926184">
                  <w:marLeft w:val="0"/>
                  <w:marRight w:val="0"/>
                  <w:marTop w:val="0"/>
                  <w:marBottom w:val="0"/>
                  <w:divBdr>
                    <w:top w:val="none" w:sz="0" w:space="0" w:color="auto"/>
                    <w:left w:val="none" w:sz="0" w:space="0" w:color="auto"/>
                    <w:bottom w:val="none" w:sz="0" w:space="0" w:color="auto"/>
                    <w:right w:val="none" w:sz="0" w:space="0" w:color="auto"/>
                  </w:divBdr>
                  <w:divsChild>
                    <w:div w:id="1376732652">
                      <w:marLeft w:val="0"/>
                      <w:marRight w:val="0"/>
                      <w:marTop w:val="0"/>
                      <w:marBottom w:val="0"/>
                      <w:divBdr>
                        <w:top w:val="none" w:sz="0" w:space="0" w:color="auto"/>
                        <w:left w:val="none" w:sz="0" w:space="0" w:color="auto"/>
                        <w:bottom w:val="none" w:sz="0" w:space="0" w:color="auto"/>
                        <w:right w:val="none" w:sz="0" w:space="0" w:color="auto"/>
                      </w:divBdr>
                    </w:div>
                  </w:divsChild>
                </w:div>
                <w:div w:id="1826235719">
                  <w:marLeft w:val="0"/>
                  <w:marRight w:val="0"/>
                  <w:marTop w:val="0"/>
                  <w:marBottom w:val="0"/>
                  <w:divBdr>
                    <w:top w:val="none" w:sz="0" w:space="0" w:color="auto"/>
                    <w:left w:val="none" w:sz="0" w:space="0" w:color="auto"/>
                    <w:bottom w:val="none" w:sz="0" w:space="0" w:color="auto"/>
                    <w:right w:val="none" w:sz="0" w:space="0" w:color="auto"/>
                  </w:divBdr>
                  <w:divsChild>
                    <w:div w:id="1083987376">
                      <w:marLeft w:val="0"/>
                      <w:marRight w:val="0"/>
                      <w:marTop w:val="0"/>
                      <w:marBottom w:val="0"/>
                      <w:divBdr>
                        <w:top w:val="none" w:sz="0" w:space="0" w:color="auto"/>
                        <w:left w:val="none" w:sz="0" w:space="0" w:color="auto"/>
                        <w:bottom w:val="none" w:sz="0" w:space="0" w:color="auto"/>
                        <w:right w:val="none" w:sz="0" w:space="0" w:color="auto"/>
                      </w:divBdr>
                    </w:div>
                  </w:divsChild>
                </w:div>
                <w:div w:id="2110932977">
                  <w:marLeft w:val="0"/>
                  <w:marRight w:val="0"/>
                  <w:marTop w:val="0"/>
                  <w:marBottom w:val="0"/>
                  <w:divBdr>
                    <w:top w:val="none" w:sz="0" w:space="0" w:color="auto"/>
                    <w:left w:val="none" w:sz="0" w:space="0" w:color="auto"/>
                    <w:bottom w:val="none" w:sz="0" w:space="0" w:color="auto"/>
                    <w:right w:val="none" w:sz="0" w:space="0" w:color="auto"/>
                  </w:divBdr>
                  <w:divsChild>
                    <w:div w:id="989287116">
                      <w:marLeft w:val="0"/>
                      <w:marRight w:val="0"/>
                      <w:marTop w:val="0"/>
                      <w:marBottom w:val="0"/>
                      <w:divBdr>
                        <w:top w:val="none" w:sz="0" w:space="0" w:color="auto"/>
                        <w:left w:val="none" w:sz="0" w:space="0" w:color="auto"/>
                        <w:bottom w:val="none" w:sz="0" w:space="0" w:color="auto"/>
                        <w:right w:val="none" w:sz="0" w:space="0" w:color="auto"/>
                      </w:divBdr>
                    </w:div>
                  </w:divsChild>
                </w:div>
                <w:div w:id="1866819800">
                  <w:marLeft w:val="0"/>
                  <w:marRight w:val="0"/>
                  <w:marTop w:val="0"/>
                  <w:marBottom w:val="0"/>
                  <w:divBdr>
                    <w:top w:val="none" w:sz="0" w:space="0" w:color="auto"/>
                    <w:left w:val="none" w:sz="0" w:space="0" w:color="auto"/>
                    <w:bottom w:val="none" w:sz="0" w:space="0" w:color="auto"/>
                    <w:right w:val="none" w:sz="0" w:space="0" w:color="auto"/>
                  </w:divBdr>
                  <w:divsChild>
                    <w:div w:id="150146385">
                      <w:marLeft w:val="0"/>
                      <w:marRight w:val="0"/>
                      <w:marTop w:val="0"/>
                      <w:marBottom w:val="0"/>
                      <w:divBdr>
                        <w:top w:val="none" w:sz="0" w:space="0" w:color="auto"/>
                        <w:left w:val="none" w:sz="0" w:space="0" w:color="auto"/>
                        <w:bottom w:val="none" w:sz="0" w:space="0" w:color="auto"/>
                        <w:right w:val="none" w:sz="0" w:space="0" w:color="auto"/>
                      </w:divBdr>
                    </w:div>
                  </w:divsChild>
                </w:div>
                <w:div w:id="1978871693">
                  <w:marLeft w:val="0"/>
                  <w:marRight w:val="0"/>
                  <w:marTop w:val="0"/>
                  <w:marBottom w:val="0"/>
                  <w:divBdr>
                    <w:top w:val="none" w:sz="0" w:space="0" w:color="auto"/>
                    <w:left w:val="none" w:sz="0" w:space="0" w:color="auto"/>
                    <w:bottom w:val="none" w:sz="0" w:space="0" w:color="auto"/>
                    <w:right w:val="none" w:sz="0" w:space="0" w:color="auto"/>
                  </w:divBdr>
                  <w:divsChild>
                    <w:div w:id="1467048062">
                      <w:marLeft w:val="0"/>
                      <w:marRight w:val="0"/>
                      <w:marTop w:val="0"/>
                      <w:marBottom w:val="0"/>
                      <w:divBdr>
                        <w:top w:val="none" w:sz="0" w:space="0" w:color="auto"/>
                        <w:left w:val="none" w:sz="0" w:space="0" w:color="auto"/>
                        <w:bottom w:val="none" w:sz="0" w:space="0" w:color="auto"/>
                        <w:right w:val="none" w:sz="0" w:space="0" w:color="auto"/>
                      </w:divBdr>
                    </w:div>
                  </w:divsChild>
                </w:div>
                <w:div w:id="841316680">
                  <w:marLeft w:val="0"/>
                  <w:marRight w:val="0"/>
                  <w:marTop w:val="0"/>
                  <w:marBottom w:val="0"/>
                  <w:divBdr>
                    <w:top w:val="none" w:sz="0" w:space="0" w:color="auto"/>
                    <w:left w:val="none" w:sz="0" w:space="0" w:color="auto"/>
                    <w:bottom w:val="none" w:sz="0" w:space="0" w:color="auto"/>
                    <w:right w:val="none" w:sz="0" w:space="0" w:color="auto"/>
                  </w:divBdr>
                  <w:divsChild>
                    <w:div w:id="1269696747">
                      <w:marLeft w:val="0"/>
                      <w:marRight w:val="0"/>
                      <w:marTop w:val="0"/>
                      <w:marBottom w:val="0"/>
                      <w:divBdr>
                        <w:top w:val="none" w:sz="0" w:space="0" w:color="auto"/>
                        <w:left w:val="none" w:sz="0" w:space="0" w:color="auto"/>
                        <w:bottom w:val="none" w:sz="0" w:space="0" w:color="auto"/>
                        <w:right w:val="none" w:sz="0" w:space="0" w:color="auto"/>
                      </w:divBdr>
                    </w:div>
                  </w:divsChild>
                </w:div>
                <w:div w:id="1474907578">
                  <w:marLeft w:val="0"/>
                  <w:marRight w:val="0"/>
                  <w:marTop w:val="0"/>
                  <w:marBottom w:val="0"/>
                  <w:divBdr>
                    <w:top w:val="none" w:sz="0" w:space="0" w:color="auto"/>
                    <w:left w:val="none" w:sz="0" w:space="0" w:color="auto"/>
                    <w:bottom w:val="none" w:sz="0" w:space="0" w:color="auto"/>
                    <w:right w:val="none" w:sz="0" w:space="0" w:color="auto"/>
                  </w:divBdr>
                  <w:divsChild>
                    <w:div w:id="1778401507">
                      <w:marLeft w:val="0"/>
                      <w:marRight w:val="0"/>
                      <w:marTop w:val="0"/>
                      <w:marBottom w:val="0"/>
                      <w:divBdr>
                        <w:top w:val="none" w:sz="0" w:space="0" w:color="auto"/>
                        <w:left w:val="none" w:sz="0" w:space="0" w:color="auto"/>
                        <w:bottom w:val="none" w:sz="0" w:space="0" w:color="auto"/>
                        <w:right w:val="none" w:sz="0" w:space="0" w:color="auto"/>
                      </w:divBdr>
                    </w:div>
                  </w:divsChild>
                </w:div>
                <w:div w:id="2072849769">
                  <w:marLeft w:val="0"/>
                  <w:marRight w:val="0"/>
                  <w:marTop w:val="0"/>
                  <w:marBottom w:val="0"/>
                  <w:divBdr>
                    <w:top w:val="none" w:sz="0" w:space="0" w:color="auto"/>
                    <w:left w:val="none" w:sz="0" w:space="0" w:color="auto"/>
                    <w:bottom w:val="none" w:sz="0" w:space="0" w:color="auto"/>
                    <w:right w:val="none" w:sz="0" w:space="0" w:color="auto"/>
                  </w:divBdr>
                  <w:divsChild>
                    <w:div w:id="2084403528">
                      <w:marLeft w:val="0"/>
                      <w:marRight w:val="0"/>
                      <w:marTop w:val="0"/>
                      <w:marBottom w:val="0"/>
                      <w:divBdr>
                        <w:top w:val="none" w:sz="0" w:space="0" w:color="auto"/>
                        <w:left w:val="none" w:sz="0" w:space="0" w:color="auto"/>
                        <w:bottom w:val="none" w:sz="0" w:space="0" w:color="auto"/>
                        <w:right w:val="none" w:sz="0" w:space="0" w:color="auto"/>
                      </w:divBdr>
                    </w:div>
                  </w:divsChild>
                </w:div>
                <w:div w:id="1639265001">
                  <w:marLeft w:val="0"/>
                  <w:marRight w:val="0"/>
                  <w:marTop w:val="0"/>
                  <w:marBottom w:val="0"/>
                  <w:divBdr>
                    <w:top w:val="none" w:sz="0" w:space="0" w:color="auto"/>
                    <w:left w:val="none" w:sz="0" w:space="0" w:color="auto"/>
                    <w:bottom w:val="none" w:sz="0" w:space="0" w:color="auto"/>
                    <w:right w:val="none" w:sz="0" w:space="0" w:color="auto"/>
                  </w:divBdr>
                  <w:divsChild>
                    <w:div w:id="835340506">
                      <w:marLeft w:val="0"/>
                      <w:marRight w:val="0"/>
                      <w:marTop w:val="0"/>
                      <w:marBottom w:val="0"/>
                      <w:divBdr>
                        <w:top w:val="none" w:sz="0" w:space="0" w:color="auto"/>
                        <w:left w:val="none" w:sz="0" w:space="0" w:color="auto"/>
                        <w:bottom w:val="none" w:sz="0" w:space="0" w:color="auto"/>
                        <w:right w:val="none" w:sz="0" w:space="0" w:color="auto"/>
                      </w:divBdr>
                    </w:div>
                  </w:divsChild>
                </w:div>
                <w:div w:id="82460592">
                  <w:marLeft w:val="0"/>
                  <w:marRight w:val="0"/>
                  <w:marTop w:val="0"/>
                  <w:marBottom w:val="0"/>
                  <w:divBdr>
                    <w:top w:val="none" w:sz="0" w:space="0" w:color="auto"/>
                    <w:left w:val="none" w:sz="0" w:space="0" w:color="auto"/>
                    <w:bottom w:val="none" w:sz="0" w:space="0" w:color="auto"/>
                    <w:right w:val="none" w:sz="0" w:space="0" w:color="auto"/>
                  </w:divBdr>
                  <w:divsChild>
                    <w:div w:id="5740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93224">
          <w:marLeft w:val="0"/>
          <w:marRight w:val="0"/>
          <w:marTop w:val="0"/>
          <w:marBottom w:val="0"/>
          <w:divBdr>
            <w:top w:val="none" w:sz="0" w:space="0" w:color="auto"/>
            <w:left w:val="none" w:sz="0" w:space="0" w:color="auto"/>
            <w:bottom w:val="none" w:sz="0" w:space="0" w:color="auto"/>
            <w:right w:val="none" w:sz="0" w:space="0" w:color="auto"/>
          </w:divBdr>
        </w:div>
        <w:div w:id="551238387">
          <w:marLeft w:val="0"/>
          <w:marRight w:val="0"/>
          <w:marTop w:val="0"/>
          <w:marBottom w:val="0"/>
          <w:divBdr>
            <w:top w:val="none" w:sz="0" w:space="0" w:color="auto"/>
            <w:left w:val="none" w:sz="0" w:space="0" w:color="auto"/>
            <w:bottom w:val="none" w:sz="0" w:space="0" w:color="auto"/>
            <w:right w:val="none" w:sz="0" w:space="0" w:color="auto"/>
          </w:divBdr>
        </w:div>
        <w:div w:id="1387603326">
          <w:marLeft w:val="0"/>
          <w:marRight w:val="0"/>
          <w:marTop w:val="0"/>
          <w:marBottom w:val="0"/>
          <w:divBdr>
            <w:top w:val="none" w:sz="0" w:space="0" w:color="auto"/>
            <w:left w:val="none" w:sz="0" w:space="0" w:color="auto"/>
            <w:bottom w:val="none" w:sz="0" w:space="0" w:color="auto"/>
            <w:right w:val="none" w:sz="0" w:space="0" w:color="auto"/>
          </w:divBdr>
          <w:divsChild>
            <w:div w:id="1959027244">
              <w:marLeft w:val="-75"/>
              <w:marRight w:val="0"/>
              <w:marTop w:val="30"/>
              <w:marBottom w:val="30"/>
              <w:divBdr>
                <w:top w:val="none" w:sz="0" w:space="0" w:color="auto"/>
                <w:left w:val="none" w:sz="0" w:space="0" w:color="auto"/>
                <w:bottom w:val="none" w:sz="0" w:space="0" w:color="auto"/>
                <w:right w:val="none" w:sz="0" w:space="0" w:color="auto"/>
              </w:divBdr>
              <w:divsChild>
                <w:div w:id="2134904547">
                  <w:marLeft w:val="0"/>
                  <w:marRight w:val="0"/>
                  <w:marTop w:val="0"/>
                  <w:marBottom w:val="0"/>
                  <w:divBdr>
                    <w:top w:val="none" w:sz="0" w:space="0" w:color="auto"/>
                    <w:left w:val="none" w:sz="0" w:space="0" w:color="auto"/>
                    <w:bottom w:val="none" w:sz="0" w:space="0" w:color="auto"/>
                    <w:right w:val="none" w:sz="0" w:space="0" w:color="auto"/>
                  </w:divBdr>
                  <w:divsChild>
                    <w:div w:id="499270557">
                      <w:marLeft w:val="0"/>
                      <w:marRight w:val="0"/>
                      <w:marTop w:val="0"/>
                      <w:marBottom w:val="0"/>
                      <w:divBdr>
                        <w:top w:val="none" w:sz="0" w:space="0" w:color="auto"/>
                        <w:left w:val="none" w:sz="0" w:space="0" w:color="auto"/>
                        <w:bottom w:val="none" w:sz="0" w:space="0" w:color="auto"/>
                        <w:right w:val="none" w:sz="0" w:space="0" w:color="auto"/>
                      </w:divBdr>
                    </w:div>
                  </w:divsChild>
                </w:div>
                <w:div w:id="439494457">
                  <w:marLeft w:val="0"/>
                  <w:marRight w:val="0"/>
                  <w:marTop w:val="0"/>
                  <w:marBottom w:val="0"/>
                  <w:divBdr>
                    <w:top w:val="none" w:sz="0" w:space="0" w:color="auto"/>
                    <w:left w:val="none" w:sz="0" w:space="0" w:color="auto"/>
                    <w:bottom w:val="none" w:sz="0" w:space="0" w:color="auto"/>
                    <w:right w:val="none" w:sz="0" w:space="0" w:color="auto"/>
                  </w:divBdr>
                  <w:divsChild>
                    <w:div w:id="432239118">
                      <w:marLeft w:val="0"/>
                      <w:marRight w:val="0"/>
                      <w:marTop w:val="0"/>
                      <w:marBottom w:val="0"/>
                      <w:divBdr>
                        <w:top w:val="none" w:sz="0" w:space="0" w:color="auto"/>
                        <w:left w:val="none" w:sz="0" w:space="0" w:color="auto"/>
                        <w:bottom w:val="none" w:sz="0" w:space="0" w:color="auto"/>
                        <w:right w:val="none" w:sz="0" w:space="0" w:color="auto"/>
                      </w:divBdr>
                    </w:div>
                  </w:divsChild>
                </w:div>
                <w:div w:id="1925920865">
                  <w:marLeft w:val="0"/>
                  <w:marRight w:val="0"/>
                  <w:marTop w:val="0"/>
                  <w:marBottom w:val="0"/>
                  <w:divBdr>
                    <w:top w:val="none" w:sz="0" w:space="0" w:color="auto"/>
                    <w:left w:val="none" w:sz="0" w:space="0" w:color="auto"/>
                    <w:bottom w:val="none" w:sz="0" w:space="0" w:color="auto"/>
                    <w:right w:val="none" w:sz="0" w:space="0" w:color="auto"/>
                  </w:divBdr>
                  <w:divsChild>
                    <w:div w:id="1440023585">
                      <w:marLeft w:val="0"/>
                      <w:marRight w:val="0"/>
                      <w:marTop w:val="0"/>
                      <w:marBottom w:val="0"/>
                      <w:divBdr>
                        <w:top w:val="none" w:sz="0" w:space="0" w:color="auto"/>
                        <w:left w:val="none" w:sz="0" w:space="0" w:color="auto"/>
                        <w:bottom w:val="none" w:sz="0" w:space="0" w:color="auto"/>
                        <w:right w:val="none" w:sz="0" w:space="0" w:color="auto"/>
                      </w:divBdr>
                    </w:div>
                  </w:divsChild>
                </w:div>
                <w:div w:id="1990017981">
                  <w:marLeft w:val="0"/>
                  <w:marRight w:val="0"/>
                  <w:marTop w:val="0"/>
                  <w:marBottom w:val="0"/>
                  <w:divBdr>
                    <w:top w:val="none" w:sz="0" w:space="0" w:color="auto"/>
                    <w:left w:val="none" w:sz="0" w:space="0" w:color="auto"/>
                    <w:bottom w:val="none" w:sz="0" w:space="0" w:color="auto"/>
                    <w:right w:val="none" w:sz="0" w:space="0" w:color="auto"/>
                  </w:divBdr>
                  <w:divsChild>
                    <w:div w:id="80761401">
                      <w:marLeft w:val="0"/>
                      <w:marRight w:val="0"/>
                      <w:marTop w:val="0"/>
                      <w:marBottom w:val="0"/>
                      <w:divBdr>
                        <w:top w:val="none" w:sz="0" w:space="0" w:color="auto"/>
                        <w:left w:val="none" w:sz="0" w:space="0" w:color="auto"/>
                        <w:bottom w:val="none" w:sz="0" w:space="0" w:color="auto"/>
                        <w:right w:val="none" w:sz="0" w:space="0" w:color="auto"/>
                      </w:divBdr>
                    </w:div>
                  </w:divsChild>
                </w:div>
                <w:div w:id="286012864">
                  <w:marLeft w:val="0"/>
                  <w:marRight w:val="0"/>
                  <w:marTop w:val="0"/>
                  <w:marBottom w:val="0"/>
                  <w:divBdr>
                    <w:top w:val="none" w:sz="0" w:space="0" w:color="auto"/>
                    <w:left w:val="none" w:sz="0" w:space="0" w:color="auto"/>
                    <w:bottom w:val="none" w:sz="0" w:space="0" w:color="auto"/>
                    <w:right w:val="none" w:sz="0" w:space="0" w:color="auto"/>
                  </w:divBdr>
                  <w:divsChild>
                    <w:div w:id="1118840702">
                      <w:marLeft w:val="0"/>
                      <w:marRight w:val="0"/>
                      <w:marTop w:val="0"/>
                      <w:marBottom w:val="0"/>
                      <w:divBdr>
                        <w:top w:val="none" w:sz="0" w:space="0" w:color="auto"/>
                        <w:left w:val="none" w:sz="0" w:space="0" w:color="auto"/>
                        <w:bottom w:val="none" w:sz="0" w:space="0" w:color="auto"/>
                        <w:right w:val="none" w:sz="0" w:space="0" w:color="auto"/>
                      </w:divBdr>
                    </w:div>
                  </w:divsChild>
                </w:div>
                <w:div w:id="1920167737">
                  <w:marLeft w:val="0"/>
                  <w:marRight w:val="0"/>
                  <w:marTop w:val="0"/>
                  <w:marBottom w:val="0"/>
                  <w:divBdr>
                    <w:top w:val="none" w:sz="0" w:space="0" w:color="auto"/>
                    <w:left w:val="none" w:sz="0" w:space="0" w:color="auto"/>
                    <w:bottom w:val="none" w:sz="0" w:space="0" w:color="auto"/>
                    <w:right w:val="none" w:sz="0" w:space="0" w:color="auto"/>
                  </w:divBdr>
                  <w:divsChild>
                    <w:div w:id="658189264">
                      <w:marLeft w:val="0"/>
                      <w:marRight w:val="0"/>
                      <w:marTop w:val="0"/>
                      <w:marBottom w:val="0"/>
                      <w:divBdr>
                        <w:top w:val="none" w:sz="0" w:space="0" w:color="auto"/>
                        <w:left w:val="none" w:sz="0" w:space="0" w:color="auto"/>
                        <w:bottom w:val="none" w:sz="0" w:space="0" w:color="auto"/>
                        <w:right w:val="none" w:sz="0" w:space="0" w:color="auto"/>
                      </w:divBdr>
                    </w:div>
                  </w:divsChild>
                </w:div>
                <w:div w:id="1899200015">
                  <w:marLeft w:val="0"/>
                  <w:marRight w:val="0"/>
                  <w:marTop w:val="0"/>
                  <w:marBottom w:val="0"/>
                  <w:divBdr>
                    <w:top w:val="none" w:sz="0" w:space="0" w:color="auto"/>
                    <w:left w:val="none" w:sz="0" w:space="0" w:color="auto"/>
                    <w:bottom w:val="none" w:sz="0" w:space="0" w:color="auto"/>
                    <w:right w:val="none" w:sz="0" w:space="0" w:color="auto"/>
                  </w:divBdr>
                  <w:divsChild>
                    <w:div w:id="2125613594">
                      <w:marLeft w:val="0"/>
                      <w:marRight w:val="0"/>
                      <w:marTop w:val="0"/>
                      <w:marBottom w:val="0"/>
                      <w:divBdr>
                        <w:top w:val="none" w:sz="0" w:space="0" w:color="auto"/>
                        <w:left w:val="none" w:sz="0" w:space="0" w:color="auto"/>
                        <w:bottom w:val="none" w:sz="0" w:space="0" w:color="auto"/>
                        <w:right w:val="none" w:sz="0" w:space="0" w:color="auto"/>
                      </w:divBdr>
                    </w:div>
                  </w:divsChild>
                </w:div>
                <w:div w:id="89549116">
                  <w:marLeft w:val="0"/>
                  <w:marRight w:val="0"/>
                  <w:marTop w:val="0"/>
                  <w:marBottom w:val="0"/>
                  <w:divBdr>
                    <w:top w:val="none" w:sz="0" w:space="0" w:color="auto"/>
                    <w:left w:val="none" w:sz="0" w:space="0" w:color="auto"/>
                    <w:bottom w:val="none" w:sz="0" w:space="0" w:color="auto"/>
                    <w:right w:val="none" w:sz="0" w:space="0" w:color="auto"/>
                  </w:divBdr>
                  <w:divsChild>
                    <w:div w:id="1021662744">
                      <w:marLeft w:val="0"/>
                      <w:marRight w:val="0"/>
                      <w:marTop w:val="0"/>
                      <w:marBottom w:val="0"/>
                      <w:divBdr>
                        <w:top w:val="none" w:sz="0" w:space="0" w:color="auto"/>
                        <w:left w:val="none" w:sz="0" w:space="0" w:color="auto"/>
                        <w:bottom w:val="none" w:sz="0" w:space="0" w:color="auto"/>
                        <w:right w:val="none" w:sz="0" w:space="0" w:color="auto"/>
                      </w:divBdr>
                    </w:div>
                  </w:divsChild>
                </w:div>
                <w:div w:id="1620798967">
                  <w:marLeft w:val="0"/>
                  <w:marRight w:val="0"/>
                  <w:marTop w:val="0"/>
                  <w:marBottom w:val="0"/>
                  <w:divBdr>
                    <w:top w:val="none" w:sz="0" w:space="0" w:color="auto"/>
                    <w:left w:val="none" w:sz="0" w:space="0" w:color="auto"/>
                    <w:bottom w:val="none" w:sz="0" w:space="0" w:color="auto"/>
                    <w:right w:val="none" w:sz="0" w:space="0" w:color="auto"/>
                  </w:divBdr>
                  <w:divsChild>
                    <w:div w:id="1398089636">
                      <w:marLeft w:val="0"/>
                      <w:marRight w:val="0"/>
                      <w:marTop w:val="0"/>
                      <w:marBottom w:val="0"/>
                      <w:divBdr>
                        <w:top w:val="none" w:sz="0" w:space="0" w:color="auto"/>
                        <w:left w:val="none" w:sz="0" w:space="0" w:color="auto"/>
                        <w:bottom w:val="none" w:sz="0" w:space="0" w:color="auto"/>
                        <w:right w:val="none" w:sz="0" w:space="0" w:color="auto"/>
                      </w:divBdr>
                    </w:div>
                  </w:divsChild>
                </w:div>
                <w:div w:id="893585965">
                  <w:marLeft w:val="0"/>
                  <w:marRight w:val="0"/>
                  <w:marTop w:val="0"/>
                  <w:marBottom w:val="0"/>
                  <w:divBdr>
                    <w:top w:val="none" w:sz="0" w:space="0" w:color="auto"/>
                    <w:left w:val="none" w:sz="0" w:space="0" w:color="auto"/>
                    <w:bottom w:val="none" w:sz="0" w:space="0" w:color="auto"/>
                    <w:right w:val="none" w:sz="0" w:space="0" w:color="auto"/>
                  </w:divBdr>
                  <w:divsChild>
                    <w:div w:id="1298418081">
                      <w:marLeft w:val="0"/>
                      <w:marRight w:val="0"/>
                      <w:marTop w:val="0"/>
                      <w:marBottom w:val="0"/>
                      <w:divBdr>
                        <w:top w:val="none" w:sz="0" w:space="0" w:color="auto"/>
                        <w:left w:val="none" w:sz="0" w:space="0" w:color="auto"/>
                        <w:bottom w:val="none" w:sz="0" w:space="0" w:color="auto"/>
                        <w:right w:val="none" w:sz="0" w:space="0" w:color="auto"/>
                      </w:divBdr>
                    </w:div>
                  </w:divsChild>
                </w:div>
                <w:div w:id="1057777812">
                  <w:marLeft w:val="0"/>
                  <w:marRight w:val="0"/>
                  <w:marTop w:val="0"/>
                  <w:marBottom w:val="0"/>
                  <w:divBdr>
                    <w:top w:val="none" w:sz="0" w:space="0" w:color="auto"/>
                    <w:left w:val="none" w:sz="0" w:space="0" w:color="auto"/>
                    <w:bottom w:val="none" w:sz="0" w:space="0" w:color="auto"/>
                    <w:right w:val="none" w:sz="0" w:space="0" w:color="auto"/>
                  </w:divBdr>
                  <w:divsChild>
                    <w:div w:id="1797600635">
                      <w:marLeft w:val="0"/>
                      <w:marRight w:val="0"/>
                      <w:marTop w:val="0"/>
                      <w:marBottom w:val="0"/>
                      <w:divBdr>
                        <w:top w:val="none" w:sz="0" w:space="0" w:color="auto"/>
                        <w:left w:val="none" w:sz="0" w:space="0" w:color="auto"/>
                        <w:bottom w:val="none" w:sz="0" w:space="0" w:color="auto"/>
                        <w:right w:val="none" w:sz="0" w:space="0" w:color="auto"/>
                      </w:divBdr>
                    </w:div>
                  </w:divsChild>
                </w:div>
                <w:div w:id="1114401336">
                  <w:marLeft w:val="0"/>
                  <w:marRight w:val="0"/>
                  <w:marTop w:val="0"/>
                  <w:marBottom w:val="0"/>
                  <w:divBdr>
                    <w:top w:val="none" w:sz="0" w:space="0" w:color="auto"/>
                    <w:left w:val="none" w:sz="0" w:space="0" w:color="auto"/>
                    <w:bottom w:val="none" w:sz="0" w:space="0" w:color="auto"/>
                    <w:right w:val="none" w:sz="0" w:space="0" w:color="auto"/>
                  </w:divBdr>
                  <w:divsChild>
                    <w:div w:id="561137037">
                      <w:marLeft w:val="0"/>
                      <w:marRight w:val="0"/>
                      <w:marTop w:val="0"/>
                      <w:marBottom w:val="0"/>
                      <w:divBdr>
                        <w:top w:val="none" w:sz="0" w:space="0" w:color="auto"/>
                        <w:left w:val="none" w:sz="0" w:space="0" w:color="auto"/>
                        <w:bottom w:val="none" w:sz="0" w:space="0" w:color="auto"/>
                        <w:right w:val="none" w:sz="0" w:space="0" w:color="auto"/>
                      </w:divBdr>
                    </w:div>
                  </w:divsChild>
                </w:div>
                <w:div w:id="312488248">
                  <w:marLeft w:val="0"/>
                  <w:marRight w:val="0"/>
                  <w:marTop w:val="0"/>
                  <w:marBottom w:val="0"/>
                  <w:divBdr>
                    <w:top w:val="none" w:sz="0" w:space="0" w:color="auto"/>
                    <w:left w:val="none" w:sz="0" w:space="0" w:color="auto"/>
                    <w:bottom w:val="none" w:sz="0" w:space="0" w:color="auto"/>
                    <w:right w:val="none" w:sz="0" w:space="0" w:color="auto"/>
                  </w:divBdr>
                  <w:divsChild>
                    <w:div w:id="165748752">
                      <w:marLeft w:val="0"/>
                      <w:marRight w:val="0"/>
                      <w:marTop w:val="0"/>
                      <w:marBottom w:val="0"/>
                      <w:divBdr>
                        <w:top w:val="none" w:sz="0" w:space="0" w:color="auto"/>
                        <w:left w:val="none" w:sz="0" w:space="0" w:color="auto"/>
                        <w:bottom w:val="none" w:sz="0" w:space="0" w:color="auto"/>
                        <w:right w:val="none" w:sz="0" w:space="0" w:color="auto"/>
                      </w:divBdr>
                    </w:div>
                  </w:divsChild>
                </w:div>
                <w:div w:id="1610820521">
                  <w:marLeft w:val="0"/>
                  <w:marRight w:val="0"/>
                  <w:marTop w:val="0"/>
                  <w:marBottom w:val="0"/>
                  <w:divBdr>
                    <w:top w:val="none" w:sz="0" w:space="0" w:color="auto"/>
                    <w:left w:val="none" w:sz="0" w:space="0" w:color="auto"/>
                    <w:bottom w:val="none" w:sz="0" w:space="0" w:color="auto"/>
                    <w:right w:val="none" w:sz="0" w:space="0" w:color="auto"/>
                  </w:divBdr>
                  <w:divsChild>
                    <w:div w:id="1316447208">
                      <w:marLeft w:val="0"/>
                      <w:marRight w:val="0"/>
                      <w:marTop w:val="0"/>
                      <w:marBottom w:val="0"/>
                      <w:divBdr>
                        <w:top w:val="none" w:sz="0" w:space="0" w:color="auto"/>
                        <w:left w:val="none" w:sz="0" w:space="0" w:color="auto"/>
                        <w:bottom w:val="none" w:sz="0" w:space="0" w:color="auto"/>
                        <w:right w:val="none" w:sz="0" w:space="0" w:color="auto"/>
                      </w:divBdr>
                    </w:div>
                  </w:divsChild>
                </w:div>
                <w:div w:id="1249343003">
                  <w:marLeft w:val="0"/>
                  <w:marRight w:val="0"/>
                  <w:marTop w:val="0"/>
                  <w:marBottom w:val="0"/>
                  <w:divBdr>
                    <w:top w:val="none" w:sz="0" w:space="0" w:color="auto"/>
                    <w:left w:val="none" w:sz="0" w:space="0" w:color="auto"/>
                    <w:bottom w:val="none" w:sz="0" w:space="0" w:color="auto"/>
                    <w:right w:val="none" w:sz="0" w:space="0" w:color="auto"/>
                  </w:divBdr>
                  <w:divsChild>
                    <w:div w:id="437064147">
                      <w:marLeft w:val="0"/>
                      <w:marRight w:val="0"/>
                      <w:marTop w:val="0"/>
                      <w:marBottom w:val="0"/>
                      <w:divBdr>
                        <w:top w:val="none" w:sz="0" w:space="0" w:color="auto"/>
                        <w:left w:val="none" w:sz="0" w:space="0" w:color="auto"/>
                        <w:bottom w:val="none" w:sz="0" w:space="0" w:color="auto"/>
                        <w:right w:val="none" w:sz="0" w:space="0" w:color="auto"/>
                      </w:divBdr>
                    </w:div>
                  </w:divsChild>
                </w:div>
                <w:div w:id="118575137">
                  <w:marLeft w:val="0"/>
                  <w:marRight w:val="0"/>
                  <w:marTop w:val="0"/>
                  <w:marBottom w:val="0"/>
                  <w:divBdr>
                    <w:top w:val="none" w:sz="0" w:space="0" w:color="auto"/>
                    <w:left w:val="none" w:sz="0" w:space="0" w:color="auto"/>
                    <w:bottom w:val="none" w:sz="0" w:space="0" w:color="auto"/>
                    <w:right w:val="none" w:sz="0" w:space="0" w:color="auto"/>
                  </w:divBdr>
                  <w:divsChild>
                    <w:div w:id="223879400">
                      <w:marLeft w:val="0"/>
                      <w:marRight w:val="0"/>
                      <w:marTop w:val="0"/>
                      <w:marBottom w:val="0"/>
                      <w:divBdr>
                        <w:top w:val="none" w:sz="0" w:space="0" w:color="auto"/>
                        <w:left w:val="none" w:sz="0" w:space="0" w:color="auto"/>
                        <w:bottom w:val="none" w:sz="0" w:space="0" w:color="auto"/>
                        <w:right w:val="none" w:sz="0" w:space="0" w:color="auto"/>
                      </w:divBdr>
                    </w:div>
                  </w:divsChild>
                </w:div>
                <w:div w:id="1742437613">
                  <w:marLeft w:val="0"/>
                  <w:marRight w:val="0"/>
                  <w:marTop w:val="0"/>
                  <w:marBottom w:val="0"/>
                  <w:divBdr>
                    <w:top w:val="none" w:sz="0" w:space="0" w:color="auto"/>
                    <w:left w:val="none" w:sz="0" w:space="0" w:color="auto"/>
                    <w:bottom w:val="none" w:sz="0" w:space="0" w:color="auto"/>
                    <w:right w:val="none" w:sz="0" w:space="0" w:color="auto"/>
                  </w:divBdr>
                  <w:divsChild>
                    <w:div w:id="275988764">
                      <w:marLeft w:val="0"/>
                      <w:marRight w:val="0"/>
                      <w:marTop w:val="0"/>
                      <w:marBottom w:val="0"/>
                      <w:divBdr>
                        <w:top w:val="none" w:sz="0" w:space="0" w:color="auto"/>
                        <w:left w:val="none" w:sz="0" w:space="0" w:color="auto"/>
                        <w:bottom w:val="none" w:sz="0" w:space="0" w:color="auto"/>
                        <w:right w:val="none" w:sz="0" w:space="0" w:color="auto"/>
                      </w:divBdr>
                    </w:div>
                  </w:divsChild>
                </w:div>
                <w:div w:id="1936286748">
                  <w:marLeft w:val="0"/>
                  <w:marRight w:val="0"/>
                  <w:marTop w:val="0"/>
                  <w:marBottom w:val="0"/>
                  <w:divBdr>
                    <w:top w:val="none" w:sz="0" w:space="0" w:color="auto"/>
                    <w:left w:val="none" w:sz="0" w:space="0" w:color="auto"/>
                    <w:bottom w:val="none" w:sz="0" w:space="0" w:color="auto"/>
                    <w:right w:val="none" w:sz="0" w:space="0" w:color="auto"/>
                  </w:divBdr>
                  <w:divsChild>
                    <w:div w:id="892546985">
                      <w:marLeft w:val="0"/>
                      <w:marRight w:val="0"/>
                      <w:marTop w:val="0"/>
                      <w:marBottom w:val="0"/>
                      <w:divBdr>
                        <w:top w:val="none" w:sz="0" w:space="0" w:color="auto"/>
                        <w:left w:val="none" w:sz="0" w:space="0" w:color="auto"/>
                        <w:bottom w:val="none" w:sz="0" w:space="0" w:color="auto"/>
                        <w:right w:val="none" w:sz="0" w:space="0" w:color="auto"/>
                      </w:divBdr>
                    </w:div>
                  </w:divsChild>
                </w:div>
                <w:div w:id="987171681">
                  <w:marLeft w:val="0"/>
                  <w:marRight w:val="0"/>
                  <w:marTop w:val="0"/>
                  <w:marBottom w:val="0"/>
                  <w:divBdr>
                    <w:top w:val="none" w:sz="0" w:space="0" w:color="auto"/>
                    <w:left w:val="none" w:sz="0" w:space="0" w:color="auto"/>
                    <w:bottom w:val="none" w:sz="0" w:space="0" w:color="auto"/>
                    <w:right w:val="none" w:sz="0" w:space="0" w:color="auto"/>
                  </w:divBdr>
                  <w:divsChild>
                    <w:div w:id="939332140">
                      <w:marLeft w:val="0"/>
                      <w:marRight w:val="0"/>
                      <w:marTop w:val="0"/>
                      <w:marBottom w:val="0"/>
                      <w:divBdr>
                        <w:top w:val="none" w:sz="0" w:space="0" w:color="auto"/>
                        <w:left w:val="none" w:sz="0" w:space="0" w:color="auto"/>
                        <w:bottom w:val="none" w:sz="0" w:space="0" w:color="auto"/>
                        <w:right w:val="none" w:sz="0" w:space="0" w:color="auto"/>
                      </w:divBdr>
                    </w:div>
                  </w:divsChild>
                </w:div>
                <w:div w:id="643775760">
                  <w:marLeft w:val="0"/>
                  <w:marRight w:val="0"/>
                  <w:marTop w:val="0"/>
                  <w:marBottom w:val="0"/>
                  <w:divBdr>
                    <w:top w:val="none" w:sz="0" w:space="0" w:color="auto"/>
                    <w:left w:val="none" w:sz="0" w:space="0" w:color="auto"/>
                    <w:bottom w:val="none" w:sz="0" w:space="0" w:color="auto"/>
                    <w:right w:val="none" w:sz="0" w:space="0" w:color="auto"/>
                  </w:divBdr>
                  <w:divsChild>
                    <w:div w:id="529339408">
                      <w:marLeft w:val="0"/>
                      <w:marRight w:val="0"/>
                      <w:marTop w:val="0"/>
                      <w:marBottom w:val="0"/>
                      <w:divBdr>
                        <w:top w:val="none" w:sz="0" w:space="0" w:color="auto"/>
                        <w:left w:val="none" w:sz="0" w:space="0" w:color="auto"/>
                        <w:bottom w:val="none" w:sz="0" w:space="0" w:color="auto"/>
                        <w:right w:val="none" w:sz="0" w:space="0" w:color="auto"/>
                      </w:divBdr>
                    </w:div>
                  </w:divsChild>
                </w:div>
                <w:div w:id="233928622">
                  <w:marLeft w:val="0"/>
                  <w:marRight w:val="0"/>
                  <w:marTop w:val="0"/>
                  <w:marBottom w:val="0"/>
                  <w:divBdr>
                    <w:top w:val="none" w:sz="0" w:space="0" w:color="auto"/>
                    <w:left w:val="none" w:sz="0" w:space="0" w:color="auto"/>
                    <w:bottom w:val="none" w:sz="0" w:space="0" w:color="auto"/>
                    <w:right w:val="none" w:sz="0" w:space="0" w:color="auto"/>
                  </w:divBdr>
                  <w:divsChild>
                    <w:div w:id="814953212">
                      <w:marLeft w:val="0"/>
                      <w:marRight w:val="0"/>
                      <w:marTop w:val="0"/>
                      <w:marBottom w:val="0"/>
                      <w:divBdr>
                        <w:top w:val="none" w:sz="0" w:space="0" w:color="auto"/>
                        <w:left w:val="none" w:sz="0" w:space="0" w:color="auto"/>
                        <w:bottom w:val="none" w:sz="0" w:space="0" w:color="auto"/>
                        <w:right w:val="none" w:sz="0" w:space="0" w:color="auto"/>
                      </w:divBdr>
                    </w:div>
                  </w:divsChild>
                </w:div>
                <w:div w:id="1347707995">
                  <w:marLeft w:val="0"/>
                  <w:marRight w:val="0"/>
                  <w:marTop w:val="0"/>
                  <w:marBottom w:val="0"/>
                  <w:divBdr>
                    <w:top w:val="none" w:sz="0" w:space="0" w:color="auto"/>
                    <w:left w:val="none" w:sz="0" w:space="0" w:color="auto"/>
                    <w:bottom w:val="none" w:sz="0" w:space="0" w:color="auto"/>
                    <w:right w:val="none" w:sz="0" w:space="0" w:color="auto"/>
                  </w:divBdr>
                  <w:divsChild>
                    <w:div w:id="1880390530">
                      <w:marLeft w:val="0"/>
                      <w:marRight w:val="0"/>
                      <w:marTop w:val="0"/>
                      <w:marBottom w:val="0"/>
                      <w:divBdr>
                        <w:top w:val="none" w:sz="0" w:space="0" w:color="auto"/>
                        <w:left w:val="none" w:sz="0" w:space="0" w:color="auto"/>
                        <w:bottom w:val="none" w:sz="0" w:space="0" w:color="auto"/>
                        <w:right w:val="none" w:sz="0" w:space="0" w:color="auto"/>
                      </w:divBdr>
                    </w:div>
                  </w:divsChild>
                </w:div>
                <w:div w:id="759063801">
                  <w:marLeft w:val="0"/>
                  <w:marRight w:val="0"/>
                  <w:marTop w:val="0"/>
                  <w:marBottom w:val="0"/>
                  <w:divBdr>
                    <w:top w:val="none" w:sz="0" w:space="0" w:color="auto"/>
                    <w:left w:val="none" w:sz="0" w:space="0" w:color="auto"/>
                    <w:bottom w:val="none" w:sz="0" w:space="0" w:color="auto"/>
                    <w:right w:val="none" w:sz="0" w:space="0" w:color="auto"/>
                  </w:divBdr>
                  <w:divsChild>
                    <w:div w:id="276328237">
                      <w:marLeft w:val="0"/>
                      <w:marRight w:val="0"/>
                      <w:marTop w:val="0"/>
                      <w:marBottom w:val="0"/>
                      <w:divBdr>
                        <w:top w:val="none" w:sz="0" w:space="0" w:color="auto"/>
                        <w:left w:val="none" w:sz="0" w:space="0" w:color="auto"/>
                        <w:bottom w:val="none" w:sz="0" w:space="0" w:color="auto"/>
                        <w:right w:val="none" w:sz="0" w:space="0" w:color="auto"/>
                      </w:divBdr>
                    </w:div>
                  </w:divsChild>
                </w:div>
                <w:div w:id="672873524">
                  <w:marLeft w:val="0"/>
                  <w:marRight w:val="0"/>
                  <w:marTop w:val="0"/>
                  <w:marBottom w:val="0"/>
                  <w:divBdr>
                    <w:top w:val="none" w:sz="0" w:space="0" w:color="auto"/>
                    <w:left w:val="none" w:sz="0" w:space="0" w:color="auto"/>
                    <w:bottom w:val="none" w:sz="0" w:space="0" w:color="auto"/>
                    <w:right w:val="none" w:sz="0" w:space="0" w:color="auto"/>
                  </w:divBdr>
                  <w:divsChild>
                    <w:div w:id="1513226261">
                      <w:marLeft w:val="0"/>
                      <w:marRight w:val="0"/>
                      <w:marTop w:val="0"/>
                      <w:marBottom w:val="0"/>
                      <w:divBdr>
                        <w:top w:val="none" w:sz="0" w:space="0" w:color="auto"/>
                        <w:left w:val="none" w:sz="0" w:space="0" w:color="auto"/>
                        <w:bottom w:val="none" w:sz="0" w:space="0" w:color="auto"/>
                        <w:right w:val="none" w:sz="0" w:space="0" w:color="auto"/>
                      </w:divBdr>
                    </w:div>
                  </w:divsChild>
                </w:div>
                <w:div w:id="1040282513">
                  <w:marLeft w:val="0"/>
                  <w:marRight w:val="0"/>
                  <w:marTop w:val="0"/>
                  <w:marBottom w:val="0"/>
                  <w:divBdr>
                    <w:top w:val="none" w:sz="0" w:space="0" w:color="auto"/>
                    <w:left w:val="none" w:sz="0" w:space="0" w:color="auto"/>
                    <w:bottom w:val="none" w:sz="0" w:space="0" w:color="auto"/>
                    <w:right w:val="none" w:sz="0" w:space="0" w:color="auto"/>
                  </w:divBdr>
                  <w:divsChild>
                    <w:div w:id="917708140">
                      <w:marLeft w:val="0"/>
                      <w:marRight w:val="0"/>
                      <w:marTop w:val="0"/>
                      <w:marBottom w:val="0"/>
                      <w:divBdr>
                        <w:top w:val="none" w:sz="0" w:space="0" w:color="auto"/>
                        <w:left w:val="none" w:sz="0" w:space="0" w:color="auto"/>
                        <w:bottom w:val="none" w:sz="0" w:space="0" w:color="auto"/>
                        <w:right w:val="none" w:sz="0" w:space="0" w:color="auto"/>
                      </w:divBdr>
                    </w:div>
                  </w:divsChild>
                </w:div>
                <w:div w:id="802846372">
                  <w:marLeft w:val="0"/>
                  <w:marRight w:val="0"/>
                  <w:marTop w:val="0"/>
                  <w:marBottom w:val="0"/>
                  <w:divBdr>
                    <w:top w:val="none" w:sz="0" w:space="0" w:color="auto"/>
                    <w:left w:val="none" w:sz="0" w:space="0" w:color="auto"/>
                    <w:bottom w:val="none" w:sz="0" w:space="0" w:color="auto"/>
                    <w:right w:val="none" w:sz="0" w:space="0" w:color="auto"/>
                  </w:divBdr>
                  <w:divsChild>
                    <w:div w:id="786892481">
                      <w:marLeft w:val="0"/>
                      <w:marRight w:val="0"/>
                      <w:marTop w:val="0"/>
                      <w:marBottom w:val="0"/>
                      <w:divBdr>
                        <w:top w:val="none" w:sz="0" w:space="0" w:color="auto"/>
                        <w:left w:val="none" w:sz="0" w:space="0" w:color="auto"/>
                        <w:bottom w:val="none" w:sz="0" w:space="0" w:color="auto"/>
                        <w:right w:val="none" w:sz="0" w:space="0" w:color="auto"/>
                      </w:divBdr>
                    </w:div>
                  </w:divsChild>
                </w:div>
                <w:div w:id="792944500">
                  <w:marLeft w:val="0"/>
                  <w:marRight w:val="0"/>
                  <w:marTop w:val="0"/>
                  <w:marBottom w:val="0"/>
                  <w:divBdr>
                    <w:top w:val="none" w:sz="0" w:space="0" w:color="auto"/>
                    <w:left w:val="none" w:sz="0" w:space="0" w:color="auto"/>
                    <w:bottom w:val="none" w:sz="0" w:space="0" w:color="auto"/>
                    <w:right w:val="none" w:sz="0" w:space="0" w:color="auto"/>
                  </w:divBdr>
                  <w:divsChild>
                    <w:div w:id="706754772">
                      <w:marLeft w:val="0"/>
                      <w:marRight w:val="0"/>
                      <w:marTop w:val="0"/>
                      <w:marBottom w:val="0"/>
                      <w:divBdr>
                        <w:top w:val="none" w:sz="0" w:space="0" w:color="auto"/>
                        <w:left w:val="none" w:sz="0" w:space="0" w:color="auto"/>
                        <w:bottom w:val="none" w:sz="0" w:space="0" w:color="auto"/>
                        <w:right w:val="none" w:sz="0" w:space="0" w:color="auto"/>
                      </w:divBdr>
                    </w:div>
                  </w:divsChild>
                </w:div>
                <w:div w:id="2088112411">
                  <w:marLeft w:val="0"/>
                  <w:marRight w:val="0"/>
                  <w:marTop w:val="0"/>
                  <w:marBottom w:val="0"/>
                  <w:divBdr>
                    <w:top w:val="none" w:sz="0" w:space="0" w:color="auto"/>
                    <w:left w:val="none" w:sz="0" w:space="0" w:color="auto"/>
                    <w:bottom w:val="none" w:sz="0" w:space="0" w:color="auto"/>
                    <w:right w:val="none" w:sz="0" w:space="0" w:color="auto"/>
                  </w:divBdr>
                  <w:divsChild>
                    <w:div w:id="2069454544">
                      <w:marLeft w:val="0"/>
                      <w:marRight w:val="0"/>
                      <w:marTop w:val="0"/>
                      <w:marBottom w:val="0"/>
                      <w:divBdr>
                        <w:top w:val="none" w:sz="0" w:space="0" w:color="auto"/>
                        <w:left w:val="none" w:sz="0" w:space="0" w:color="auto"/>
                        <w:bottom w:val="none" w:sz="0" w:space="0" w:color="auto"/>
                        <w:right w:val="none" w:sz="0" w:space="0" w:color="auto"/>
                      </w:divBdr>
                    </w:div>
                  </w:divsChild>
                </w:div>
                <w:div w:id="57410894">
                  <w:marLeft w:val="0"/>
                  <w:marRight w:val="0"/>
                  <w:marTop w:val="0"/>
                  <w:marBottom w:val="0"/>
                  <w:divBdr>
                    <w:top w:val="none" w:sz="0" w:space="0" w:color="auto"/>
                    <w:left w:val="none" w:sz="0" w:space="0" w:color="auto"/>
                    <w:bottom w:val="none" w:sz="0" w:space="0" w:color="auto"/>
                    <w:right w:val="none" w:sz="0" w:space="0" w:color="auto"/>
                  </w:divBdr>
                  <w:divsChild>
                    <w:div w:id="1141113399">
                      <w:marLeft w:val="0"/>
                      <w:marRight w:val="0"/>
                      <w:marTop w:val="0"/>
                      <w:marBottom w:val="0"/>
                      <w:divBdr>
                        <w:top w:val="none" w:sz="0" w:space="0" w:color="auto"/>
                        <w:left w:val="none" w:sz="0" w:space="0" w:color="auto"/>
                        <w:bottom w:val="none" w:sz="0" w:space="0" w:color="auto"/>
                        <w:right w:val="none" w:sz="0" w:space="0" w:color="auto"/>
                      </w:divBdr>
                    </w:div>
                  </w:divsChild>
                </w:div>
                <w:div w:id="1926038476">
                  <w:marLeft w:val="0"/>
                  <w:marRight w:val="0"/>
                  <w:marTop w:val="0"/>
                  <w:marBottom w:val="0"/>
                  <w:divBdr>
                    <w:top w:val="none" w:sz="0" w:space="0" w:color="auto"/>
                    <w:left w:val="none" w:sz="0" w:space="0" w:color="auto"/>
                    <w:bottom w:val="none" w:sz="0" w:space="0" w:color="auto"/>
                    <w:right w:val="none" w:sz="0" w:space="0" w:color="auto"/>
                  </w:divBdr>
                  <w:divsChild>
                    <w:div w:id="38435154">
                      <w:marLeft w:val="0"/>
                      <w:marRight w:val="0"/>
                      <w:marTop w:val="0"/>
                      <w:marBottom w:val="0"/>
                      <w:divBdr>
                        <w:top w:val="none" w:sz="0" w:space="0" w:color="auto"/>
                        <w:left w:val="none" w:sz="0" w:space="0" w:color="auto"/>
                        <w:bottom w:val="none" w:sz="0" w:space="0" w:color="auto"/>
                        <w:right w:val="none" w:sz="0" w:space="0" w:color="auto"/>
                      </w:divBdr>
                    </w:div>
                  </w:divsChild>
                </w:div>
                <w:div w:id="233442869">
                  <w:marLeft w:val="0"/>
                  <w:marRight w:val="0"/>
                  <w:marTop w:val="0"/>
                  <w:marBottom w:val="0"/>
                  <w:divBdr>
                    <w:top w:val="none" w:sz="0" w:space="0" w:color="auto"/>
                    <w:left w:val="none" w:sz="0" w:space="0" w:color="auto"/>
                    <w:bottom w:val="none" w:sz="0" w:space="0" w:color="auto"/>
                    <w:right w:val="none" w:sz="0" w:space="0" w:color="auto"/>
                  </w:divBdr>
                  <w:divsChild>
                    <w:div w:id="868178977">
                      <w:marLeft w:val="0"/>
                      <w:marRight w:val="0"/>
                      <w:marTop w:val="0"/>
                      <w:marBottom w:val="0"/>
                      <w:divBdr>
                        <w:top w:val="none" w:sz="0" w:space="0" w:color="auto"/>
                        <w:left w:val="none" w:sz="0" w:space="0" w:color="auto"/>
                        <w:bottom w:val="none" w:sz="0" w:space="0" w:color="auto"/>
                        <w:right w:val="none" w:sz="0" w:space="0" w:color="auto"/>
                      </w:divBdr>
                    </w:div>
                  </w:divsChild>
                </w:div>
                <w:div w:id="1335524923">
                  <w:marLeft w:val="0"/>
                  <w:marRight w:val="0"/>
                  <w:marTop w:val="0"/>
                  <w:marBottom w:val="0"/>
                  <w:divBdr>
                    <w:top w:val="none" w:sz="0" w:space="0" w:color="auto"/>
                    <w:left w:val="none" w:sz="0" w:space="0" w:color="auto"/>
                    <w:bottom w:val="none" w:sz="0" w:space="0" w:color="auto"/>
                    <w:right w:val="none" w:sz="0" w:space="0" w:color="auto"/>
                  </w:divBdr>
                  <w:divsChild>
                    <w:div w:id="120340703">
                      <w:marLeft w:val="0"/>
                      <w:marRight w:val="0"/>
                      <w:marTop w:val="0"/>
                      <w:marBottom w:val="0"/>
                      <w:divBdr>
                        <w:top w:val="none" w:sz="0" w:space="0" w:color="auto"/>
                        <w:left w:val="none" w:sz="0" w:space="0" w:color="auto"/>
                        <w:bottom w:val="none" w:sz="0" w:space="0" w:color="auto"/>
                        <w:right w:val="none" w:sz="0" w:space="0" w:color="auto"/>
                      </w:divBdr>
                    </w:div>
                  </w:divsChild>
                </w:div>
                <w:div w:id="1593002988">
                  <w:marLeft w:val="0"/>
                  <w:marRight w:val="0"/>
                  <w:marTop w:val="0"/>
                  <w:marBottom w:val="0"/>
                  <w:divBdr>
                    <w:top w:val="none" w:sz="0" w:space="0" w:color="auto"/>
                    <w:left w:val="none" w:sz="0" w:space="0" w:color="auto"/>
                    <w:bottom w:val="none" w:sz="0" w:space="0" w:color="auto"/>
                    <w:right w:val="none" w:sz="0" w:space="0" w:color="auto"/>
                  </w:divBdr>
                  <w:divsChild>
                    <w:div w:id="1084034395">
                      <w:marLeft w:val="0"/>
                      <w:marRight w:val="0"/>
                      <w:marTop w:val="0"/>
                      <w:marBottom w:val="0"/>
                      <w:divBdr>
                        <w:top w:val="none" w:sz="0" w:space="0" w:color="auto"/>
                        <w:left w:val="none" w:sz="0" w:space="0" w:color="auto"/>
                        <w:bottom w:val="none" w:sz="0" w:space="0" w:color="auto"/>
                        <w:right w:val="none" w:sz="0" w:space="0" w:color="auto"/>
                      </w:divBdr>
                    </w:div>
                  </w:divsChild>
                </w:div>
                <w:div w:id="1590239150">
                  <w:marLeft w:val="0"/>
                  <w:marRight w:val="0"/>
                  <w:marTop w:val="0"/>
                  <w:marBottom w:val="0"/>
                  <w:divBdr>
                    <w:top w:val="none" w:sz="0" w:space="0" w:color="auto"/>
                    <w:left w:val="none" w:sz="0" w:space="0" w:color="auto"/>
                    <w:bottom w:val="none" w:sz="0" w:space="0" w:color="auto"/>
                    <w:right w:val="none" w:sz="0" w:space="0" w:color="auto"/>
                  </w:divBdr>
                  <w:divsChild>
                    <w:div w:id="969701357">
                      <w:marLeft w:val="0"/>
                      <w:marRight w:val="0"/>
                      <w:marTop w:val="0"/>
                      <w:marBottom w:val="0"/>
                      <w:divBdr>
                        <w:top w:val="none" w:sz="0" w:space="0" w:color="auto"/>
                        <w:left w:val="none" w:sz="0" w:space="0" w:color="auto"/>
                        <w:bottom w:val="none" w:sz="0" w:space="0" w:color="auto"/>
                        <w:right w:val="none" w:sz="0" w:space="0" w:color="auto"/>
                      </w:divBdr>
                    </w:div>
                  </w:divsChild>
                </w:div>
                <w:div w:id="1006523038">
                  <w:marLeft w:val="0"/>
                  <w:marRight w:val="0"/>
                  <w:marTop w:val="0"/>
                  <w:marBottom w:val="0"/>
                  <w:divBdr>
                    <w:top w:val="none" w:sz="0" w:space="0" w:color="auto"/>
                    <w:left w:val="none" w:sz="0" w:space="0" w:color="auto"/>
                    <w:bottom w:val="none" w:sz="0" w:space="0" w:color="auto"/>
                    <w:right w:val="none" w:sz="0" w:space="0" w:color="auto"/>
                  </w:divBdr>
                  <w:divsChild>
                    <w:div w:id="1977487996">
                      <w:marLeft w:val="0"/>
                      <w:marRight w:val="0"/>
                      <w:marTop w:val="0"/>
                      <w:marBottom w:val="0"/>
                      <w:divBdr>
                        <w:top w:val="none" w:sz="0" w:space="0" w:color="auto"/>
                        <w:left w:val="none" w:sz="0" w:space="0" w:color="auto"/>
                        <w:bottom w:val="none" w:sz="0" w:space="0" w:color="auto"/>
                        <w:right w:val="none" w:sz="0" w:space="0" w:color="auto"/>
                      </w:divBdr>
                    </w:div>
                  </w:divsChild>
                </w:div>
                <w:div w:id="1292713637">
                  <w:marLeft w:val="0"/>
                  <w:marRight w:val="0"/>
                  <w:marTop w:val="0"/>
                  <w:marBottom w:val="0"/>
                  <w:divBdr>
                    <w:top w:val="none" w:sz="0" w:space="0" w:color="auto"/>
                    <w:left w:val="none" w:sz="0" w:space="0" w:color="auto"/>
                    <w:bottom w:val="none" w:sz="0" w:space="0" w:color="auto"/>
                    <w:right w:val="none" w:sz="0" w:space="0" w:color="auto"/>
                  </w:divBdr>
                  <w:divsChild>
                    <w:div w:id="452675678">
                      <w:marLeft w:val="0"/>
                      <w:marRight w:val="0"/>
                      <w:marTop w:val="0"/>
                      <w:marBottom w:val="0"/>
                      <w:divBdr>
                        <w:top w:val="none" w:sz="0" w:space="0" w:color="auto"/>
                        <w:left w:val="none" w:sz="0" w:space="0" w:color="auto"/>
                        <w:bottom w:val="none" w:sz="0" w:space="0" w:color="auto"/>
                        <w:right w:val="none" w:sz="0" w:space="0" w:color="auto"/>
                      </w:divBdr>
                    </w:div>
                  </w:divsChild>
                </w:div>
                <w:div w:id="964001662">
                  <w:marLeft w:val="0"/>
                  <w:marRight w:val="0"/>
                  <w:marTop w:val="0"/>
                  <w:marBottom w:val="0"/>
                  <w:divBdr>
                    <w:top w:val="none" w:sz="0" w:space="0" w:color="auto"/>
                    <w:left w:val="none" w:sz="0" w:space="0" w:color="auto"/>
                    <w:bottom w:val="none" w:sz="0" w:space="0" w:color="auto"/>
                    <w:right w:val="none" w:sz="0" w:space="0" w:color="auto"/>
                  </w:divBdr>
                  <w:divsChild>
                    <w:div w:id="1329989891">
                      <w:marLeft w:val="0"/>
                      <w:marRight w:val="0"/>
                      <w:marTop w:val="0"/>
                      <w:marBottom w:val="0"/>
                      <w:divBdr>
                        <w:top w:val="none" w:sz="0" w:space="0" w:color="auto"/>
                        <w:left w:val="none" w:sz="0" w:space="0" w:color="auto"/>
                        <w:bottom w:val="none" w:sz="0" w:space="0" w:color="auto"/>
                        <w:right w:val="none" w:sz="0" w:space="0" w:color="auto"/>
                      </w:divBdr>
                    </w:div>
                  </w:divsChild>
                </w:div>
                <w:div w:id="1194422043">
                  <w:marLeft w:val="0"/>
                  <w:marRight w:val="0"/>
                  <w:marTop w:val="0"/>
                  <w:marBottom w:val="0"/>
                  <w:divBdr>
                    <w:top w:val="none" w:sz="0" w:space="0" w:color="auto"/>
                    <w:left w:val="none" w:sz="0" w:space="0" w:color="auto"/>
                    <w:bottom w:val="none" w:sz="0" w:space="0" w:color="auto"/>
                    <w:right w:val="none" w:sz="0" w:space="0" w:color="auto"/>
                  </w:divBdr>
                  <w:divsChild>
                    <w:div w:id="875119773">
                      <w:marLeft w:val="0"/>
                      <w:marRight w:val="0"/>
                      <w:marTop w:val="0"/>
                      <w:marBottom w:val="0"/>
                      <w:divBdr>
                        <w:top w:val="none" w:sz="0" w:space="0" w:color="auto"/>
                        <w:left w:val="none" w:sz="0" w:space="0" w:color="auto"/>
                        <w:bottom w:val="none" w:sz="0" w:space="0" w:color="auto"/>
                        <w:right w:val="none" w:sz="0" w:space="0" w:color="auto"/>
                      </w:divBdr>
                    </w:div>
                  </w:divsChild>
                </w:div>
                <w:div w:id="700938033">
                  <w:marLeft w:val="0"/>
                  <w:marRight w:val="0"/>
                  <w:marTop w:val="0"/>
                  <w:marBottom w:val="0"/>
                  <w:divBdr>
                    <w:top w:val="none" w:sz="0" w:space="0" w:color="auto"/>
                    <w:left w:val="none" w:sz="0" w:space="0" w:color="auto"/>
                    <w:bottom w:val="none" w:sz="0" w:space="0" w:color="auto"/>
                    <w:right w:val="none" w:sz="0" w:space="0" w:color="auto"/>
                  </w:divBdr>
                  <w:divsChild>
                    <w:div w:id="374502990">
                      <w:marLeft w:val="0"/>
                      <w:marRight w:val="0"/>
                      <w:marTop w:val="0"/>
                      <w:marBottom w:val="0"/>
                      <w:divBdr>
                        <w:top w:val="none" w:sz="0" w:space="0" w:color="auto"/>
                        <w:left w:val="none" w:sz="0" w:space="0" w:color="auto"/>
                        <w:bottom w:val="none" w:sz="0" w:space="0" w:color="auto"/>
                        <w:right w:val="none" w:sz="0" w:space="0" w:color="auto"/>
                      </w:divBdr>
                    </w:div>
                  </w:divsChild>
                </w:div>
                <w:div w:id="1489664024">
                  <w:marLeft w:val="0"/>
                  <w:marRight w:val="0"/>
                  <w:marTop w:val="0"/>
                  <w:marBottom w:val="0"/>
                  <w:divBdr>
                    <w:top w:val="none" w:sz="0" w:space="0" w:color="auto"/>
                    <w:left w:val="none" w:sz="0" w:space="0" w:color="auto"/>
                    <w:bottom w:val="none" w:sz="0" w:space="0" w:color="auto"/>
                    <w:right w:val="none" w:sz="0" w:space="0" w:color="auto"/>
                  </w:divBdr>
                  <w:divsChild>
                    <w:div w:id="757096340">
                      <w:marLeft w:val="0"/>
                      <w:marRight w:val="0"/>
                      <w:marTop w:val="0"/>
                      <w:marBottom w:val="0"/>
                      <w:divBdr>
                        <w:top w:val="none" w:sz="0" w:space="0" w:color="auto"/>
                        <w:left w:val="none" w:sz="0" w:space="0" w:color="auto"/>
                        <w:bottom w:val="none" w:sz="0" w:space="0" w:color="auto"/>
                        <w:right w:val="none" w:sz="0" w:space="0" w:color="auto"/>
                      </w:divBdr>
                    </w:div>
                  </w:divsChild>
                </w:div>
                <w:div w:id="2121142647">
                  <w:marLeft w:val="0"/>
                  <w:marRight w:val="0"/>
                  <w:marTop w:val="0"/>
                  <w:marBottom w:val="0"/>
                  <w:divBdr>
                    <w:top w:val="none" w:sz="0" w:space="0" w:color="auto"/>
                    <w:left w:val="none" w:sz="0" w:space="0" w:color="auto"/>
                    <w:bottom w:val="none" w:sz="0" w:space="0" w:color="auto"/>
                    <w:right w:val="none" w:sz="0" w:space="0" w:color="auto"/>
                  </w:divBdr>
                  <w:divsChild>
                    <w:div w:id="1774983159">
                      <w:marLeft w:val="0"/>
                      <w:marRight w:val="0"/>
                      <w:marTop w:val="0"/>
                      <w:marBottom w:val="0"/>
                      <w:divBdr>
                        <w:top w:val="none" w:sz="0" w:space="0" w:color="auto"/>
                        <w:left w:val="none" w:sz="0" w:space="0" w:color="auto"/>
                        <w:bottom w:val="none" w:sz="0" w:space="0" w:color="auto"/>
                        <w:right w:val="none" w:sz="0" w:space="0" w:color="auto"/>
                      </w:divBdr>
                    </w:div>
                  </w:divsChild>
                </w:div>
                <w:div w:id="1280916227">
                  <w:marLeft w:val="0"/>
                  <w:marRight w:val="0"/>
                  <w:marTop w:val="0"/>
                  <w:marBottom w:val="0"/>
                  <w:divBdr>
                    <w:top w:val="none" w:sz="0" w:space="0" w:color="auto"/>
                    <w:left w:val="none" w:sz="0" w:space="0" w:color="auto"/>
                    <w:bottom w:val="none" w:sz="0" w:space="0" w:color="auto"/>
                    <w:right w:val="none" w:sz="0" w:space="0" w:color="auto"/>
                  </w:divBdr>
                  <w:divsChild>
                    <w:div w:id="133178192">
                      <w:marLeft w:val="0"/>
                      <w:marRight w:val="0"/>
                      <w:marTop w:val="0"/>
                      <w:marBottom w:val="0"/>
                      <w:divBdr>
                        <w:top w:val="none" w:sz="0" w:space="0" w:color="auto"/>
                        <w:left w:val="none" w:sz="0" w:space="0" w:color="auto"/>
                        <w:bottom w:val="none" w:sz="0" w:space="0" w:color="auto"/>
                        <w:right w:val="none" w:sz="0" w:space="0" w:color="auto"/>
                      </w:divBdr>
                    </w:div>
                  </w:divsChild>
                </w:div>
                <w:div w:id="521745863">
                  <w:marLeft w:val="0"/>
                  <w:marRight w:val="0"/>
                  <w:marTop w:val="0"/>
                  <w:marBottom w:val="0"/>
                  <w:divBdr>
                    <w:top w:val="none" w:sz="0" w:space="0" w:color="auto"/>
                    <w:left w:val="none" w:sz="0" w:space="0" w:color="auto"/>
                    <w:bottom w:val="none" w:sz="0" w:space="0" w:color="auto"/>
                    <w:right w:val="none" w:sz="0" w:space="0" w:color="auto"/>
                  </w:divBdr>
                  <w:divsChild>
                    <w:div w:id="2141068381">
                      <w:marLeft w:val="0"/>
                      <w:marRight w:val="0"/>
                      <w:marTop w:val="0"/>
                      <w:marBottom w:val="0"/>
                      <w:divBdr>
                        <w:top w:val="none" w:sz="0" w:space="0" w:color="auto"/>
                        <w:left w:val="none" w:sz="0" w:space="0" w:color="auto"/>
                        <w:bottom w:val="none" w:sz="0" w:space="0" w:color="auto"/>
                        <w:right w:val="none" w:sz="0" w:space="0" w:color="auto"/>
                      </w:divBdr>
                    </w:div>
                  </w:divsChild>
                </w:div>
                <w:div w:id="1175193963">
                  <w:marLeft w:val="0"/>
                  <w:marRight w:val="0"/>
                  <w:marTop w:val="0"/>
                  <w:marBottom w:val="0"/>
                  <w:divBdr>
                    <w:top w:val="none" w:sz="0" w:space="0" w:color="auto"/>
                    <w:left w:val="none" w:sz="0" w:space="0" w:color="auto"/>
                    <w:bottom w:val="none" w:sz="0" w:space="0" w:color="auto"/>
                    <w:right w:val="none" w:sz="0" w:space="0" w:color="auto"/>
                  </w:divBdr>
                  <w:divsChild>
                    <w:div w:id="1020475104">
                      <w:marLeft w:val="0"/>
                      <w:marRight w:val="0"/>
                      <w:marTop w:val="0"/>
                      <w:marBottom w:val="0"/>
                      <w:divBdr>
                        <w:top w:val="none" w:sz="0" w:space="0" w:color="auto"/>
                        <w:left w:val="none" w:sz="0" w:space="0" w:color="auto"/>
                        <w:bottom w:val="none" w:sz="0" w:space="0" w:color="auto"/>
                        <w:right w:val="none" w:sz="0" w:space="0" w:color="auto"/>
                      </w:divBdr>
                    </w:div>
                  </w:divsChild>
                </w:div>
                <w:div w:id="2099935115">
                  <w:marLeft w:val="0"/>
                  <w:marRight w:val="0"/>
                  <w:marTop w:val="0"/>
                  <w:marBottom w:val="0"/>
                  <w:divBdr>
                    <w:top w:val="none" w:sz="0" w:space="0" w:color="auto"/>
                    <w:left w:val="none" w:sz="0" w:space="0" w:color="auto"/>
                    <w:bottom w:val="none" w:sz="0" w:space="0" w:color="auto"/>
                    <w:right w:val="none" w:sz="0" w:space="0" w:color="auto"/>
                  </w:divBdr>
                  <w:divsChild>
                    <w:div w:id="1511681061">
                      <w:marLeft w:val="0"/>
                      <w:marRight w:val="0"/>
                      <w:marTop w:val="0"/>
                      <w:marBottom w:val="0"/>
                      <w:divBdr>
                        <w:top w:val="none" w:sz="0" w:space="0" w:color="auto"/>
                        <w:left w:val="none" w:sz="0" w:space="0" w:color="auto"/>
                        <w:bottom w:val="none" w:sz="0" w:space="0" w:color="auto"/>
                        <w:right w:val="none" w:sz="0" w:space="0" w:color="auto"/>
                      </w:divBdr>
                    </w:div>
                  </w:divsChild>
                </w:div>
                <w:div w:id="621378172">
                  <w:marLeft w:val="0"/>
                  <w:marRight w:val="0"/>
                  <w:marTop w:val="0"/>
                  <w:marBottom w:val="0"/>
                  <w:divBdr>
                    <w:top w:val="none" w:sz="0" w:space="0" w:color="auto"/>
                    <w:left w:val="none" w:sz="0" w:space="0" w:color="auto"/>
                    <w:bottom w:val="none" w:sz="0" w:space="0" w:color="auto"/>
                    <w:right w:val="none" w:sz="0" w:space="0" w:color="auto"/>
                  </w:divBdr>
                  <w:divsChild>
                    <w:div w:id="1168714556">
                      <w:marLeft w:val="0"/>
                      <w:marRight w:val="0"/>
                      <w:marTop w:val="0"/>
                      <w:marBottom w:val="0"/>
                      <w:divBdr>
                        <w:top w:val="none" w:sz="0" w:space="0" w:color="auto"/>
                        <w:left w:val="none" w:sz="0" w:space="0" w:color="auto"/>
                        <w:bottom w:val="none" w:sz="0" w:space="0" w:color="auto"/>
                        <w:right w:val="none" w:sz="0" w:space="0" w:color="auto"/>
                      </w:divBdr>
                    </w:div>
                  </w:divsChild>
                </w:div>
                <w:div w:id="137646391">
                  <w:marLeft w:val="0"/>
                  <w:marRight w:val="0"/>
                  <w:marTop w:val="0"/>
                  <w:marBottom w:val="0"/>
                  <w:divBdr>
                    <w:top w:val="none" w:sz="0" w:space="0" w:color="auto"/>
                    <w:left w:val="none" w:sz="0" w:space="0" w:color="auto"/>
                    <w:bottom w:val="none" w:sz="0" w:space="0" w:color="auto"/>
                    <w:right w:val="none" w:sz="0" w:space="0" w:color="auto"/>
                  </w:divBdr>
                  <w:divsChild>
                    <w:div w:id="150483304">
                      <w:marLeft w:val="0"/>
                      <w:marRight w:val="0"/>
                      <w:marTop w:val="0"/>
                      <w:marBottom w:val="0"/>
                      <w:divBdr>
                        <w:top w:val="none" w:sz="0" w:space="0" w:color="auto"/>
                        <w:left w:val="none" w:sz="0" w:space="0" w:color="auto"/>
                        <w:bottom w:val="none" w:sz="0" w:space="0" w:color="auto"/>
                        <w:right w:val="none" w:sz="0" w:space="0" w:color="auto"/>
                      </w:divBdr>
                    </w:div>
                  </w:divsChild>
                </w:div>
                <w:div w:id="1973438284">
                  <w:marLeft w:val="0"/>
                  <w:marRight w:val="0"/>
                  <w:marTop w:val="0"/>
                  <w:marBottom w:val="0"/>
                  <w:divBdr>
                    <w:top w:val="none" w:sz="0" w:space="0" w:color="auto"/>
                    <w:left w:val="none" w:sz="0" w:space="0" w:color="auto"/>
                    <w:bottom w:val="none" w:sz="0" w:space="0" w:color="auto"/>
                    <w:right w:val="none" w:sz="0" w:space="0" w:color="auto"/>
                  </w:divBdr>
                  <w:divsChild>
                    <w:div w:id="1543666112">
                      <w:marLeft w:val="0"/>
                      <w:marRight w:val="0"/>
                      <w:marTop w:val="0"/>
                      <w:marBottom w:val="0"/>
                      <w:divBdr>
                        <w:top w:val="none" w:sz="0" w:space="0" w:color="auto"/>
                        <w:left w:val="none" w:sz="0" w:space="0" w:color="auto"/>
                        <w:bottom w:val="none" w:sz="0" w:space="0" w:color="auto"/>
                        <w:right w:val="none" w:sz="0" w:space="0" w:color="auto"/>
                      </w:divBdr>
                    </w:div>
                  </w:divsChild>
                </w:div>
                <w:div w:id="425420974">
                  <w:marLeft w:val="0"/>
                  <w:marRight w:val="0"/>
                  <w:marTop w:val="0"/>
                  <w:marBottom w:val="0"/>
                  <w:divBdr>
                    <w:top w:val="none" w:sz="0" w:space="0" w:color="auto"/>
                    <w:left w:val="none" w:sz="0" w:space="0" w:color="auto"/>
                    <w:bottom w:val="none" w:sz="0" w:space="0" w:color="auto"/>
                    <w:right w:val="none" w:sz="0" w:space="0" w:color="auto"/>
                  </w:divBdr>
                  <w:divsChild>
                    <w:div w:id="1135761378">
                      <w:marLeft w:val="0"/>
                      <w:marRight w:val="0"/>
                      <w:marTop w:val="0"/>
                      <w:marBottom w:val="0"/>
                      <w:divBdr>
                        <w:top w:val="none" w:sz="0" w:space="0" w:color="auto"/>
                        <w:left w:val="none" w:sz="0" w:space="0" w:color="auto"/>
                        <w:bottom w:val="none" w:sz="0" w:space="0" w:color="auto"/>
                        <w:right w:val="none" w:sz="0" w:space="0" w:color="auto"/>
                      </w:divBdr>
                    </w:div>
                  </w:divsChild>
                </w:div>
                <w:div w:id="2052266808">
                  <w:marLeft w:val="0"/>
                  <w:marRight w:val="0"/>
                  <w:marTop w:val="0"/>
                  <w:marBottom w:val="0"/>
                  <w:divBdr>
                    <w:top w:val="none" w:sz="0" w:space="0" w:color="auto"/>
                    <w:left w:val="none" w:sz="0" w:space="0" w:color="auto"/>
                    <w:bottom w:val="none" w:sz="0" w:space="0" w:color="auto"/>
                    <w:right w:val="none" w:sz="0" w:space="0" w:color="auto"/>
                  </w:divBdr>
                  <w:divsChild>
                    <w:div w:id="1898205466">
                      <w:marLeft w:val="0"/>
                      <w:marRight w:val="0"/>
                      <w:marTop w:val="0"/>
                      <w:marBottom w:val="0"/>
                      <w:divBdr>
                        <w:top w:val="none" w:sz="0" w:space="0" w:color="auto"/>
                        <w:left w:val="none" w:sz="0" w:space="0" w:color="auto"/>
                        <w:bottom w:val="none" w:sz="0" w:space="0" w:color="auto"/>
                        <w:right w:val="none" w:sz="0" w:space="0" w:color="auto"/>
                      </w:divBdr>
                    </w:div>
                  </w:divsChild>
                </w:div>
                <w:div w:id="1142770879">
                  <w:marLeft w:val="0"/>
                  <w:marRight w:val="0"/>
                  <w:marTop w:val="0"/>
                  <w:marBottom w:val="0"/>
                  <w:divBdr>
                    <w:top w:val="none" w:sz="0" w:space="0" w:color="auto"/>
                    <w:left w:val="none" w:sz="0" w:space="0" w:color="auto"/>
                    <w:bottom w:val="none" w:sz="0" w:space="0" w:color="auto"/>
                    <w:right w:val="none" w:sz="0" w:space="0" w:color="auto"/>
                  </w:divBdr>
                  <w:divsChild>
                    <w:div w:id="1414358345">
                      <w:marLeft w:val="0"/>
                      <w:marRight w:val="0"/>
                      <w:marTop w:val="0"/>
                      <w:marBottom w:val="0"/>
                      <w:divBdr>
                        <w:top w:val="none" w:sz="0" w:space="0" w:color="auto"/>
                        <w:left w:val="none" w:sz="0" w:space="0" w:color="auto"/>
                        <w:bottom w:val="none" w:sz="0" w:space="0" w:color="auto"/>
                        <w:right w:val="none" w:sz="0" w:space="0" w:color="auto"/>
                      </w:divBdr>
                    </w:div>
                  </w:divsChild>
                </w:div>
                <w:div w:id="238946796">
                  <w:marLeft w:val="0"/>
                  <w:marRight w:val="0"/>
                  <w:marTop w:val="0"/>
                  <w:marBottom w:val="0"/>
                  <w:divBdr>
                    <w:top w:val="none" w:sz="0" w:space="0" w:color="auto"/>
                    <w:left w:val="none" w:sz="0" w:space="0" w:color="auto"/>
                    <w:bottom w:val="none" w:sz="0" w:space="0" w:color="auto"/>
                    <w:right w:val="none" w:sz="0" w:space="0" w:color="auto"/>
                  </w:divBdr>
                  <w:divsChild>
                    <w:div w:id="1317608770">
                      <w:marLeft w:val="0"/>
                      <w:marRight w:val="0"/>
                      <w:marTop w:val="0"/>
                      <w:marBottom w:val="0"/>
                      <w:divBdr>
                        <w:top w:val="none" w:sz="0" w:space="0" w:color="auto"/>
                        <w:left w:val="none" w:sz="0" w:space="0" w:color="auto"/>
                        <w:bottom w:val="none" w:sz="0" w:space="0" w:color="auto"/>
                        <w:right w:val="none" w:sz="0" w:space="0" w:color="auto"/>
                      </w:divBdr>
                    </w:div>
                  </w:divsChild>
                </w:div>
                <w:div w:id="572205330">
                  <w:marLeft w:val="0"/>
                  <w:marRight w:val="0"/>
                  <w:marTop w:val="0"/>
                  <w:marBottom w:val="0"/>
                  <w:divBdr>
                    <w:top w:val="none" w:sz="0" w:space="0" w:color="auto"/>
                    <w:left w:val="none" w:sz="0" w:space="0" w:color="auto"/>
                    <w:bottom w:val="none" w:sz="0" w:space="0" w:color="auto"/>
                    <w:right w:val="none" w:sz="0" w:space="0" w:color="auto"/>
                  </w:divBdr>
                  <w:divsChild>
                    <w:div w:id="495263777">
                      <w:marLeft w:val="0"/>
                      <w:marRight w:val="0"/>
                      <w:marTop w:val="0"/>
                      <w:marBottom w:val="0"/>
                      <w:divBdr>
                        <w:top w:val="none" w:sz="0" w:space="0" w:color="auto"/>
                        <w:left w:val="none" w:sz="0" w:space="0" w:color="auto"/>
                        <w:bottom w:val="none" w:sz="0" w:space="0" w:color="auto"/>
                        <w:right w:val="none" w:sz="0" w:space="0" w:color="auto"/>
                      </w:divBdr>
                    </w:div>
                  </w:divsChild>
                </w:div>
                <w:div w:id="709187077">
                  <w:marLeft w:val="0"/>
                  <w:marRight w:val="0"/>
                  <w:marTop w:val="0"/>
                  <w:marBottom w:val="0"/>
                  <w:divBdr>
                    <w:top w:val="none" w:sz="0" w:space="0" w:color="auto"/>
                    <w:left w:val="none" w:sz="0" w:space="0" w:color="auto"/>
                    <w:bottom w:val="none" w:sz="0" w:space="0" w:color="auto"/>
                    <w:right w:val="none" w:sz="0" w:space="0" w:color="auto"/>
                  </w:divBdr>
                  <w:divsChild>
                    <w:div w:id="600727837">
                      <w:marLeft w:val="0"/>
                      <w:marRight w:val="0"/>
                      <w:marTop w:val="0"/>
                      <w:marBottom w:val="0"/>
                      <w:divBdr>
                        <w:top w:val="none" w:sz="0" w:space="0" w:color="auto"/>
                        <w:left w:val="none" w:sz="0" w:space="0" w:color="auto"/>
                        <w:bottom w:val="none" w:sz="0" w:space="0" w:color="auto"/>
                        <w:right w:val="none" w:sz="0" w:space="0" w:color="auto"/>
                      </w:divBdr>
                    </w:div>
                  </w:divsChild>
                </w:div>
                <w:div w:id="529607621">
                  <w:marLeft w:val="0"/>
                  <w:marRight w:val="0"/>
                  <w:marTop w:val="0"/>
                  <w:marBottom w:val="0"/>
                  <w:divBdr>
                    <w:top w:val="none" w:sz="0" w:space="0" w:color="auto"/>
                    <w:left w:val="none" w:sz="0" w:space="0" w:color="auto"/>
                    <w:bottom w:val="none" w:sz="0" w:space="0" w:color="auto"/>
                    <w:right w:val="none" w:sz="0" w:space="0" w:color="auto"/>
                  </w:divBdr>
                  <w:divsChild>
                    <w:div w:id="592207886">
                      <w:marLeft w:val="0"/>
                      <w:marRight w:val="0"/>
                      <w:marTop w:val="0"/>
                      <w:marBottom w:val="0"/>
                      <w:divBdr>
                        <w:top w:val="none" w:sz="0" w:space="0" w:color="auto"/>
                        <w:left w:val="none" w:sz="0" w:space="0" w:color="auto"/>
                        <w:bottom w:val="none" w:sz="0" w:space="0" w:color="auto"/>
                        <w:right w:val="none" w:sz="0" w:space="0" w:color="auto"/>
                      </w:divBdr>
                    </w:div>
                  </w:divsChild>
                </w:div>
                <w:div w:id="185409662">
                  <w:marLeft w:val="0"/>
                  <w:marRight w:val="0"/>
                  <w:marTop w:val="0"/>
                  <w:marBottom w:val="0"/>
                  <w:divBdr>
                    <w:top w:val="none" w:sz="0" w:space="0" w:color="auto"/>
                    <w:left w:val="none" w:sz="0" w:space="0" w:color="auto"/>
                    <w:bottom w:val="none" w:sz="0" w:space="0" w:color="auto"/>
                    <w:right w:val="none" w:sz="0" w:space="0" w:color="auto"/>
                  </w:divBdr>
                  <w:divsChild>
                    <w:div w:id="1224178223">
                      <w:marLeft w:val="0"/>
                      <w:marRight w:val="0"/>
                      <w:marTop w:val="0"/>
                      <w:marBottom w:val="0"/>
                      <w:divBdr>
                        <w:top w:val="none" w:sz="0" w:space="0" w:color="auto"/>
                        <w:left w:val="none" w:sz="0" w:space="0" w:color="auto"/>
                        <w:bottom w:val="none" w:sz="0" w:space="0" w:color="auto"/>
                        <w:right w:val="none" w:sz="0" w:space="0" w:color="auto"/>
                      </w:divBdr>
                    </w:div>
                  </w:divsChild>
                </w:div>
                <w:div w:id="467817422">
                  <w:marLeft w:val="0"/>
                  <w:marRight w:val="0"/>
                  <w:marTop w:val="0"/>
                  <w:marBottom w:val="0"/>
                  <w:divBdr>
                    <w:top w:val="none" w:sz="0" w:space="0" w:color="auto"/>
                    <w:left w:val="none" w:sz="0" w:space="0" w:color="auto"/>
                    <w:bottom w:val="none" w:sz="0" w:space="0" w:color="auto"/>
                    <w:right w:val="none" w:sz="0" w:space="0" w:color="auto"/>
                  </w:divBdr>
                  <w:divsChild>
                    <w:div w:id="180316655">
                      <w:marLeft w:val="0"/>
                      <w:marRight w:val="0"/>
                      <w:marTop w:val="0"/>
                      <w:marBottom w:val="0"/>
                      <w:divBdr>
                        <w:top w:val="none" w:sz="0" w:space="0" w:color="auto"/>
                        <w:left w:val="none" w:sz="0" w:space="0" w:color="auto"/>
                        <w:bottom w:val="none" w:sz="0" w:space="0" w:color="auto"/>
                        <w:right w:val="none" w:sz="0" w:space="0" w:color="auto"/>
                      </w:divBdr>
                    </w:div>
                  </w:divsChild>
                </w:div>
                <w:div w:id="62145347">
                  <w:marLeft w:val="0"/>
                  <w:marRight w:val="0"/>
                  <w:marTop w:val="0"/>
                  <w:marBottom w:val="0"/>
                  <w:divBdr>
                    <w:top w:val="none" w:sz="0" w:space="0" w:color="auto"/>
                    <w:left w:val="none" w:sz="0" w:space="0" w:color="auto"/>
                    <w:bottom w:val="none" w:sz="0" w:space="0" w:color="auto"/>
                    <w:right w:val="none" w:sz="0" w:space="0" w:color="auto"/>
                  </w:divBdr>
                  <w:divsChild>
                    <w:div w:id="782649436">
                      <w:marLeft w:val="0"/>
                      <w:marRight w:val="0"/>
                      <w:marTop w:val="0"/>
                      <w:marBottom w:val="0"/>
                      <w:divBdr>
                        <w:top w:val="none" w:sz="0" w:space="0" w:color="auto"/>
                        <w:left w:val="none" w:sz="0" w:space="0" w:color="auto"/>
                        <w:bottom w:val="none" w:sz="0" w:space="0" w:color="auto"/>
                        <w:right w:val="none" w:sz="0" w:space="0" w:color="auto"/>
                      </w:divBdr>
                    </w:div>
                  </w:divsChild>
                </w:div>
                <w:div w:id="1073115716">
                  <w:marLeft w:val="0"/>
                  <w:marRight w:val="0"/>
                  <w:marTop w:val="0"/>
                  <w:marBottom w:val="0"/>
                  <w:divBdr>
                    <w:top w:val="none" w:sz="0" w:space="0" w:color="auto"/>
                    <w:left w:val="none" w:sz="0" w:space="0" w:color="auto"/>
                    <w:bottom w:val="none" w:sz="0" w:space="0" w:color="auto"/>
                    <w:right w:val="none" w:sz="0" w:space="0" w:color="auto"/>
                  </w:divBdr>
                  <w:divsChild>
                    <w:div w:id="2103406224">
                      <w:marLeft w:val="0"/>
                      <w:marRight w:val="0"/>
                      <w:marTop w:val="0"/>
                      <w:marBottom w:val="0"/>
                      <w:divBdr>
                        <w:top w:val="none" w:sz="0" w:space="0" w:color="auto"/>
                        <w:left w:val="none" w:sz="0" w:space="0" w:color="auto"/>
                        <w:bottom w:val="none" w:sz="0" w:space="0" w:color="auto"/>
                        <w:right w:val="none" w:sz="0" w:space="0" w:color="auto"/>
                      </w:divBdr>
                    </w:div>
                  </w:divsChild>
                </w:div>
                <w:div w:id="694770766">
                  <w:marLeft w:val="0"/>
                  <w:marRight w:val="0"/>
                  <w:marTop w:val="0"/>
                  <w:marBottom w:val="0"/>
                  <w:divBdr>
                    <w:top w:val="none" w:sz="0" w:space="0" w:color="auto"/>
                    <w:left w:val="none" w:sz="0" w:space="0" w:color="auto"/>
                    <w:bottom w:val="none" w:sz="0" w:space="0" w:color="auto"/>
                    <w:right w:val="none" w:sz="0" w:space="0" w:color="auto"/>
                  </w:divBdr>
                  <w:divsChild>
                    <w:div w:id="1083993277">
                      <w:marLeft w:val="0"/>
                      <w:marRight w:val="0"/>
                      <w:marTop w:val="0"/>
                      <w:marBottom w:val="0"/>
                      <w:divBdr>
                        <w:top w:val="none" w:sz="0" w:space="0" w:color="auto"/>
                        <w:left w:val="none" w:sz="0" w:space="0" w:color="auto"/>
                        <w:bottom w:val="none" w:sz="0" w:space="0" w:color="auto"/>
                        <w:right w:val="none" w:sz="0" w:space="0" w:color="auto"/>
                      </w:divBdr>
                    </w:div>
                  </w:divsChild>
                </w:div>
                <w:div w:id="1540314146">
                  <w:marLeft w:val="0"/>
                  <w:marRight w:val="0"/>
                  <w:marTop w:val="0"/>
                  <w:marBottom w:val="0"/>
                  <w:divBdr>
                    <w:top w:val="none" w:sz="0" w:space="0" w:color="auto"/>
                    <w:left w:val="none" w:sz="0" w:space="0" w:color="auto"/>
                    <w:bottom w:val="none" w:sz="0" w:space="0" w:color="auto"/>
                    <w:right w:val="none" w:sz="0" w:space="0" w:color="auto"/>
                  </w:divBdr>
                  <w:divsChild>
                    <w:div w:id="1376736187">
                      <w:marLeft w:val="0"/>
                      <w:marRight w:val="0"/>
                      <w:marTop w:val="0"/>
                      <w:marBottom w:val="0"/>
                      <w:divBdr>
                        <w:top w:val="none" w:sz="0" w:space="0" w:color="auto"/>
                        <w:left w:val="none" w:sz="0" w:space="0" w:color="auto"/>
                        <w:bottom w:val="none" w:sz="0" w:space="0" w:color="auto"/>
                        <w:right w:val="none" w:sz="0" w:space="0" w:color="auto"/>
                      </w:divBdr>
                    </w:div>
                  </w:divsChild>
                </w:div>
                <w:div w:id="411120699">
                  <w:marLeft w:val="0"/>
                  <w:marRight w:val="0"/>
                  <w:marTop w:val="0"/>
                  <w:marBottom w:val="0"/>
                  <w:divBdr>
                    <w:top w:val="none" w:sz="0" w:space="0" w:color="auto"/>
                    <w:left w:val="none" w:sz="0" w:space="0" w:color="auto"/>
                    <w:bottom w:val="none" w:sz="0" w:space="0" w:color="auto"/>
                    <w:right w:val="none" w:sz="0" w:space="0" w:color="auto"/>
                  </w:divBdr>
                  <w:divsChild>
                    <w:div w:id="1188329254">
                      <w:marLeft w:val="0"/>
                      <w:marRight w:val="0"/>
                      <w:marTop w:val="0"/>
                      <w:marBottom w:val="0"/>
                      <w:divBdr>
                        <w:top w:val="none" w:sz="0" w:space="0" w:color="auto"/>
                        <w:left w:val="none" w:sz="0" w:space="0" w:color="auto"/>
                        <w:bottom w:val="none" w:sz="0" w:space="0" w:color="auto"/>
                        <w:right w:val="none" w:sz="0" w:space="0" w:color="auto"/>
                      </w:divBdr>
                    </w:div>
                  </w:divsChild>
                </w:div>
                <w:div w:id="1805388195">
                  <w:marLeft w:val="0"/>
                  <w:marRight w:val="0"/>
                  <w:marTop w:val="0"/>
                  <w:marBottom w:val="0"/>
                  <w:divBdr>
                    <w:top w:val="none" w:sz="0" w:space="0" w:color="auto"/>
                    <w:left w:val="none" w:sz="0" w:space="0" w:color="auto"/>
                    <w:bottom w:val="none" w:sz="0" w:space="0" w:color="auto"/>
                    <w:right w:val="none" w:sz="0" w:space="0" w:color="auto"/>
                  </w:divBdr>
                  <w:divsChild>
                    <w:div w:id="1606427246">
                      <w:marLeft w:val="0"/>
                      <w:marRight w:val="0"/>
                      <w:marTop w:val="0"/>
                      <w:marBottom w:val="0"/>
                      <w:divBdr>
                        <w:top w:val="none" w:sz="0" w:space="0" w:color="auto"/>
                        <w:left w:val="none" w:sz="0" w:space="0" w:color="auto"/>
                        <w:bottom w:val="none" w:sz="0" w:space="0" w:color="auto"/>
                        <w:right w:val="none" w:sz="0" w:space="0" w:color="auto"/>
                      </w:divBdr>
                    </w:div>
                  </w:divsChild>
                </w:div>
                <w:div w:id="215287696">
                  <w:marLeft w:val="0"/>
                  <w:marRight w:val="0"/>
                  <w:marTop w:val="0"/>
                  <w:marBottom w:val="0"/>
                  <w:divBdr>
                    <w:top w:val="none" w:sz="0" w:space="0" w:color="auto"/>
                    <w:left w:val="none" w:sz="0" w:space="0" w:color="auto"/>
                    <w:bottom w:val="none" w:sz="0" w:space="0" w:color="auto"/>
                    <w:right w:val="none" w:sz="0" w:space="0" w:color="auto"/>
                  </w:divBdr>
                  <w:divsChild>
                    <w:div w:id="928588265">
                      <w:marLeft w:val="0"/>
                      <w:marRight w:val="0"/>
                      <w:marTop w:val="0"/>
                      <w:marBottom w:val="0"/>
                      <w:divBdr>
                        <w:top w:val="none" w:sz="0" w:space="0" w:color="auto"/>
                        <w:left w:val="none" w:sz="0" w:space="0" w:color="auto"/>
                        <w:bottom w:val="none" w:sz="0" w:space="0" w:color="auto"/>
                        <w:right w:val="none" w:sz="0" w:space="0" w:color="auto"/>
                      </w:divBdr>
                    </w:div>
                  </w:divsChild>
                </w:div>
                <w:div w:id="891961570">
                  <w:marLeft w:val="0"/>
                  <w:marRight w:val="0"/>
                  <w:marTop w:val="0"/>
                  <w:marBottom w:val="0"/>
                  <w:divBdr>
                    <w:top w:val="none" w:sz="0" w:space="0" w:color="auto"/>
                    <w:left w:val="none" w:sz="0" w:space="0" w:color="auto"/>
                    <w:bottom w:val="none" w:sz="0" w:space="0" w:color="auto"/>
                    <w:right w:val="none" w:sz="0" w:space="0" w:color="auto"/>
                  </w:divBdr>
                  <w:divsChild>
                    <w:div w:id="486478023">
                      <w:marLeft w:val="0"/>
                      <w:marRight w:val="0"/>
                      <w:marTop w:val="0"/>
                      <w:marBottom w:val="0"/>
                      <w:divBdr>
                        <w:top w:val="none" w:sz="0" w:space="0" w:color="auto"/>
                        <w:left w:val="none" w:sz="0" w:space="0" w:color="auto"/>
                        <w:bottom w:val="none" w:sz="0" w:space="0" w:color="auto"/>
                        <w:right w:val="none" w:sz="0" w:space="0" w:color="auto"/>
                      </w:divBdr>
                    </w:div>
                  </w:divsChild>
                </w:div>
                <w:div w:id="609316457">
                  <w:marLeft w:val="0"/>
                  <w:marRight w:val="0"/>
                  <w:marTop w:val="0"/>
                  <w:marBottom w:val="0"/>
                  <w:divBdr>
                    <w:top w:val="none" w:sz="0" w:space="0" w:color="auto"/>
                    <w:left w:val="none" w:sz="0" w:space="0" w:color="auto"/>
                    <w:bottom w:val="none" w:sz="0" w:space="0" w:color="auto"/>
                    <w:right w:val="none" w:sz="0" w:space="0" w:color="auto"/>
                  </w:divBdr>
                  <w:divsChild>
                    <w:div w:id="1246111150">
                      <w:marLeft w:val="0"/>
                      <w:marRight w:val="0"/>
                      <w:marTop w:val="0"/>
                      <w:marBottom w:val="0"/>
                      <w:divBdr>
                        <w:top w:val="none" w:sz="0" w:space="0" w:color="auto"/>
                        <w:left w:val="none" w:sz="0" w:space="0" w:color="auto"/>
                        <w:bottom w:val="none" w:sz="0" w:space="0" w:color="auto"/>
                        <w:right w:val="none" w:sz="0" w:space="0" w:color="auto"/>
                      </w:divBdr>
                    </w:div>
                  </w:divsChild>
                </w:div>
                <w:div w:id="1902522061">
                  <w:marLeft w:val="0"/>
                  <w:marRight w:val="0"/>
                  <w:marTop w:val="0"/>
                  <w:marBottom w:val="0"/>
                  <w:divBdr>
                    <w:top w:val="none" w:sz="0" w:space="0" w:color="auto"/>
                    <w:left w:val="none" w:sz="0" w:space="0" w:color="auto"/>
                    <w:bottom w:val="none" w:sz="0" w:space="0" w:color="auto"/>
                    <w:right w:val="none" w:sz="0" w:space="0" w:color="auto"/>
                  </w:divBdr>
                  <w:divsChild>
                    <w:div w:id="1403261749">
                      <w:marLeft w:val="0"/>
                      <w:marRight w:val="0"/>
                      <w:marTop w:val="0"/>
                      <w:marBottom w:val="0"/>
                      <w:divBdr>
                        <w:top w:val="none" w:sz="0" w:space="0" w:color="auto"/>
                        <w:left w:val="none" w:sz="0" w:space="0" w:color="auto"/>
                        <w:bottom w:val="none" w:sz="0" w:space="0" w:color="auto"/>
                        <w:right w:val="none" w:sz="0" w:space="0" w:color="auto"/>
                      </w:divBdr>
                    </w:div>
                  </w:divsChild>
                </w:div>
                <w:div w:id="1914005447">
                  <w:marLeft w:val="0"/>
                  <w:marRight w:val="0"/>
                  <w:marTop w:val="0"/>
                  <w:marBottom w:val="0"/>
                  <w:divBdr>
                    <w:top w:val="none" w:sz="0" w:space="0" w:color="auto"/>
                    <w:left w:val="none" w:sz="0" w:space="0" w:color="auto"/>
                    <w:bottom w:val="none" w:sz="0" w:space="0" w:color="auto"/>
                    <w:right w:val="none" w:sz="0" w:space="0" w:color="auto"/>
                  </w:divBdr>
                  <w:divsChild>
                    <w:div w:id="319240055">
                      <w:marLeft w:val="0"/>
                      <w:marRight w:val="0"/>
                      <w:marTop w:val="0"/>
                      <w:marBottom w:val="0"/>
                      <w:divBdr>
                        <w:top w:val="none" w:sz="0" w:space="0" w:color="auto"/>
                        <w:left w:val="none" w:sz="0" w:space="0" w:color="auto"/>
                        <w:bottom w:val="none" w:sz="0" w:space="0" w:color="auto"/>
                        <w:right w:val="none" w:sz="0" w:space="0" w:color="auto"/>
                      </w:divBdr>
                    </w:div>
                  </w:divsChild>
                </w:div>
                <w:div w:id="1079405728">
                  <w:marLeft w:val="0"/>
                  <w:marRight w:val="0"/>
                  <w:marTop w:val="0"/>
                  <w:marBottom w:val="0"/>
                  <w:divBdr>
                    <w:top w:val="none" w:sz="0" w:space="0" w:color="auto"/>
                    <w:left w:val="none" w:sz="0" w:space="0" w:color="auto"/>
                    <w:bottom w:val="none" w:sz="0" w:space="0" w:color="auto"/>
                    <w:right w:val="none" w:sz="0" w:space="0" w:color="auto"/>
                  </w:divBdr>
                  <w:divsChild>
                    <w:div w:id="1743454300">
                      <w:marLeft w:val="0"/>
                      <w:marRight w:val="0"/>
                      <w:marTop w:val="0"/>
                      <w:marBottom w:val="0"/>
                      <w:divBdr>
                        <w:top w:val="none" w:sz="0" w:space="0" w:color="auto"/>
                        <w:left w:val="none" w:sz="0" w:space="0" w:color="auto"/>
                        <w:bottom w:val="none" w:sz="0" w:space="0" w:color="auto"/>
                        <w:right w:val="none" w:sz="0" w:space="0" w:color="auto"/>
                      </w:divBdr>
                    </w:div>
                  </w:divsChild>
                </w:div>
                <w:div w:id="1162311098">
                  <w:marLeft w:val="0"/>
                  <w:marRight w:val="0"/>
                  <w:marTop w:val="0"/>
                  <w:marBottom w:val="0"/>
                  <w:divBdr>
                    <w:top w:val="none" w:sz="0" w:space="0" w:color="auto"/>
                    <w:left w:val="none" w:sz="0" w:space="0" w:color="auto"/>
                    <w:bottom w:val="none" w:sz="0" w:space="0" w:color="auto"/>
                    <w:right w:val="none" w:sz="0" w:space="0" w:color="auto"/>
                  </w:divBdr>
                  <w:divsChild>
                    <w:div w:id="1658533206">
                      <w:marLeft w:val="0"/>
                      <w:marRight w:val="0"/>
                      <w:marTop w:val="0"/>
                      <w:marBottom w:val="0"/>
                      <w:divBdr>
                        <w:top w:val="none" w:sz="0" w:space="0" w:color="auto"/>
                        <w:left w:val="none" w:sz="0" w:space="0" w:color="auto"/>
                        <w:bottom w:val="none" w:sz="0" w:space="0" w:color="auto"/>
                        <w:right w:val="none" w:sz="0" w:space="0" w:color="auto"/>
                      </w:divBdr>
                    </w:div>
                  </w:divsChild>
                </w:div>
                <w:div w:id="640771548">
                  <w:marLeft w:val="0"/>
                  <w:marRight w:val="0"/>
                  <w:marTop w:val="0"/>
                  <w:marBottom w:val="0"/>
                  <w:divBdr>
                    <w:top w:val="none" w:sz="0" w:space="0" w:color="auto"/>
                    <w:left w:val="none" w:sz="0" w:space="0" w:color="auto"/>
                    <w:bottom w:val="none" w:sz="0" w:space="0" w:color="auto"/>
                    <w:right w:val="none" w:sz="0" w:space="0" w:color="auto"/>
                  </w:divBdr>
                  <w:divsChild>
                    <w:div w:id="125196752">
                      <w:marLeft w:val="0"/>
                      <w:marRight w:val="0"/>
                      <w:marTop w:val="0"/>
                      <w:marBottom w:val="0"/>
                      <w:divBdr>
                        <w:top w:val="none" w:sz="0" w:space="0" w:color="auto"/>
                        <w:left w:val="none" w:sz="0" w:space="0" w:color="auto"/>
                        <w:bottom w:val="none" w:sz="0" w:space="0" w:color="auto"/>
                        <w:right w:val="none" w:sz="0" w:space="0" w:color="auto"/>
                      </w:divBdr>
                    </w:div>
                  </w:divsChild>
                </w:div>
                <w:div w:id="2136676187">
                  <w:marLeft w:val="0"/>
                  <w:marRight w:val="0"/>
                  <w:marTop w:val="0"/>
                  <w:marBottom w:val="0"/>
                  <w:divBdr>
                    <w:top w:val="none" w:sz="0" w:space="0" w:color="auto"/>
                    <w:left w:val="none" w:sz="0" w:space="0" w:color="auto"/>
                    <w:bottom w:val="none" w:sz="0" w:space="0" w:color="auto"/>
                    <w:right w:val="none" w:sz="0" w:space="0" w:color="auto"/>
                  </w:divBdr>
                  <w:divsChild>
                    <w:div w:id="1190290913">
                      <w:marLeft w:val="0"/>
                      <w:marRight w:val="0"/>
                      <w:marTop w:val="0"/>
                      <w:marBottom w:val="0"/>
                      <w:divBdr>
                        <w:top w:val="none" w:sz="0" w:space="0" w:color="auto"/>
                        <w:left w:val="none" w:sz="0" w:space="0" w:color="auto"/>
                        <w:bottom w:val="none" w:sz="0" w:space="0" w:color="auto"/>
                        <w:right w:val="none" w:sz="0" w:space="0" w:color="auto"/>
                      </w:divBdr>
                    </w:div>
                  </w:divsChild>
                </w:div>
                <w:div w:id="1580484234">
                  <w:marLeft w:val="0"/>
                  <w:marRight w:val="0"/>
                  <w:marTop w:val="0"/>
                  <w:marBottom w:val="0"/>
                  <w:divBdr>
                    <w:top w:val="none" w:sz="0" w:space="0" w:color="auto"/>
                    <w:left w:val="none" w:sz="0" w:space="0" w:color="auto"/>
                    <w:bottom w:val="none" w:sz="0" w:space="0" w:color="auto"/>
                    <w:right w:val="none" w:sz="0" w:space="0" w:color="auto"/>
                  </w:divBdr>
                  <w:divsChild>
                    <w:div w:id="293800099">
                      <w:marLeft w:val="0"/>
                      <w:marRight w:val="0"/>
                      <w:marTop w:val="0"/>
                      <w:marBottom w:val="0"/>
                      <w:divBdr>
                        <w:top w:val="none" w:sz="0" w:space="0" w:color="auto"/>
                        <w:left w:val="none" w:sz="0" w:space="0" w:color="auto"/>
                        <w:bottom w:val="none" w:sz="0" w:space="0" w:color="auto"/>
                        <w:right w:val="none" w:sz="0" w:space="0" w:color="auto"/>
                      </w:divBdr>
                    </w:div>
                  </w:divsChild>
                </w:div>
                <w:div w:id="484668312">
                  <w:marLeft w:val="0"/>
                  <w:marRight w:val="0"/>
                  <w:marTop w:val="0"/>
                  <w:marBottom w:val="0"/>
                  <w:divBdr>
                    <w:top w:val="none" w:sz="0" w:space="0" w:color="auto"/>
                    <w:left w:val="none" w:sz="0" w:space="0" w:color="auto"/>
                    <w:bottom w:val="none" w:sz="0" w:space="0" w:color="auto"/>
                    <w:right w:val="none" w:sz="0" w:space="0" w:color="auto"/>
                  </w:divBdr>
                  <w:divsChild>
                    <w:div w:id="912198988">
                      <w:marLeft w:val="0"/>
                      <w:marRight w:val="0"/>
                      <w:marTop w:val="0"/>
                      <w:marBottom w:val="0"/>
                      <w:divBdr>
                        <w:top w:val="none" w:sz="0" w:space="0" w:color="auto"/>
                        <w:left w:val="none" w:sz="0" w:space="0" w:color="auto"/>
                        <w:bottom w:val="none" w:sz="0" w:space="0" w:color="auto"/>
                        <w:right w:val="none" w:sz="0" w:space="0" w:color="auto"/>
                      </w:divBdr>
                    </w:div>
                  </w:divsChild>
                </w:div>
                <w:div w:id="675814001">
                  <w:marLeft w:val="0"/>
                  <w:marRight w:val="0"/>
                  <w:marTop w:val="0"/>
                  <w:marBottom w:val="0"/>
                  <w:divBdr>
                    <w:top w:val="none" w:sz="0" w:space="0" w:color="auto"/>
                    <w:left w:val="none" w:sz="0" w:space="0" w:color="auto"/>
                    <w:bottom w:val="none" w:sz="0" w:space="0" w:color="auto"/>
                    <w:right w:val="none" w:sz="0" w:space="0" w:color="auto"/>
                  </w:divBdr>
                  <w:divsChild>
                    <w:div w:id="873612878">
                      <w:marLeft w:val="0"/>
                      <w:marRight w:val="0"/>
                      <w:marTop w:val="0"/>
                      <w:marBottom w:val="0"/>
                      <w:divBdr>
                        <w:top w:val="none" w:sz="0" w:space="0" w:color="auto"/>
                        <w:left w:val="none" w:sz="0" w:space="0" w:color="auto"/>
                        <w:bottom w:val="none" w:sz="0" w:space="0" w:color="auto"/>
                        <w:right w:val="none" w:sz="0" w:space="0" w:color="auto"/>
                      </w:divBdr>
                    </w:div>
                  </w:divsChild>
                </w:div>
                <w:div w:id="406657896">
                  <w:marLeft w:val="0"/>
                  <w:marRight w:val="0"/>
                  <w:marTop w:val="0"/>
                  <w:marBottom w:val="0"/>
                  <w:divBdr>
                    <w:top w:val="none" w:sz="0" w:space="0" w:color="auto"/>
                    <w:left w:val="none" w:sz="0" w:space="0" w:color="auto"/>
                    <w:bottom w:val="none" w:sz="0" w:space="0" w:color="auto"/>
                    <w:right w:val="none" w:sz="0" w:space="0" w:color="auto"/>
                  </w:divBdr>
                  <w:divsChild>
                    <w:div w:id="2137487315">
                      <w:marLeft w:val="0"/>
                      <w:marRight w:val="0"/>
                      <w:marTop w:val="0"/>
                      <w:marBottom w:val="0"/>
                      <w:divBdr>
                        <w:top w:val="none" w:sz="0" w:space="0" w:color="auto"/>
                        <w:left w:val="none" w:sz="0" w:space="0" w:color="auto"/>
                        <w:bottom w:val="none" w:sz="0" w:space="0" w:color="auto"/>
                        <w:right w:val="none" w:sz="0" w:space="0" w:color="auto"/>
                      </w:divBdr>
                    </w:div>
                  </w:divsChild>
                </w:div>
                <w:div w:id="720441590">
                  <w:marLeft w:val="0"/>
                  <w:marRight w:val="0"/>
                  <w:marTop w:val="0"/>
                  <w:marBottom w:val="0"/>
                  <w:divBdr>
                    <w:top w:val="none" w:sz="0" w:space="0" w:color="auto"/>
                    <w:left w:val="none" w:sz="0" w:space="0" w:color="auto"/>
                    <w:bottom w:val="none" w:sz="0" w:space="0" w:color="auto"/>
                    <w:right w:val="none" w:sz="0" w:space="0" w:color="auto"/>
                  </w:divBdr>
                  <w:divsChild>
                    <w:div w:id="1729760802">
                      <w:marLeft w:val="0"/>
                      <w:marRight w:val="0"/>
                      <w:marTop w:val="0"/>
                      <w:marBottom w:val="0"/>
                      <w:divBdr>
                        <w:top w:val="none" w:sz="0" w:space="0" w:color="auto"/>
                        <w:left w:val="none" w:sz="0" w:space="0" w:color="auto"/>
                        <w:bottom w:val="none" w:sz="0" w:space="0" w:color="auto"/>
                        <w:right w:val="none" w:sz="0" w:space="0" w:color="auto"/>
                      </w:divBdr>
                    </w:div>
                  </w:divsChild>
                </w:div>
                <w:div w:id="1467431191">
                  <w:marLeft w:val="0"/>
                  <w:marRight w:val="0"/>
                  <w:marTop w:val="0"/>
                  <w:marBottom w:val="0"/>
                  <w:divBdr>
                    <w:top w:val="none" w:sz="0" w:space="0" w:color="auto"/>
                    <w:left w:val="none" w:sz="0" w:space="0" w:color="auto"/>
                    <w:bottom w:val="none" w:sz="0" w:space="0" w:color="auto"/>
                    <w:right w:val="none" w:sz="0" w:space="0" w:color="auto"/>
                  </w:divBdr>
                  <w:divsChild>
                    <w:div w:id="921136181">
                      <w:marLeft w:val="0"/>
                      <w:marRight w:val="0"/>
                      <w:marTop w:val="0"/>
                      <w:marBottom w:val="0"/>
                      <w:divBdr>
                        <w:top w:val="none" w:sz="0" w:space="0" w:color="auto"/>
                        <w:left w:val="none" w:sz="0" w:space="0" w:color="auto"/>
                        <w:bottom w:val="none" w:sz="0" w:space="0" w:color="auto"/>
                        <w:right w:val="none" w:sz="0" w:space="0" w:color="auto"/>
                      </w:divBdr>
                    </w:div>
                  </w:divsChild>
                </w:div>
                <w:div w:id="592739312">
                  <w:marLeft w:val="0"/>
                  <w:marRight w:val="0"/>
                  <w:marTop w:val="0"/>
                  <w:marBottom w:val="0"/>
                  <w:divBdr>
                    <w:top w:val="none" w:sz="0" w:space="0" w:color="auto"/>
                    <w:left w:val="none" w:sz="0" w:space="0" w:color="auto"/>
                    <w:bottom w:val="none" w:sz="0" w:space="0" w:color="auto"/>
                    <w:right w:val="none" w:sz="0" w:space="0" w:color="auto"/>
                  </w:divBdr>
                  <w:divsChild>
                    <w:div w:id="1171793356">
                      <w:marLeft w:val="0"/>
                      <w:marRight w:val="0"/>
                      <w:marTop w:val="0"/>
                      <w:marBottom w:val="0"/>
                      <w:divBdr>
                        <w:top w:val="none" w:sz="0" w:space="0" w:color="auto"/>
                        <w:left w:val="none" w:sz="0" w:space="0" w:color="auto"/>
                        <w:bottom w:val="none" w:sz="0" w:space="0" w:color="auto"/>
                        <w:right w:val="none" w:sz="0" w:space="0" w:color="auto"/>
                      </w:divBdr>
                    </w:div>
                  </w:divsChild>
                </w:div>
                <w:div w:id="1001005660">
                  <w:marLeft w:val="0"/>
                  <w:marRight w:val="0"/>
                  <w:marTop w:val="0"/>
                  <w:marBottom w:val="0"/>
                  <w:divBdr>
                    <w:top w:val="none" w:sz="0" w:space="0" w:color="auto"/>
                    <w:left w:val="none" w:sz="0" w:space="0" w:color="auto"/>
                    <w:bottom w:val="none" w:sz="0" w:space="0" w:color="auto"/>
                    <w:right w:val="none" w:sz="0" w:space="0" w:color="auto"/>
                  </w:divBdr>
                  <w:divsChild>
                    <w:div w:id="1496409977">
                      <w:marLeft w:val="0"/>
                      <w:marRight w:val="0"/>
                      <w:marTop w:val="0"/>
                      <w:marBottom w:val="0"/>
                      <w:divBdr>
                        <w:top w:val="none" w:sz="0" w:space="0" w:color="auto"/>
                        <w:left w:val="none" w:sz="0" w:space="0" w:color="auto"/>
                        <w:bottom w:val="none" w:sz="0" w:space="0" w:color="auto"/>
                        <w:right w:val="none" w:sz="0" w:space="0" w:color="auto"/>
                      </w:divBdr>
                    </w:div>
                  </w:divsChild>
                </w:div>
                <w:div w:id="1895772789">
                  <w:marLeft w:val="0"/>
                  <w:marRight w:val="0"/>
                  <w:marTop w:val="0"/>
                  <w:marBottom w:val="0"/>
                  <w:divBdr>
                    <w:top w:val="none" w:sz="0" w:space="0" w:color="auto"/>
                    <w:left w:val="none" w:sz="0" w:space="0" w:color="auto"/>
                    <w:bottom w:val="none" w:sz="0" w:space="0" w:color="auto"/>
                    <w:right w:val="none" w:sz="0" w:space="0" w:color="auto"/>
                  </w:divBdr>
                  <w:divsChild>
                    <w:div w:id="826018369">
                      <w:marLeft w:val="0"/>
                      <w:marRight w:val="0"/>
                      <w:marTop w:val="0"/>
                      <w:marBottom w:val="0"/>
                      <w:divBdr>
                        <w:top w:val="none" w:sz="0" w:space="0" w:color="auto"/>
                        <w:left w:val="none" w:sz="0" w:space="0" w:color="auto"/>
                        <w:bottom w:val="none" w:sz="0" w:space="0" w:color="auto"/>
                        <w:right w:val="none" w:sz="0" w:space="0" w:color="auto"/>
                      </w:divBdr>
                    </w:div>
                  </w:divsChild>
                </w:div>
                <w:div w:id="815881959">
                  <w:marLeft w:val="0"/>
                  <w:marRight w:val="0"/>
                  <w:marTop w:val="0"/>
                  <w:marBottom w:val="0"/>
                  <w:divBdr>
                    <w:top w:val="none" w:sz="0" w:space="0" w:color="auto"/>
                    <w:left w:val="none" w:sz="0" w:space="0" w:color="auto"/>
                    <w:bottom w:val="none" w:sz="0" w:space="0" w:color="auto"/>
                    <w:right w:val="none" w:sz="0" w:space="0" w:color="auto"/>
                  </w:divBdr>
                  <w:divsChild>
                    <w:div w:id="1546986626">
                      <w:marLeft w:val="0"/>
                      <w:marRight w:val="0"/>
                      <w:marTop w:val="0"/>
                      <w:marBottom w:val="0"/>
                      <w:divBdr>
                        <w:top w:val="none" w:sz="0" w:space="0" w:color="auto"/>
                        <w:left w:val="none" w:sz="0" w:space="0" w:color="auto"/>
                        <w:bottom w:val="none" w:sz="0" w:space="0" w:color="auto"/>
                        <w:right w:val="none" w:sz="0" w:space="0" w:color="auto"/>
                      </w:divBdr>
                    </w:div>
                  </w:divsChild>
                </w:div>
                <w:div w:id="1592396537">
                  <w:marLeft w:val="0"/>
                  <w:marRight w:val="0"/>
                  <w:marTop w:val="0"/>
                  <w:marBottom w:val="0"/>
                  <w:divBdr>
                    <w:top w:val="none" w:sz="0" w:space="0" w:color="auto"/>
                    <w:left w:val="none" w:sz="0" w:space="0" w:color="auto"/>
                    <w:bottom w:val="none" w:sz="0" w:space="0" w:color="auto"/>
                    <w:right w:val="none" w:sz="0" w:space="0" w:color="auto"/>
                  </w:divBdr>
                  <w:divsChild>
                    <w:div w:id="1807964969">
                      <w:marLeft w:val="0"/>
                      <w:marRight w:val="0"/>
                      <w:marTop w:val="0"/>
                      <w:marBottom w:val="0"/>
                      <w:divBdr>
                        <w:top w:val="none" w:sz="0" w:space="0" w:color="auto"/>
                        <w:left w:val="none" w:sz="0" w:space="0" w:color="auto"/>
                        <w:bottom w:val="none" w:sz="0" w:space="0" w:color="auto"/>
                        <w:right w:val="none" w:sz="0" w:space="0" w:color="auto"/>
                      </w:divBdr>
                    </w:div>
                  </w:divsChild>
                </w:div>
                <w:div w:id="850028274">
                  <w:marLeft w:val="0"/>
                  <w:marRight w:val="0"/>
                  <w:marTop w:val="0"/>
                  <w:marBottom w:val="0"/>
                  <w:divBdr>
                    <w:top w:val="none" w:sz="0" w:space="0" w:color="auto"/>
                    <w:left w:val="none" w:sz="0" w:space="0" w:color="auto"/>
                    <w:bottom w:val="none" w:sz="0" w:space="0" w:color="auto"/>
                    <w:right w:val="none" w:sz="0" w:space="0" w:color="auto"/>
                  </w:divBdr>
                  <w:divsChild>
                    <w:div w:id="1848589945">
                      <w:marLeft w:val="0"/>
                      <w:marRight w:val="0"/>
                      <w:marTop w:val="0"/>
                      <w:marBottom w:val="0"/>
                      <w:divBdr>
                        <w:top w:val="none" w:sz="0" w:space="0" w:color="auto"/>
                        <w:left w:val="none" w:sz="0" w:space="0" w:color="auto"/>
                        <w:bottom w:val="none" w:sz="0" w:space="0" w:color="auto"/>
                        <w:right w:val="none" w:sz="0" w:space="0" w:color="auto"/>
                      </w:divBdr>
                    </w:div>
                  </w:divsChild>
                </w:div>
                <w:div w:id="878518326">
                  <w:marLeft w:val="0"/>
                  <w:marRight w:val="0"/>
                  <w:marTop w:val="0"/>
                  <w:marBottom w:val="0"/>
                  <w:divBdr>
                    <w:top w:val="none" w:sz="0" w:space="0" w:color="auto"/>
                    <w:left w:val="none" w:sz="0" w:space="0" w:color="auto"/>
                    <w:bottom w:val="none" w:sz="0" w:space="0" w:color="auto"/>
                    <w:right w:val="none" w:sz="0" w:space="0" w:color="auto"/>
                  </w:divBdr>
                  <w:divsChild>
                    <w:div w:id="17453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3378">
          <w:marLeft w:val="0"/>
          <w:marRight w:val="0"/>
          <w:marTop w:val="0"/>
          <w:marBottom w:val="0"/>
          <w:divBdr>
            <w:top w:val="none" w:sz="0" w:space="0" w:color="auto"/>
            <w:left w:val="none" w:sz="0" w:space="0" w:color="auto"/>
            <w:bottom w:val="none" w:sz="0" w:space="0" w:color="auto"/>
            <w:right w:val="none" w:sz="0" w:space="0" w:color="auto"/>
          </w:divBdr>
        </w:div>
      </w:divsChild>
    </w:div>
    <w:div w:id="1715884665">
      <w:bodyDiv w:val="1"/>
      <w:marLeft w:val="0"/>
      <w:marRight w:val="0"/>
      <w:marTop w:val="0"/>
      <w:marBottom w:val="0"/>
      <w:divBdr>
        <w:top w:val="none" w:sz="0" w:space="0" w:color="auto"/>
        <w:left w:val="none" w:sz="0" w:space="0" w:color="auto"/>
        <w:bottom w:val="none" w:sz="0" w:space="0" w:color="auto"/>
        <w:right w:val="none" w:sz="0" w:space="0" w:color="auto"/>
      </w:divBdr>
    </w:div>
    <w:div w:id="1901288296">
      <w:bodyDiv w:val="1"/>
      <w:marLeft w:val="0"/>
      <w:marRight w:val="0"/>
      <w:marTop w:val="0"/>
      <w:marBottom w:val="0"/>
      <w:divBdr>
        <w:top w:val="none" w:sz="0" w:space="0" w:color="auto"/>
        <w:left w:val="none" w:sz="0" w:space="0" w:color="auto"/>
        <w:bottom w:val="none" w:sz="0" w:space="0" w:color="auto"/>
        <w:right w:val="none" w:sz="0" w:space="0" w:color="auto"/>
      </w:divBdr>
      <w:divsChild>
        <w:div w:id="669409540">
          <w:marLeft w:val="0"/>
          <w:marRight w:val="0"/>
          <w:marTop w:val="0"/>
          <w:marBottom w:val="0"/>
          <w:divBdr>
            <w:top w:val="none" w:sz="0" w:space="0" w:color="auto"/>
            <w:left w:val="none" w:sz="0" w:space="0" w:color="auto"/>
            <w:bottom w:val="none" w:sz="0" w:space="0" w:color="auto"/>
            <w:right w:val="none" w:sz="0" w:space="0" w:color="auto"/>
          </w:divBdr>
        </w:div>
        <w:div w:id="156776207">
          <w:marLeft w:val="0"/>
          <w:marRight w:val="0"/>
          <w:marTop w:val="0"/>
          <w:marBottom w:val="0"/>
          <w:divBdr>
            <w:top w:val="none" w:sz="0" w:space="0" w:color="auto"/>
            <w:left w:val="none" w:sz="0" w:space="0" w:color="auto"/>
            <w:bottom w:val="none" w:sz="0" w:space="0" w:color="auto"/>
            <w:right w:val="none" w:sz="0" w:space="0" w:color="auto"/>
          </w:divBdr>
        </w:div>
        <w:div w:id="1342463220">
          <w:marLeft w:val="0"/>
          <w:marRight w:val="0"/>
          <w:marTop w:val="0"/>
          <w:marBottom w:val="0"/>
          <w:divBdr>
            <w:top w:val="none" w:sz="0" w:space="0" w:color="auto"/>
            <w:left w:val="none" w:sz="0" w:space="0" w:color="auto"/>
            <w:bottom w:val="none" w:sz="0" w:space="0" w:color="auto"/>
            <w:right w:val="none" w:sz="0" w:space="0" w:color="auto"/>
          </w:divBdr>
        </w:div>
        <w:div w:id="597106907">
          <w:marLeft w:val="0"/>
          <w:marRight w:val="0"/>
          <w:marTop w:val="0"/>
          <w:marBottom w:val="0"/>
          <w:divBdr>
            <w:top w:val="none" w:sz="0" w:space="0" w:color="auto"/>
            <w:left w:val="none" w:sz="0" w:space="0" w:color="auto"/>
            <w:bottom w:val="none" w:sz="0" w:space="0" w:color="auto"/>
            <w:right w:val="none" w:sz="0" w:space="0" w:color="auto"/>
          </w:divBdr>
        </w:div>
        <w:div w:id="1981766739">
          <w:marLeft w:val="0"/>
          <w:marRight w:val="0"/>
          <w:marTop w:val="0"/>
          <w:marBottom w:val="0"/>
          <w:divBdr>
            <w:top w:val="none" w:sz="0" w:space="0" w:color="auto"/>
            <w:left w:val="none" w:sz="0" w:space="0" w:color="auto"/>
            <w:bottom w:val="none" w:sz="0" w:space="0" w:color="auto"/>
            <w:right w:val="none" w:sz="0" w:space="0" w:color="auto"/>
          </w:divBdr>
        </w:div>
        <w:div w:id="95637204">
          <w:marLeft w:val="0"/>
          <w:marRight w:val="0"/>
          <w:marTop w:val="0"/>
          <w:marBottom w:val="0"/>
          <w:divBdr>
            <w:top w:val="none" w:sz="0" w:space="0" w:color="auto"/>
            <w:left w:val="none" w:sz="0" w:space="0" w:color="auto"/>
            <w:bottom w:val="none" w:sz="0" w:space="0" w:color="auto"/>
            <w:right w:val="none" w:sz="0" w:space="0" w:color="auto"/>
          </w:divBdr>
        </w:div>
        <w:div w:id="1058672228">
          <w:marLeft w:val="0"/>
          <w:marRight w:val="0"/>
          <w:marTop w:val="0"/>
          <w:marBottom w:val="0"/>
          <w:divBdr>
            <w:top w:val="none" w:sz="0" w:space="0" w:color="auto"/>
            <w:left w:val="none" w:sz="0" w:space="0" w:color="auto"/>
            <w:bottom w:val="none" w:sz="0" w:space="0" w:color="auto"/>
            <w:right w:val="none" w:sz="0" w:space="0" w:color="auto"/>
          </w:divBdr>
        </w:div>
        <w:div w:id="1983733538">
          <w:marLeft w:val="0"/>
          <w:marRight w:val="0"/>
          <w:marTop w:val="0"/>
          <w:marBottom w:val="0"/>
          <w:divBdr>
            <w:top w:val="none" w:sz="0" w:space="0" w:color="auto"/>
            <w:left w:val="none" w:sz="0" w:space="0" w:color="auto"/>
            <w:bottom w:val="none" w:sz="0" w:space="0" w:color="auto"/>
            <w:right w:val="none" w:sz="0" w:space="0" w:color="auto"/>
          </w:divBdr>
          <w:divsChild>
            <w:div w:id="280189961">
              <w:marLeft w:val="-75"/>
              <w:marRight w:val="0"/>
              <w:marTop w:val="30"/>
              <w:marBottom w:val="30"/>
              <w:divBdr>
                <w:top w:val="none" w:sz="0" w:space="0" w:color="auto"/>
                <w:left w:val="none" w:sz="0" w:space="0" w:color="auto"/>
                <w:bottom w:val="none" w:sz="0" w:space="0" w:color="auto"/>
                <w:right w:val="none" w:sz="0" w:space="0" w:color="auto"/>
              </w:divBdr>
              <w:divsChild>
                <w:div w:id="1931885099">
                  <w:marLeft w:val="0"/>
                  <w:marRight w:val="0"/>
                  <w:marTop w:val="0"/>
                  <w:marBottom w:val="0"/>
                  <w:divBdr>
                    <w:top w:val="none" w:sz="0" w:space="0" w:color="auto"/>
                    <w:left w:val="none" w:sz="0" w:space="0" w:color="auto"/>
                    <w:bottom w:val="none" w:sz="0" w:space="0" w:color="auto"/>
                    <w:right w:val="none" w:sz="0" w:space="0" w:color="auto"/>
                  </w:divBdr>
                  <w:divsChild>
                    <w:div w:id="572009992">
                      <w:marLeft w:val="0"/>
                      <w:marRight w:val="0"/>
                      <w:marTop w:val="0"/>
                      <w:marBottom w:val="0"/>
                      <w:divBdr>
                        <w:top w:val="none" w:sz="0" w:space="0" w:color="auto"/>
                        <w:left w:val="none" w:sz="0" w:space="0" w:color="auto"/>
                        <w:bottom w:val="none" w:sz="0" w:space="0" w:color="auto"/>
                        <w:right w:val="none" w:sz="0" w:space="0" w:color="auto"/>
                      </w:divBdr>
                    </w:div>
                  </w:divsChild>
                </w:div>
                <w:div w:id="1473870402">
                  <w:marLeft w:val="0"/>
                  <w:marRight w:val="0"/>
                  <w:marTop w:val="0"/>
                  <w:marBottom w:val="0"/>
                  <w:divBdr>
                    <w:top w:val="none" w:sz="0" w:space="0" w:color="auto"/>
                    <w:left w:val="none" w:sz="0" w:space="0" w:color="auto"/>
                    <w:bottom w:val="none" w:sz="0" w:space="0" w:color="auto"/>
                    <w:right w:val="none" w:sz="0" w:space="0" w:color="auto"/>
                  </w:divBdr>
                  <w:divsChild>
                    <w:div w:id="255283375">
                      <w:marLeft w:val="0"/>
                      <w:marRight w:val="0"/>
                      <w:marTop w:val="0"/>
                      <w:marBottom w:val="0"/>
                      <w:divBdr>
                        <w:top w:val="none" w:sz="0" w:space="0" w:color="auto"/>
                        <w:left w:val="none" w:sz="0" w:space="0" w:color="auto"/>
                        <w:bottom w:val="none" w:sz="0" w:space="0" w:color="auto"/>
                        <w:right w:val="none" w:sz="0" w:space="0" w:color="auto"/>
                      </w:divBdr>
                    </w:div>
                  </w:divsChild>
                </w:div>
                <w:div w:id="1635214756">
                  <w:marLeft w:val="0"/>
                  <w:marRight w:val="0"/>
                  <w:marTop w:val="0"/>
                  <w:marBottom w:val="0"/>
                  <w:divBdr>
                    <w:top w:val="none" w:sz="0" w:space="0" w:color="auto"/>
                    <w:left w:val="none" w:sz="0" w:space="0" w:color="auto"/>
                    <w:bottom w:val="none" w:sz="0" w:space="0" w:color="auto"/>
                    <w:right w:val="none" w:sz="0" w:space="0" w:color="auto"/>
                  </w:divBdr>
                  <w:divsChild>
                    <w:div w:id="1836995959">
                      <w:marLeft w:val="0"/>
                      <w:marRight w:val="0"/>
                      <w:marTop w:val="0"/>
                      <w:marBottom w:val="0"/>
                      <w:divBdr>
                        <w:top w:val="none" w:sz="0" w:space="0" w:color="auto"/>
                        <w:left w:val="none" w:sz="0" w:space="0" w:color="auto"/>
                        <w:bottom w:val="none" w:sz="0" w:space="0" w:color="auto"/>
                        <w:right w:val="none" w:sz="0" w:space="0" w:color="auto"/>
                      </w:divBdr>
                    </w:div>
                  </w:divsChild>
                </w:div>
                <w:div w:id="1430199403">
                  <w:marLeft w:val="0"/>
                  <w:marRight w:val="0"/>
                  <w:marTop w:val="0"/>
                  <w:marBottom w:val="0"/>
                  <w:divBdr>
                    <w:top w:val="none" w:sz="0" w:space="0" w:color="auto"/>
                    <w:left w:val="none" w:sz="0" w:space="0" w:color="auto"/>
                    <w:bottom w:val="none" w:sz="0" w:space="0" w:color="auto"/>
                    <w:right w:val="none" w:sz="0" w:space="0" w:color="auto"/>
                  </w:divBdr>
                  <w:divsChild>
                    <w:div w:id="1783645231">
                      <w:marLeft w:val="0"/>
                      <w:marRight w:val="0"/>
                      <w:marTop w:val="0"/>
                      <w:marBottom w:val="0"/>
                      <w:divBdr>
                        <w:top w:val="none" w:sz="0" w:space="0" w:color="auto"/>
                        <w:left w:val="none" w:sz="0" w:space="0" w:color="auto"/>
                        <w:bottom w:val="none" w:sz="0" w:space="0" w:color="auto"/>
                        <w:right w:val="none" w:sz="0" w:space="0" w:color="auto"/>
                      </w:divBdr>
                    </w:div>
                  </w:divsChild>
                </w:div>
                <w:div w:id="1221553697">
                  <w:marLeft w:val="0"/>
                  <w:marRight w:val="0"/>
                  <w:marTop w:val="0"/>
                  <w:marBottom w:val="0"/>
                  <w:divBdr>
                    <w:top w:val="none" w:sz="0" w:space="0" w:color="auto"/>
                    <w:left w:val="none" w:sz="0" w:space="0" w:color="auto"/>
                    <w:bottom w:val="none" w:sz="0" w:space="0" w:color="auto"/>
                    <w:right w:val="none" w:sz="0" w:space="0" w:color="auto"/>
                  </w:divBdr>
                  <w:divsChild>
                    <w:div w:id="1176648820">
                      <w:marLeft w:val="0"/>
                      <w:marRight w:val="0"/>
                      <w:marTop w:val="0"/>
                      <w:marBottom w:val="0"/>
                      <w:divBdr>
                        <w:top w:val="none" w:sz="0" w:space="0" w:color="auto"/>
                        <w:left w:val="none" w:sz="0" w:space="0" w:color="auto"/>
                        <w:bottom w:val="none" w:sz="0" w:space="0" w:color="auto"/>
                        <w:right w:val="none" w:sz="0" w:space="0" w:color="auto"/>
                      </w:divBdr>
                    </w:div>
                  </w:divsChild>
                </w:div>
                <w:div w:id="531377819">
                  <w:marLeft w:val="0"/>
                  <w:marRight w:val="0"/>
                  <w:marTop w:val="0"/>
                  <w:marBottom w:val="0"/>
                  <w:divBdr>
                    <w:top w:val="none" w:sz="0" w:space="0" w:color="auto"/>
                    <w:left w:val="none" w:sz="0" w:space="0" w:color="auto"/>
                    <w:bottom w:val="none" w:sz="0" w:space="0" w:color="auto"/>
                    <w:right w:val="none" w:sz="0" w:space="0" w:color="auto"/>
                  </w:divBdr>
                  <w:divsChild>
                    <w:div w:id="87191684">
                      <w:marLeft w:val="0"/>
                      <w:marRight w:val="0"/>
                      <w:marTop w:val="0"/>
                      <w:marBottom w:val="0"/>
                      <w:divBdr>
                        <w:top w:val="none" w:sz="0" w:space="0" w:color="auto"/>
                        <w:left w:val="none" w:sz="0" w:space="0" w:color="auto"/>
                        <w:bottom w:val="none" w:sz="0" w:space="0" w:color="auto"/>
                        <w:right w:val="none" w:sz="0" w:space="0" w:color="auto"/>
                      </w:divBdr>
                    </w:div>
                  </w:divsChild>
                </w:div>
                <w:div w:id="491213589">
                  <w:marLeft w:val="0"/>
                  <w:marRight w:val="0"/>
                  <w:marTop w:val="0"/>
                  <w:marBottom w:val="0"/>
                  <w:divBdr>
                    <w:top w:val="none" w:sz="0" w:space="0" w:color="auto"/>
                    <w:left w:val="none" w:sz="0" w:space="0" w:color="auto"/>
                    <w:bottom w:val="none" w:sz="0" w:space="0" w:color="auto"/>
                    <w:right w:val="none" w:sz="0" w:space="0" w:color="auto"/>
                  </w:divBdr>
                  <w:divsChild>
                    <w:div w:id="2101176018">
                      <w:marLeft w:val="0"/>
                      <w:marRight w:val="0"/>
                      <w:marTop w:val="0"/>
                      <w:marBottom w:val="0"/>
                      <w:divBdr>
                        <w:top w:val="none" w:sz="0" w:space="0" w:color="auto"/>
                        <w:left w:val="none" w:sz="0" w:space="0" w:color="auto"/>
                        <w:bottom w:val="none" w:sz="0" w:space="0" w:color="auto"/>
                        <w:right w:val="none" w:sz="0" w:space="0" w:color="auto"/>
                      </w:divBdr>
                    </w:div>
                  </w:divsChild>
                </w:div>
                <w:div w:id="2113552355">
                  <w:marLeft w:val="0"/>
                  <w:marRight w:val="0"/>
                  <w:marTop w:val="0"/>
                  <w:marBottom w:val="0"/>
                  <w:divBdr>
                    <w:top w:val="none" w:sz="0" w:space="0" w:color="auto"/>
                    <w:left w:val="none" w:sz="0" w:space="0" w:color="auto"/>
                    <w:bottom w:val="none" w:sz="0" w:space="0" w:color="auto"/>
                    <w:right w:val="none" w:sz="0" w:space="0" w:color="auto"/>
                  </w:divBdr>
                  <w:divsChild>
                    <w:div w:id="1991902125">
                      <w:marLeft w:val="0"/>
                      <w:marRight w:val="0"/>
                      <w:marTop w:val="0"/>
                      <w:marBottom w:val="0"/>
                      <w:divBdr>
                        <w:top w:val="none" w:sz="0" w:space="0" w:color="auto"/>
                        <w:left w:val="none" w:sz="0" w:space="0" w:color="auto"/>
                        <w:bottom w:val="none" w:sz="0" w:space="0" w:color="auto"/>
                        <w:right w:val="none" w:sz="0" w:space="0" w:color="auto"/>
                      </w:divBdr>
                    </w:div>
                  </w:divsChild>
                </w:div>
                <w:div w:id="1248609428">
                  <w:marLeft w:val="0"/>
                  <w:marRight w:val="0"/>
                  <w:marTop w:val="0"/>
                  <w:marBottom w:val="0"/>
                  <w:divBdr>
                    <w:top w:val="none" w:sz="0" w:space="0" w:color="auto"/>
                    <w:left w:val="none" w:sz="0" w:space="0" w:color="auto"/>
                    <w:bottom w:val="none" w:sz="0" w:space="0" w:color="auto"/>
                    <w:right w:val="none" w:sz="0" w:space="0" w:color="auto"/>
                  </w:divBdr>
                  <w:divsChild>
                    <w:div w:id="1994214444">
                      <w:marLeft w:val="0"/>
                      <w:marRight w:val="0"/>
                      <w:marTop w:val="0"/>
                      <w:marBottom w:val="0"/>
                      <w:divBdr>
                        <w:top w:val="none" w:sz="0" w:space="0" w:color="auto"/>
                        <w:left w:val="none" w:sz="0" w:space="0" w:color="auto"/>
                        <w:bottom w:val="none" w:sz="0" w:space="0" w:color="auto"/>
                        <w:right w:val="none" w:sz="0" w:space="0" w:color="auto"/>
                      </w:divBdr>
                    </w:div>
                  </w:divsChild>
                </w:div>
                <w:div w:id="1774015162">
                  <w:marLeft w:val="0"/>
                  <w:marRight w:val="0"/>
                  <w:marTop w:val="0"/>
                  <w:marBottom w:val="0"/>
                  <w:divBdr>
                    <w:top w:val="none" w:sz="0" w:space="0" w:color="auto"/>
                    <w:left w:val="none" w:sz="0" w:space="0" w:color="auto"/>
                    <w:bottom w:val="none" w:sz="0" w:space="0" w:color="auto"/>
                    <w:right w:val="none" w:sz="0" w:space="0" w:color="auto"/>
                  </w:divBdr>
                  <w:divsChild>
                    <w:div w:id="217060973">
                      <w:marLeft w:val="0"/>
                      <w:marRight w:val="0"/>
                      <w:marTop w:val="0"/>
                      <w:marBottom w:val="0"/>
                      <w:divBdr>
                        <w:top w:val="none" w:sz="0" w:space="0" w:color="auto"/>
                        <w:left w:val="none" w:sz="0" w:space="0" w:color="auto"/>
                        <w:bottom w:val="none" w:sz="0" w:space="0" w:color="auto"/>
                        <w:right w:val="none" w:sz="0" w:space="0" w:color="auto"/>
                      </w:divBdr>
                    </w:div>
                  </w:divsChild>
                </w:div>
                <w:div w:id="1689869360">
                  <w:marLeft w:val="0"/>
                  <w:marRight w:val="0"/>
                  <w:marTop w:val="0"/>
                  <w:marBottom w:val="0"/>
                  <w:divBdr>
                    <w:top w:val="none" w:sz="0" w:space="0" w:color="auto"/>
                    <w:left w:val="none" w:sz="0" w:space="0" w:color="auto"/>
                    <w:bottom w:val="none" w:sz="0" w:space="0" w:color="auto"/>
                    <w:right w:val="none" w:sz="0" w:space="0" w:color="auto"/>
                  </w:divBdr>
                  <w:divsChild>
                    <w:div w:id="1349986876">
                      <w:marLeft w:val="0"/>
                      <w:marRight w:val="0"/>
                      <w:marTop w:val="0"/>
                      <w:marBottom w:val="0"/>
                      <w:divBdr>
                        <w:top w:val="none" w:sz="0" w:space="0" w:color="auto"/>
                        <w:left w:val="none" w:sz="0" w:space="0" w:color="auto"/>
                        <w:bottom w:val="none" w:sz="0" w:space="0" w:color="auto"/>
                        <w:right w:val="none" w:sz="0" w:space="0" w:color="auto"/>
                      </w:divBdr>
                    </w:div>
                  </w:divsChild>
                </w:div>
                <w:div w:id="265424551">
                  <w:marLeft w:val="0"/>
                  <w:marRight w:val="0"/>
                  <w:marTop w:val="0"/>
                  <w:marBottom w:val="0"/>
                  <w:divBdr>
                    <w:top w:val="none" w:sz="0" w:space="0" w:color="auto"/>
                    <w:left w:val="none" w:sz="0" w:space="0" w:color="auto"/>
                    <w:bottom w:val="none" w:sz="0" w:space="0" w:color="auto"/>
                    <w:right w:val="none" w:sz="0" w:space="0" w:color="auto"/>
                  </w:divBdr>
                  <w:divsChild>
                    <w:div w:id="1243880971">
                      <w:marLeft w:val="0"/>
                      <w:marRight w:val="0"/>
                      <w:marTop w:val="0"/>
                      <w:marBottom w:val="0"/>
                      <w:divBdr>
                        <w:top w:val="none" w:sz="0" w:space="0" w:color="auto"/>
                        <w:left w:val="none" w:sz="0" w:space="0" w:color="auto"/>
                        <w:bottom w:val="none" w:sz="0" w:space="0" w:color="auto"/>
                        <w:right w:val="none" w:sz="0" w:space="0" w:color="auto"/>
                      </w:divBdr>
                    </w:div>
                  </w:divsChild>
                </w:div>
                <w:div w:id="1865707979">
                  <w:marLeft w:val="0"/>
                  <w:marRight w:val="0"/>
                  <w:marTop w:val="0"/>
                  <w:marBottom w:val="0"/>
                  <w:divBdr>
                    <w:top w:val="none" w:sz="0" w:space="0" w:color="auto"/>
                    <w:left w:val="none" w:sz="0" w:space="0" w:color="auto"/>
                    <w:bottom w:val="none" w:sz="0" w:space="0" w:color="auto"/>
                    <w:right w:val="none" w:sz="0" w:space="0" w:color="auto"/>
                  </w:divBdr>
                  <w:divsChild>
                    <w:div w:id="939264964">
                      <w:marLeft w:val="0"/>
                      <w:marRight w:val="0"/>
                      <w:marTop w:val="0"/>
                      <w:marBottom w:val="0"/>
                      <w:divBdr>
                        <w:top w:val="none" w:sz="0" w:space="0" w:color="auto"/>
                        <w:left w:val="none" w:sz="0" w:space="0" w:color="auto"/>
                        <w:bottom w:val="none" w:sz="0" w:space="0" w:color="auto"/>
                        <w:right w:val="none" w:sz="0" w:space="0" w:color="auto"/>
                      </w:divBdr>
                    </w:div>
                  </w:divsChild>
                </w:div>
                <w:div w:id="475756651">
                  <w:marLeft w:val="0"/>
                  <w:marRight w:val="0"/>
                  <w:marTop w:val="0"/>
                  <w:marBottom w:val="0"/>
                  <w:divBdr>
                    <w:top w:val="none" w:sz="0" w:space="0" w:color="auto"/>
                    <w:left w:val="none" w:sz="0" w:space="0" w:color="auto"/>
                    <w:bottom w:val="none" w:sz="0" w:space="0" w:color="auto"/>
                    <w:right w:val="none" w:sz="0" w:space="0" w:color="auto"/>
                  </w:divBdr>
                  <w:divsChild>
                    <w:div w:id="680277907">
                      <w:marLeft w:val="0"/>
                      <w:marRight w:val="0"/>
                      <w:marTop w:val="0"/>
                      <w:marBottom w:val="0"/>
                      <w:divBdr>
                        <w:top w:val="none" w:sz="0" w:space="0" w:color="auto"/>
                        <w:left w:val="none" w:sz="0" w:space="0" w:color="auto"/>
                        <w:bottom w:val="none" w:sz="0" w:space="0" w:color="auto"/>
                        <w:right w:val="none" w:sz="0" w:space="0" w:color="auto"/>
                      </w:divBdr>
                    </w:div>
                  </w:divsChild>
                </w:div>
                <w:div w:id="102959953">
                  <w:marLeft w:val="0"/>
                  <w:marRight w:val="0"/>
                  <w:marTop w:val="0"/>
                  <w:marBottom w:val="0"/>
                  <w:divBdr>
                    <w:top w:val="none" w:sz="0" w:space="0" w:color="auto"/>
                    <w:left w:val="none" w:sz="0" w:space="0" w:color="auto"/>
                    <w:bottom w:val="none" w:sz="0" w:space="0" w:color="auto"/>
                    <w:right w:val="none" w:sz="0" w:space="0" w:color="auto"/>
                  </w:divBdr>
                  <w:divsChild>
                    <w:div w:id="1068847723">
                      <w:marLeft w:val="0"/>
                      <w:marRight w:val="0"/>
                      <w:marTop w:val="0"/>
                      <w:marBottom w:val="0"/>
                      <w:divBdr>
                        <w:top w:val="none" w:sz="0" w:space="0" w:color="auto"/>
                        <w:left w:val="none" w:sz="0" w:space="0" w:color="auto"/>
                        <w:bottom w:val="none" w:sz="0" w:space="0" w:color="auto"/>
                        <w:right w:val="none" w:sz="0" w:space="0" w:color="auto"/>
                      </w:divBdr>
                    </w:div>
                  </w:divsChild>
                </w:div>
                <w:div w:id="1108281648">
                  <w:marLeft w:val="0"/>
                  <w:marRight w:val="0"/>
                  <w:marTop w:val="0"/>
                  <w:marBottom w:val="0"/>
                  <w:divBdr>
                    <w:top w:val="none" w:sz="0" w:space="0" w:color="auto"/>
                    <w:left w:val="none" w:sz="0" w:space="0" w:color="auto"/>
                    <w:bottom w:val="none" w:sz="0" w:space="0" w:color="auto"/>
                    <w:right w:val="none" w:sz="0" w:space="0" w:color="auto"/>
                  </w:divBdr>
                  <w:divsChild>
                    <w:div w:id="795297375">
                      <w:marLeft w:val="0"/>
                      <w:marRight w:val="0"/>
                      <w:marTop w:val="0"/>
                      <w:marBottom w:val="0"/>
                      <w:divBdr>
                        <w:top w:val="none" w:sz="0" w:space="0" w:color="auto"/>
                        <w:left w:val="none" w:sz="0" w:space="0" w:color="auto"/>
                        <w:bottom w:val="none" w:sz="0" w:space="0" w:color="auto"/>
                        <w:right w:val="none" w:sz="0" w:space="0" w:color="auto"/>
                      </w:divBdr>
                    </w:div>
                  </w:divsChild>
                </w:div>
                <w:div w:id="417025031">
                  <w:marLeft w:val="0"/>
                  <w:marRight w:val="0"/>
                  <w:marTop w:val="0"/>
                  <w:marBottom w:val="0"/>
                  <w:divBdr>
                    <w:top w:val="none" w:sz="0" w:space="0" w:color="auto"/>
                    <w:left w:val="none" w:sz="0" w:space="0" w:color="auto"/>
                    <w:bottom w:val="none" w:sz="0" w:space="0" w:color="auto"/>
                    <w:right w:val="none" w:sz="0" w:space="0" w:color="auto"/>
                  </w:divBdr>
                  <w:divsChild>
                    <w:div w:id="26489700">
                      <w:marLeft w:val="0"/>
                      <w:marRight w:val="0"/>
                      <w:marTop w:val="0"/>
                      <w:marBottom w:val="0"/>
                      <w:divBdr>
                        <w:top w:val="none" w:sz="0" w:space="0" w:color="auto"/>
                        <w:left w:val="none" w:sz="0" w:space="0" w:color="auto"/>
                        <w:bottom w:val="none" w:sz="0" w:space="0" w:color="auto"/>
                        <w:right w:val="none" w:sz="0" w:space="0" w:color="auto"/>
                      </w:divBdr>
                    </w:div>
                  </w:divsChild>
                </w:div>
                <w:div w:id="478957443">
                  <w:marLeft w:val="0"/>
                  <w:marRight w:val="0"/>
                  <w:marTop w:val="0"/>
                  <w:marBottom w:val="0"/>
                  <w:divBdr>
                    <w:top w:val="none" w:sz="0" w:space="0" w:color="auto"/>
                    <w:left w:val="none" w:sz="0" w:space="0" w:color="auto"/>
                    <w:bottom w:val="none" w:sz="0" w:space="0" w:color="auto"/>
                    <w:right w:val="none" w:sz="0" w:space="0" w:color="auto"/>
                  </w:divBdr>
                  <w:divsChild>
                    <w:div w:id="1176925693">
                      <w:marLeft w:val="0"/>
                      <w:marRight w:val="0"/>
                      <w:marTop w:val="0"/>
                      <w:marBottom w:val="0"/>
                      <w:divBdr>
                        <w:top w:val="none" w:sz="0" w:space="0" w:color="auto"/>
                        <w:left w:val="none" w:sz="0" w:space="0" w:color="auto"/>
                        <w:bottom w:val="none" w:sz="0" w:space="0" w:color="auto"/>
                        <w:right w:val="none" w:sz="0" w:space="0" w:color="auto"/>
                      </w:divBdr>
                    </w:div>
                  </w:divsChild>
                </w:div>
                <w:div w:id="244455786">
                  <w:marLeft w:val="0"/>
                  <w:marRight w:val="0"/>
                  <w:marTop w:val="0"/>
                  <w:marBottom w:val="0"/>
                  <w:divBdr>
                    <w:top w:val="none" w:sz="0" w:space="0" w:color="auto"/>
                    <w:left w:val="none" w:sz="0" w:space="0" w:color="auto"/>
                    <w:bottom w:val="none" w:sz="0" w:space="0" w:color="auto"/>
                    <w:right w:val="none" w:sz="0" w:space="0" w:color="auto"/>
                  </w:divBdr>
                  <w:divsChild>
                    <w:div w:id="2063600314">
                      <w:marLeft w:val="0"/>
                      <w:marRight w:val="0"/>
                      <w:marTop w:val="0"/>
                      <w:marBottom w:val="0"/>
                      <w:divBdr>
                        <w:top w:val="none" w:sz="0" w:space="0" w:color="auto"/>
                        <w:left w:val="none" w:sz="0" w:space="0" w:color="auto"/>
                        <w:bottom w:val="none" w:sz="0" w:space="0" w:color="auto"/>
                        <w:right w:val="none" w:sz="0" w:space="0" w:color="auto"/>
                      </w:divBdr>
                    </w:div>
                  </w:divsChild>
                </w:div>
                <w:div w:id="1752313545">
                  <w:marLeft w:val="0"/>
                  <w:marRight w:val="0"/>
                  <w:marTop w:val="0"/>
                  <w:marBottom w:val="0"/>
                  <w:divBdr>
                    <w:top w:val="none" w:sz="0" w:space="0" w:color="auto"/>
                    <w:left w:val="none" w:sz="0" w:space="0" w:color="auto"/>
                    <w:bottom w:val="none" w:sz="0" w:space="0" w:color="auto"/>
                    <w:right w:val="none" w:sz="0" w:space="0" w:color="auto"/>
                  </w:divBdr>
                  <w:divsChild>
                    <w:div w:id="2097438546">
                      <w:marLeft w:val="0"/>
                      <w:marRight w:val="0"/>
                      <w:marTop w:val="0"/>
                      <w:marBottom w:val="0"/>
                      <w:divBdr>
                        <w:top w:val="none" w:sz="0" w:space="0" w:color="auto"/>
                        <w:left w:val="none" w:sz="0" w:space="0" w:color="auto"/>
                        <w:bottom w:val="none" w:sz="0" w:space="0" w:color="auto"/>
                        <w:right w:val="none" w:sz="0" w:space="0" w:color="auto"/>
                      </w:divBdr>
                    </w:div>
                  </w:divsChild>
                </w:div>
                <w:div w:id="698703018">
                  <w:marLeft w:val="0"/>
                  <w:marRight w:val="0"/>
                  <w:marTop w:val="0"/>
                  <w:marBottom w:val="0"/>
                  <w:divBdr>
                    <w:top w:val="none" w:sz="0" w:space="0" w:color="auto"/>
                    <w:left w:val="none" w:sz="0" w:space="0" w:color="auto"/>
                    <w:bottom w:val="none" w:sz="0" w:space="0" w:color="auto"/>
                    <w:right w:val="none" w:sz="0" w:space="0" w:color="auto"/>
                  </w:divBdr>
                  <w:divsChild>
                    <w:div w:id="1648317126">
                      <w:marLeft w:val="0"/>
                      <w:marRight w:val="0"/>
                      <w:marTop w:val="0"/>
                      <w:marBottom w:val="0"/>
                      <w:divBdr>
                        <w:top w:val="none" w:sz="0" w:space="0" w:color="auto"/>
                        <w:left w:val="none" w:sz="0" w:space="0" w:color="auto"/>
                        <w:bottom w:val="none" w:sz="0" w:space="0" w:color="auto"/>
                        <w:right w:val="none" w:sz="0" w:space="0" w:color="auto"/>
                      </w:divBdr>
                    </w:div>
                  </w:divsChild>
                </w:div>
                <w:div w:id="1228878893">
                  <w:marLeft w:val="0"/>
                  <w:marRight w:val="0"/>
                  <w:marTop w:val="0"/>
                  <w:marBottom w:val="0"/>
                  <w:divBdr>
                    <w:top w:val="none" w:sz="0" w:space="0" w:color="auto"/>
                    <w:left w:val="none" w:sz="0" w:space="0" w:color="auto"/>
                    <w:bottom w:val="none" w:sz="0" w:space="0" w:color="auto"/>
                    <w:right w:val="none" w:sz="0" w:space="0" w:color="auto"/>
                  </w:divBdr>
                  <w:divsChild>
                    <w:div w:id="411586737">
                      <w:marLeft w:val="0"/>
                      <w:marRight w:val="0"/>
                      <w:marTop w:val="0"/>
                      <w:marBottom w:val="0"/>
                      <w:divBdr>
                        <w:top w:val="none" w:sz="0" w:space="0" w:color="auto"/>
                        <w:left w:val="none" w:sz="0" w:space="0" w:color="auto"/>
                        <w:bottom w:val="none" w:sz="0" w:space="0" w:color="auto"/>
                        <w:right w:val="none" w:sz="0" w:space="0" w:color="auto"/>
                      </w:divBdr>
                    </w:div>
                  </w:divsChild>
                </w:div>
                <w:div w:id="1184130208">
                  <w:marLeft w:val="0"/>
                  <w:marRight w:val="0"/>
                  <w:marTop w:val="0"/>
                  <w:marBottom w:val="0"/>
                  <w:divBdr>
                    <w:top w:val="none" w:sz="0" w:space="0" w:color="auto"/>
                    <w:left w:val="none" w:sz="0" w:space="0" w:color="auto"/>
                    <w:bottom w:val="none" w:sz="0" w:space="0" w:color="auto"/>
                    <w:right w:val="none" w:sz="0" w:space="0" w:color="auto"/>
                  </w:divBdr>
                  <w:divsChild>
                    <w:div w:id="1103496217">
                      <w:marLeft w:val="0"/>
                      <w:marRight w:val="0"/>
                      <w:marTop w:val="0"/>
                      <w:marBottom w:val="0"/>
                      <w:divBdr>
                        <w:top w:val="none" w:sz="0" w:space="0" w:color="auto"/>
                        <w:left w:val="none" w:sz="0" w:space="0" w:color="auto"/>
                        <w:bottom w:val="none" w:sz="0" w:space="0" w:color="auto"/>
                        <w:right w:val="none" w:sz="0" w:space="0" w:color="auto"/>
                      </w:divBdr>
                    </w:div>
                  </w:divsChild>
                </w:div>
                <w:div w:id="668757908">
                  <w:marLeft w:val="0"/>
                  <w:marRight w:val="0"/>
                  <w:marTop w:val="0"/>
                  <w:marBottom w:val="0"/>
                  <w:divBdr>
                    <w:top w:val="none" w:sz="0" w:space="0" w:color="auto"/>
                    <w:left w:val="none" w:sz="0" w:space="0" w:color="auto"/>
                    <w:bottom w:val="none" w:sz="0" w:space="0" w:color="auto"/>
                    <w:right w:val="none" w:sz="0" w:space="0" w:color="auto"/>
                  </w:divBdr>
                  <w:divsChild>
                    <w:div w:id="1846095436">
                      <w:marLeft w:val="0"/>
                      <w:marRight w:val="0"/>
                      <w:marTop w:val="0"/>
                      <w:marBottom w:val="0"/>
                      <w:divBdr>
                        <w:top w:val="none" w:sz="0" w:space="0" w:color="auto"/>
                        <w:left w:val="none" w:sz="0" w:space="0" w:color="auto"/>
                        <w:bottom w:val="none" w:sz="0" w:space="0" w:color="auto"/>
                        <w:right w:val="none" w:sz="0" w:space="0" w:color="auto"/>
                      </w:divBdr>
                    </w:div>
                  </w:divsChild>
                </w:div>
                <w:div w:id="1370178388">
                  <w:marLeft w:val="0"/>
                  <w:marRight w:val="0"/>
                  <w:marTop w:val="0"/>
                  <w:marBottom w:val="0"/>
                  <w:divBdr>
                    <w:top w:val="none" w:sz="0" w:space="0" w:color="auto"/>
                    <w:left w:val="none" w:sz="0" w:space="0" w:color="auto"/>
                    <w:bottom w:val="none" w:sz="0" w:space="0" w:color="auto"/>
                    <w:right w:val="none" w:sz="0" w:space="0" w:color="auto"/>
                  </w:divBdr>
                  <w:divsChild>
                    <w:div w:id="767624998">
                      <w:marLeft w:val="0"/>
                      <w:marRight w:val="0"/>
                      <w:marTop w:val="0"/>
                      <w:marBottom w:val="0"/>
                      <w:divBdr>
                        <w:top w:val="none" w:sz="0" w:space="0" w:color="auto"/>
                        <w:left w:val="none" w:sz="0" w:space="0" w:color="auto"/>
                        <w:bottom w:val="none" w:sz="0" w:space="0" w:color="auto"/>
                        <w:right w:val="none" w:sz="0" w:space="0" w:color="auto"/>
                      </w:divBdr>
                    </w:div>
                  </w:divsChild>
                </w:div>
                <w:div w:id="542181559">
                  <w:marLeft w:val="0"/>
                  <w:marRight w:val="0"/>
                  <w:marTop w:val="0"/>
                  <w:marBottom w:val="0"/>
                  <w:divBdr>
                    <w:top w:val="none" w:sz="0" w:space="0" w:color="auto"/>
                    <w:left w:val="none" w:sz="0" w:space="0" w:color="auto"/>
                    <w:bottom w:val="none" w:sz="0" w:space="0" w:color="auto"/>
                    <w:right w:val="none" w:sz="0" w:space="0" w:color="auto"/>
                  </w:divBdr>
                  <w:divsChild>
                    <w:div w:id="299850826">
                      <w:marLeft w:val="0"/>
                      <w:marRight w:val="0"/>
                      <w:marTop w:val="0"/>
                      <w:marBottom w:val="0"/>
                      <w:divBdr>
                        <w:top w:val="none" w:sz="0" w:space="0" w:color="auto"/>
                        <w:left w:val="none" w:sz="0" w:space="0" w:color="auto"/>
                        <w:bottom w:val="none" w:sz="0" w:space="0" w:color="auto"/>
                        <w:right w:val="none" w:sz="0" w:space="0" w:color="auto"/>
                      </w:divBdr>
                    </w:div>
                  </w:divsChild>
                </w:div>
                <w:div w:id="897744470">
                  <w:marLeft w:val="0"/>
                  <w:marRight w:val="0"/>
                  <w:marTop w:val="0"/>
                  <w:marBottom w:val="0"/>
                  <w:divBdr>
                    <w:top w:val="none" w:sz="0" w:space="0" w:color="auto"/>
                    <w:left w:val="none" w:sz="0" w:space="0" w:color="auto"/>
                    <w:bottom w:val="none" w:sz="0" w:space="0" w:color="auto"/>
                    <w:right w:val="none" w:sz="0" w:space="0" w:color="auto"/>
                  </w:divBdr>
                  <w:divsChild>
                    <w:div w:id="1375887838">
                      <w:marLeft w:val="0"/>
                      <w:marRight w:val="0"/>
                      <w:marTop w:val="0"/>
                      <w:marBottom w:val="0"/>
                      <w:divBdr>
                        <w:top w:val="none" w:sz="0" w:space="0" w:color="auto"/>
                        <w:left w:val="none" w:sz="0" w:space="0" w:color="auto"/>
                        <w:bottom w:val="none" w:sz="0" w:space="0" w:color="auto"/>
                        <w:right w:val="none" w:sz="0" w:space="0" w:color="auto"/>
                      </w:divBdr>
                    </w:div>
                  </w:divsChild>
                </w:div>
                <w:div w:id="374624101">
                  <w:marLeft w:val="0"/>
                  <w:marRight w:val="0"/>
                  <w:marTop w:val="0"/>
                  <w:marBottom w:val="0"/>
                  <w:divBdr>
                    <w:top w:val="none" w:sz="0" w:space="0" w:color="auto"/>
                    <w:left w:val="none" w:sz="0" w:space="0" w:color="auto"/>
                    <w:bottom w:val="none" w:sz="0" w:space="0" w:color="auto"/>
                    <w:right w:val="none" w:sz="0" w:space="0" w:color="auto"/>
                  </w:divBdr>
                  <w:divsChild>
                    <w:div w:id="1746956980">
                      <w:marLeft w:val="0"/>
                      <w:marRight w:val="0"/>
                      <w:marTop w:val="0"/>
                      <w:marBottom w:val="0"/>
                      <w:divBdr>
                        <w:top w:val="none" w:sz="0" w:space="0" w:color="auto"/>
                        <w:left w:val="none" w:sz="0" w:space="0" w:color="auto"/>
                        <w:bottom w:val="none" w:sz="0" w:space="0" w:color="auto"/>
                        <w:right w:val="none" w:sz="0" w:space="0" w:color="auto"/>
                      </w:divBdr>
                    </w:div>
                  </w:divsChild>
                </w:div>
                <w:div w:id="870336832">
                  <w:marLeft w:val="0"/>
                  <w:marRight w:val="0"/>
                  <w:marTop w:val="0"/>
                  <w:marBottom w:val="0"/>
                  <w:divBdr>
                    <w:top w:val="none" w:sz="0" w:space="0" w:color="auto"/>
                    <w:left w:val="none" w:sz="0" w:space="0" w:color="auto"/>
                    <w:bottom w:val="none" w:sz="0" w:space="0" w:color="auto"/>
                    <w:right w:val="none" w:sz="0" w:space="0" w:color="auto"/>
                  </w:divBdr>
                  <w:divsChild>
                    <w:div w:id="1791780752">
                      <w:marLeft w:val="0"/>
                      <w:marRight w:val="0"/>
                      <w:marTop w:val="0"/>
                      <w:marBottom w:val="0"/>
                      <w:divBdr>
                        <w:top w:val="none" w:sz="0" w:space="0" w:color="auto"/>
                        <w:left w:val="none" w:sz="0" w:space="0" w:color="auto"/>
                        <w:bottom w:val="none" w:sz="0" w:space="0" w:color="auto"/>
                        <w:right w:val="none" w:sz="0" w:space="0" w:color="auto"/>
                      </w:divBdr>
                    </w:div>
                  </w:divsChild>
                </w:div>
                <w:div w:id="1915814448">
                  <w:marLeft w:val="0"/>
                  <w:marRight w:val="0"/>
                  <w:marTop w:val="0"/>
                  <w:marBottom w:val="0"/>
                  <w:divBdr>
                    <w:top w:val="none" w:sz="0" w:space="0" w:color="auto"/>
                    <w:left w:val="none" w:sz="0" w:space="0" w:color="auto"/>
                    <w:bottom w:val="none" w:sz="0" w:space="0" w:color="auto"/>
                    <w:right w:val="none" w:sz="0" w:space="0" w:color="auto"/>
                  </w:divBdr>
                  <w:divsChild>
                    <w:div w:id="1188787104">
                      <w:marLeft w:val="0"/>
                      <w:marRight w:val="0"/>
                      <w:marTop w:val="0"/>
                      <w:marBottom w:val="0"/>
                      <w:divBdr>
                        <w:top w:val="none" w:sz="0" w:space="0" w:color="auto"/>
                        <w:left w:val="none" w:sz="0" w:space="0" w:color="auto"/>
                        <w:bottom w:val="none" w:sz="0" w:space="0" w:color="auto"/>
                        <w:right w:val="none" w:sz="0" w:space="0" w:color="auto"/>
                      </w:divBdr>
                    </w:div>
                  </w:divsChild>
                </w:div>
                <w:div w:id="1353455124">
                  <w:marLeft w:val="0"/>
                  <w:marRight w:val="0"/>
                  <w:marTop w:val="0"/>
                  <w:marBottom w:val="0"/>
                  <w:divBdr>
                    <w:top w:val="none" w:sz="0" w:space="0" w:color="auto"/>
                    <w:left w:val="none" w:sz="0" w:space="0" w:color="auto"/>
                    <w:bottom w:val="none" w:sz="0" w:space="0" w:color="auto"/>
                    <w:right w:val="none" w:sz="0" w:space="0" w:color="auto"/>
                  </w:divBdr>
                  <w:divsChild>
                    <w:div w:id="91978536">
                      <w:marLeft w:val="0"/>
                      <w:marRight w:val="0"/>
                      <w:marTop w:val="0"/>
                      <w:marBottom w:val="0"/>
                      <w:divBdr>
                        <w:top w:val="none" w:sz="0" w:space="0" w:color="auto"/>
                        <w:left w:val="none" w:sz="0" w:space="0" w:color="auto"/>
                        <w:bottom w:val="none" w:sz="0" w:space="0" w:color="auto"/>
                        <w:right w:val="none" w:sz="0" w:space="0" w:color="auto"/>
                      </w:divBdr>
                    </w:div>
                  </w:divsChild>
                </w:div>
                <w:div w:id="2114981633">
                  <w:marLeft w:val="0"/>
                  <w:marRight w:val="0"/>
                  <w:marTop w:val="0"/>
                  <w:marBottom w:val="0"/>
                  <w:divBdr>
                    <w:top w:val="none" w:sz="0" w:space="0" w:color="auto"/>
                    <w:left w:val="none" w:sz="0" w:space="0" w:color="auto"/>
                    <w:bottom w:val="none" w:sz="0" w:space="0" w:color="auto"/>
                    <w:right w:val="none" w:sz="0" w:space="0" w:color="auto"/>
                  </w:divBdr>
                  <w:divsChild>
                    <w:div w:id="2039625348">
                      <w:marLeft w:val="0"/>
                      <w:marRight w:val="0"/>
                      <w:marTop w:val="0"/>
                      <w:marBottom w:val="0"/>
                      <w:divBdr>
                        <w:top w:val="none" w:sz="0" w:space="0" w:color="auto"/>
                        <w:left w:val="none" w:sz="0" w:space="0" w:color="auto"/>
                        <w:bottom w:val="none" w:sz="0" w:space="0" w:color="auto"/>
                        <w:right w:val="none" w:sz="0" w:space="0" w:color="auto"/>
                      </w:divBdr>
                    </w:div>
                  </w:divsChild>
                </w:div>
                <w:div w:id="1887260018">
                  <w:marLeft w:val="0"/>
                  <w:marRight w:val="0"/>
                  <w:marTop w:val="0"/>
                  <w:marBottom w:val="0"/>
                  <w:divBdr>
                    <w:top w:val="none" w:sz="0" w:space="0" w:color="auto"/>
                    <w:left w:val="none" w:sz="0" w:space="0" w:color="auto"/>
                    <w:bottom w:val="none" w:sz="0" w:space="0" w:color="auto"/>
                    <w:right w:val="none" w:sz="0" w:space="0" w:color="auto"/>
                  </w:divBdr>
                  <w:divsChild>
                    <w:div w:id="745299924">
                      <w:marLeft w:val="0"/>
                      <w:marRight w:val="0"/>
                      <w:marTop w:val="0"/>
                      <w:marBottom w:val="0"/>
                      <w:divBdr>
                        <w:top w:val="none" w:sz="0" w:space="0" w:color="auto"/>
                        <w:left w:val="none" w:sz="0" w:space="0" w:color="auto"/>
                        <w:bottom w:val="none" w:sz="0" w:space="0" w:color="auto"/>
                        <w:right w:val="none" w:sz="0" w:space="0" w:color="auto"/>
                      </w:divBdr>
                    </w:div>
                  </w:divsChild>
                </w:div>
                <w:div w:id="2135244140">
                  <w:marLeft w:val="0"/>
                  <w:marRight w:val="0"/>
                  <w:marTop w:val="0"/>
                  <w:marBottom w:val="0"/>
                  <w:divBdr>
                    <w:top w:val="none" w:sz="0" w:space="0" w:color="auto"/>
                    <w:left w:val="none" w:sz="0" w:space="0" w:color="auto"/>
                    <w:bottom w:val="none" w:sz="0" w:space="0" w:color="auto"/>
                    <w:right w:val="none" w:sz="0" w:space="0" w:color="auto"/>
                  </w:divBdr>
                  <w:divsChild>
                    <w:div w:id="791746268">
                      <w:marLeft w:val="0"/>
                      <w:marRight w:val="0"/>
                      <w:marTop w:val="0"/>
                      <w:marBottom w:val="0"/>
                      <w:divBdr>
                        <w:top w:val="none" w:sz="0" w:space="0" w:color="auto"/>
                        <w:left w:val="none" w:sz="0" w:space="0" w:color="auto"/>
                        <w:bottom w:val="none" w:sz="0" w:space="0" w:color="auto"/>
                        <w:right w:val="none" w:sz="0" w:space="0" w:color="auto"/>
                      </w:divBdr>
                    </w:div>
                  </w:divsChild>
                </w:div>
                <w:div w:id="1870947586">
                  <w:marLeft w:val="0"/>
                  <w:marRight w:val="0"/>
                  <w:marTop w:val="0"/>
                  <w:marBottom w:val="0"/>
                  <w:divBdr>
                    <w:top w:val="none" w:sz="0" w:space="0" w:color="auto"/>
                    <w:left w:val="none" w:sz="0" w:space="0" w:color="auto"/>
                    <w:bottom w:val="none" w:sz="0" w:space="0" w:color="auto"/>
                    <w:right w:val="none" w:sz="0" w:space="0" w:color="auto"/>
                  </w:divBdr>
                  <w:divsChild>
                    <w:div w:id="1779836346">
                      <w:marLeft w:val="0"/>
                      <w:marRight w:val="0"/>
                      <w:marTop w:val="0"/>
                      <w:marBottom w:val="0"/>
                      <w:divBdr>
                        <w:top w:val="none" w:sz="0" w:space="0" w:color="auto"/>
                        <w:left w:val="none" w:sz="0" w:space="0" w:color="auto"/>
                        <w:bottom w:val="none" w:sz="0" w:space="0" w:color="auto"/>
                        <w:right w:val="none" w:sz="0" w:space="0" w:color="auto"/>
                      </w:divBdr>
                    </w:div>
                  </w:divsChild>
                </w:div>
                <w:div w:id="577177996">
                  <w:marLeft w:val="0"/>
                  <w:marRight w:val="0"/>
                  <w:marTop w:val="0"/>
                  <w:marBottom w:val="0"/>
                  <w:divBdr>
                    <w:top w:val="none" w:sz="0" w:space="0" w:color="auto"/>
                    <w:left w:val="none" w:sz="0" w:space="0" w:color="auto"/>
                    <w:bottom w:val="none" w:sz="0" w:space="0" w:color="auto"/>
                    <w:right w:val="none" w:sz="0" w:space="0" w:color="auto"/>
                  </w:divBdr>
                  <w:divsChild>
                    <w:div w:id="371153250">
                      <w:marLeft w:val="0"/>
                      <w:marRight w:val="0"/>
                      <w:marTop w:val="0"/>
                      <w:marBottom w:val="0"/>
                      <w:divBdr>
                        <w:top w:val="none" w:sz="0" w:space="0" w:color="auto"/>
                        <w:left w:val="none" w:sz="0" w:space="0" w:color="auto"/>
                        <w:bottom w:val="none" w:sz="0" w:space="0" w:color="auto"/>
                        <w:right w:val="none" w:sz="0" w:space="0" w:color="auto"/>
                      </w:divBdr>
                    </w:div>
                  </w:divsChild>
                </w:div>
                <w:div w:id="650332261">
                  <w:marLeft w:val="0"/>
                  <w:marRight w:val="0"/>
                  <w:marTop w:val="0"/>
                  <w:marBottom w:val="0"/>
                  <w:divBdr>
                    <w:top w:val="none" w:sz="0" w:space="0" w:color="auto"/>
                    <w:left w:val="none" w:sz="0" w:space="0" w:color="auto"/>
                    <w:bottom w:val="none" w:sz="0" w:space="0" w:color="auto"/>
                    <w:right w:val="none" w:sz="0" w:space="0" w:color="auto"/>
                  </w:divBdr>
                  <w:divsChild>
                    <w:div w:id="1263882764">
                      <w:marLeft w:val="0"/>
                      <w:marRight w:val="0"/>
                      <w:marTop w:val="0"/>
                      <w:marBottom w:val="0"/>
                      <w:divBdr>
                        <w:top w:val="none" w:sz="0" w:space="0" w:color="auto"/>
                        <w:left w:val="none" w:sz="0" w:space="0" w:color="auto"/>
                        <w:bottom w:val="none" w:sz="0" w:space="0" w:color="auto"/>
                        <w:right w:val="none" w:sz="0" w:space="0" w:color="auto"/>
                      </w:divBdr>
                    </w:div>
                  </w:divsChild>
                </w:div>
                <w:div w:id="997684991">
                  <w:marLeft w:val="0"/>
                  <w:marRight w:val="0"/>
                  <w:marTop w:val="0"/>
                  <w:marBottom w:val="0"/>
                  <w:divBdr>
                    <w:top w:val="none" w:sz="0" w:space="0" w:color="auto"/>
                    <w:left w:val="none" w:sz="0" w:space="0" w:color="auto"/>
                    <w:bottom w:val="none" w:sz="0" w:space="0" w:color="auto"/>
                    <w:right w:val="none" w:sz="0" w:space="0" w:color="auto"/>
                  </w:divBdr>
                  <w:divsChild>
                    <w:div w:id="1831629587">
                      <w:marLeft w:val="0"/>
                      <w:marRight w:val="0"/>
                      <w:marTop w:val="0"/>
                      <w:marBottom w:val="0"/>
                      <w:divBdr>
                        <w:top w:val="none" w:sz="0" w:space="0" w:color="auto"/>
                        <w:left w:val="none" w:sz="0" w:space="0" w:color="auto"/>
                        <w:bottom w:val="none" w:sz="0" w:space="0" w:color="auto"/>
                        <w:right w:val="none" w:sz="0" w:space="0" w:color="auto"/>
                      </w:divBdr>
                    </w:div>
                  </w:divsChild>
                </w:div>
                <w:div w:id="196553211">
                  <w:marLeft w:val="0"/>
                  <w:marRight w:val="0"/>
                  <w:marTop w:val="0"/>
                  <w:marBottom w:val="0"/>
                  <w:divBdr>
                    <w:top w:val="none" w:sz="0" w:space="0" w:color="auto"/>
                    <w:left w:val="none" w:sz="0" w:space="0" w:color="auto"/>
                    <w:bottom w:val="none" w:sz="0" w:space="0" w:color="auto"/>
                    <w:right w:val="none" w:sz="0" w:space="0" w:color="auto"/>
                  </w:divBdr>
                  <w:divsChild>
                    <w:div w:id="761922687">
                      <w:marLeft w:val="0"/>
                      <w:marRight w:val="0"/>
                      <w:marTop w:val="0"/>
                      <w:marBottom w:val="0"/>
                      <w:divBdr>
                        <w:top w:val="none" w:sz="0" w:space="0" w:color="auto"/>
                        <w:left w:val="none" w:sz="0" w:space="0" w:color="auto"/>
                        <w:bottom w:val="none" w:sz="0" w:space="0" w:color="auto"/>
                        <w:right w:val="none" w:sz="0" w:space="0" w:color="auto"/>
                      </w:divBdr>
                    </w:div>
                  </w:divsChild>
                </w:div>
                <w:div w:id="1771244745">
                  <w:marLeft w:val="0"/>
                  <w:marRight w:val="0"/>
                  <w:marTop w:val="0"/>
                  <w:marBottom w:val="0"/>
                  <w:divBdr>
                    <w:top w:val="none" w:sz="0" w:space="0" w:color="auto"/>
                    <w:left w:val="none" w:sz="0" w:space="0" w:color="auto"/>
                    <w:bottom w:val="none" w:sz="0" w:space="0" w:color="auto"/>
                    <w:right w:val="none" w:sz="0" w:space="0" w:color="auto"/>
                  </w:divBdr>
                  <w:divsChild>
                    <w:div w:id="98721167">
                      <w:marLeft w:val="0"/>
                      <w:marRight w:val="0"/>
                      <w:marTop w:val="0"/>
                      <w:marBottom w:val="0"/>
                      <w:divBdr>
                        <w:top w:val="none" w:sz="0" w:space="0" w:color="auto"/>
                        <w:left w:val="none" w:sz="0" w:space="0" w:color="auto"/>
                        <w:bottom w:val="none" w:sz="0" w:space="0" w:color="auto"/>
                        <w:right w:val="none" w:sz="0" w:space="0" w:color="auto"/>
                      </w:divBdr>
                    </w:div>
                  </w:divsChild>
                </w:div>
                <w:div w:id="2017800805">
                  <w:marLeft w:val="0"/>
                  <w:marRight w:val="0"/>
                  <w:marTop w:val="0"/>
                  <w:marBottom w:val="0"/>
                  <w:divBdr>
                    <w:top w:val="none" w:sz="0" w:space="0" w:color="auto"/>
                    <w:left w:val="none" w:sz="0" w:space="0" w:color="auto"/>
                    <w:bottom w:val="none" w:sz="0" w:space="0" w:color="auto"/>
                    <w:right w:val="none" w:sz="0" w:space="0" w:color="auto"/>
                  </w:divBdr>
                  <w:divsChild>
                    <w:div w:id="200938934">
                      <w:marLeft w:val="0"/>
                      <w:marRight w:val="0"/>
                      <w:marTop w:val="0"/>
                      <w:marBottom w:val="0"/>
                      <w:divBdr>
                        <w:top w:val="none" w:sz="0" w:space="0" w:color="auto"/>
                        <w:left w:val="none" w:sz="0" w:space="0" w:color="auto"/>
                        <w:bottom w:val="none" w:sz="0" w:space="0" w:color="auto"/>
                        <w:right w:val="none" w:sz="0" w:space="0" w:color="auto"/>
                      </w:divBdr>
                    </w:div>
                  </w:divsChild>
                </w:div>
                <w:div w:id="1661228163">
                  <w:marLeft w:val="0"/>
                  <w:marRight w:val="0"/>
                  <w:marTop w:val="0"/>
                  <w:marBottom w:val="0"/>
                  <w:divBdr>
                    <w:top w:val="none" w:sz="0" w:space="0" w:color="auto"/>
                    <w:left w:val="none" w:sz="0" w:space="0" w:color="auto"/>
                    <w:bottom w:val="none" w:sz="0" w:space="0" w:color="auto"/>
                    <w:right w:val="none" w:sz="0" w:space="0" w:color="auto"/>
                  </w:divBdr>
                  <w:divsChild>
                    <w:div w:id="1481725417">
                      <w:marLeft w:val="0"/>
                      <w:marRight w:val="0"/>
                      <w:marTop w:val="0"/>
                      <w:marBottom w:val="0"/>
                      <w:divBdr>
                        <w:top w:val="none" w:sz="0" w:space="0" w:color="auto"/>
                        <w:left w:val="none" w:sz="0" w:space="0" w:color="auto"/>
                        <w:bottom w:val="none" w:sz="0" w:space="0" w:color="auto"/>
                        <w:right w:val="none" w:sz="0" w:space="0" w:color="auto"/>
                      </w:divBdr>
                    </w:div>
                  </w:divsChild>
                </w:div>
                <w:div w:id="521212297">
                  <w:marLeft w:val="0"/>
                  <w:marRight w:val="0"/>
                  <w:marTop w:val="0"/>
                  <w:marBottom w:val="0"/>
                  <w:divBdr>
                    <w:top w:val="none" w:sz="0" w:space="0" w:color="auto"/>
                    <w:left w:val="none" w:sz="0" w:space="0" w:color="auto"/>
                    <w:bottom w:val="none" w:sz="0" w:space="0" w:color="auto"/>
                    <w:right w:val="none" w:sz="0" w:space="0" w:color="auto"/>
                  </w:divBdr>
                  <w:divsChild>
                    <w:div w:id="1184514620">
                      <w:marLeft w:val="0"/>
                      <w:marRight w:val="0"/>
                      <w:marTop w:val="0"/>
                      <w:marBottom w:val="0"/>
                      <w:divBdr>
                        <w:top w:val="none" w:sz="0" w:space="0" w:color="auto"/>
                        <w:left w:val="none" w:sz="0" w:space="0" w:color="auto"/>
                        <w:bottom w:val="none" w:sz="0" w:space="0" w:color="auto"/>
                        <w:right w:val="none" w:sz="0" w:space="0" w:color="auto"/>
                      </w:divBdr>
                    </w:div>
                  </w:divsChild>
                </w:div>
                <w:div w:id="928612205">
                  <w:marLeft w:val="0"/>
                  <w:marRight w:val="0"/>
                  <w:marTop w:val="0"/>
                  <w:marBottom w:val="0"/>
                  <w:divBdr>
                    <w:top w:val="none" w:sz="0" w:space="0" w:color="auto"/>
                    <w:left w:val="none" w:sz="0" w:space="0" w:color="auto"/>
                    <w:bottom w:val="none" w:sz="0" w:space="0" w:color="auto"/>
                    <w:right w:val="none" w:sz="0" w:space="0" w:color="auto"/>
                  </w:divBdr>
                  <w:divsChild>
                    <w:div w:id="1294747030">
                      <w:marLeft w:val="0"/>
                      <w:marRight w:val="0"/>
                      <w:marTop w:val="0"/>
                      <w:marBottom w:val="0"/>
                      <w:divBdr>
                        <w:top w:val="none" w:sz="0" w:space="0" w:color="auto"/>
                        <w:left w:val="none" w:sz="0" w:space="0" w:color="auto"/>
                        <w:bottom w:val="none" w:sz="0" w:space="0" w:color="auto"/>
                        <w:right w:val="none" w:sz="0" w:space="0" w:color="auto"/>
                      </w:divBdr>
                    </w:div>
                  </w:divsChild>
                </w:div>
                <w:div w:id="1136920501">
                  <w:marLeft w:val="0"/>
                  <w:marRight w:val="0"/>
                  <w:marTop w:val="0"/>
                  <w:marBottom w:val="0"/>
                  <w:divBdr>
                    <w:top w:val="none" w:sz="0" w:space="0" w:color="auto"/>
                    <w:left w:val="none" w:sz="0" w:space="0" w:color="auto"/>
                    <w:bottom w:val="none" w:sz="0" w:space="0" w:color="auto"/>
                    <w:right w:val="none" w:sz="0" w:space="0" w:color="auto"/>
                  </w:divBdr>
                  <w:divsChild>
                    <w:div w:id="345251534">
                      <w:marLeft w:val="0"/>
                      <w:marRight w:val="0"/>
                      <w:marTop w:val="0"/>
                      <w:marBottom w:val="0"/>
                      <w:divBdr>
                        <w:top w:val="none" w:sz="0" w:space="0" w:color="auto"/>
                        <w:left w:val="none" w:sz="0" w:space="0" w:color="auto"/>
                        <w:bottom w:val="none" w:sz="0" w:space="0" w:color="auto"/>
                        <w:right w:val="none" w:sz="0" w:space="0" w:color="auto"/>
                      </w:divBdr>
                    </w:div>
                  </w:divsChild>
                </w:div>
                <w:div w:id="769082561">
                  <w:marLeft w:val="0"/>
                  <w:marRight w:val="0"/>
                  <w:marTop w:val="0"/>
                  <w:marBottom w:val="0"/>
                  <w:divBdr>
                    <w:top w:val="none" w:sz="0" w:space="0" w:color="auto"/>
                    <w:left w:val="none" w:sz="0" w:space="0" w:color="auto"/>
                    <w:bottom w:val="none" w:sz="0" w:space="0" w:color="auto"/>
                    <w:right w:val="none" w:sz="0" w:space="0" w:color="auto"/>
                  </w:divBdr>
                  <w:divsChild>
                    <w:div w:id="1157109479">
                      <w:marLeft w:val="0"/>
                      <w:marRight w:val="0"/>
                      <w:marTop w:val="0"/>
                      <w:marBottom w:val="0"/>
                      <w:divBdr>
                        <w:top w:val="none" w:sz="0" w:space="0" w:color="auto"/>
                        <w:left w:val="none" w:sz="0" w:space="0" w:color="auto"/>
                        <w:bottom w:val="none" w:sz="0" w:space="0" w:color="auto"/>
                        <w:right w:val="none" w:sz="0" w:space="0" w:color="auto"/>
                      </w:divBdr>
                    </w:div>
                  </w:divsChild>
                </w:div>
                <w:div w:id="1520967892">
                  <w:marLeft w:val="0"/>
                  <w:marRight w:val="0"/>
                  <w:marTop w:val="0"/>
                  <w:marBottom w:val="0"/>
                  <w:divBdr>
                    <w:top w:val="none" w:sz="0" w:space="0" w:color="auto"/>
                    <w:left w:val="none" w:sz="0" w:space="0" w:color="auto"/>
                    <w:bottom w:val="none" w:sz="0" w:space="0" w:color="auto"/>
                    <w:right w:val="none" w:sz="0" w:space="0" w:color="auto"/>
                  </w:divBdr>
                  <w:divsChild>
                    <w:div w:id="1013339421">
                      <w:marLeft w:val="0"/>
                      <w:marRight w:val="0"/>
                      <w:marTop w:val="0"/>
                      <w:marBottom w:val="0"/>
                      <w:divBdr>
                        <w:top w:val="none" w:sz="0" w:space="0" w:color="auto"/>
                        <w:left w:val="none" w:sz="0" w:space="0" w:color="auto"/>
                        <w:bottom w:val="none" w:sz="0" w:space="0" w:color="auto"/>
                        <w:right w:val="none" w:sz="0" w:space="0" w:color="auto"/>
                      </w:divBdr>
                    </w:div>
                  </w:divsChild>
                </w:div>
                <w:div w:id="1525704792">
                  <w:marLeft w:val="0"/>
                  <w:marRight w:val="0"/>
                  <w:marTop w:val="0"/>
                  <w:marBottom w:val="0"/>
                  <w:divBdr>
                    <w:top w:val="none" w:sz="0" w:space="0" w:color="auto"/>
                    <w:left w:val="none" w:sz="0" w:space="0" w:color="auto"/>
                    <w:bottom w:val="none" w:sz="0" w:space="0" w:color="auto"/>
                    <w:right w:val="none" w:sz="0" w:space="0" w:color="auto"/>
                  </w:divBdr>
                  <w:divsChild>
                    <w:div w:id="319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49748">
          <w:marLeft w:val="0"/>
          <w:marRight w:val="0"/>
          <w:marTop w:val="0"/>
          <w:marBottom w:val="0"/>
          <w:divBdr>
            <w:top w:val="none" w:sz="0" w:space="0" w:color="auto"/>
            <w:left w:val="none" w:sz="0" w:space="0" w:color="auto"/>
            <w:bottom w:val="none" w:sz="0" w:space="0" w:color="auto"/>
            <w:right w:val="none" w:sz="0" w:space="0" w:color="auto"/>
          </w:divBdr>
        </w:div>
        <w:div w:id="1931499401">
          <w:marLeft w:val="0"/>
          <w:marRight w:val="0"/>
          <w:marTop w:val="0"/>
          <w:marBottom w:val="0"/>
          <w:divBdr>
            <w:top w:val="none" w:sz="0" w:space="0" w:color="auto"/>
            <w:left w:val="none" w:sz="0" w:space="0" w:color="auto"/>
            <w:bottom w:val="none" w:sz="0" w:space="0" w:color="auto"/>
            <w:right w:val="none" w:sz="0" w:space="0" w:color="auto"/>
          </w:divBdr>
        </w:div>
        <w:div w:id="1140996913">
          <w:marLeft w:val="0"/>
          <w:marRight w:val="0"/>
          <w:marTop w:val="0"/>
          <w:marBottom w:val="0"/>
          <w:divBdr>
            <w:top w:val="none" w:sz="0" w:space="0" w:color="auto"/>
            <w:left w:val="none" w:sz="0" w:space="0" w:color="auto"/>
            <w:bottom w:val="none" w:sz="0" w:space="0" w:color="auto"/>
            <w:right w:val="none" w:sz="0" w:space="0" w:color="auto"/>
          </w:divBdr>
        </w:div>
        <w:div w:id="1624194271">
          <w:marLeft w:val="0"/>
          <w:marRight w:val="0"/>
          <w:marTop w:val="0"/>
          <w:marBottom w:val="0"/>
          <w:divBdr>
            <w:top w:val="none" w:sz="0" w:space="0" w:color="auto"/>
            <w:left w:val="none" w:sz="0" w:space="0" w:color="auto"/>
            <w:bottom w:val="none" w:sz="0" w:space="0" w:color="auto"/>
            <w:right w:val="none" w:sz="0" w:space="0" w:color="auto"/>
          </w:divBdr>
        </w:div>
        <w:div w:id="1522284475">
          <w:marLeft w:val="0"/>
          <w:marRight w:val="0"/>
          <w:marTop w:val="0"/>
          <w:marBottom w:val="0"/>
          <w:divBdr>
            <w:top w:val="none" w:sz="0" w:space="0" w:color="auto"/>
            <w:left w:val="none" w:sz="0" w:space="0" w:color="auto"/>
            <w:bottom w:val="none" w:sz="0" w:space="0" w:color="auto"/>
            <w:right w:val="none" w:sz="0" w:space="0" w:color="auto"/>
          </w:divBdr>
        </w:div>
        <w:div w:id="692535400">
          <w:marLeft w:val="0"/>
          <w:marRight w:val="0"/>
          <w:marTop w:val="0"/>
          <w:marBottom w:val="0"/>
          <w:divBdr>
            <w:top w:val="none" w:sz="0" w:space="0" w:color="auto"/>
            <w:left w:val="none" w:sz="0" w:space="0" w:color="auto"/>
            <w:bottom w:val="none" w:sz="0" w:space="0" w:color="auto"/>
            <w:right w:val="none" w:sz="0" w:space="0" w:color="auto"/>
          </w:divBdr>
        </w:div>
        <w:div w:id="1742213424">
          <w:marLeft w:val="0"/>
          <w:marRight w:val="0"/>
          <w:marTop w:val="0"/>
          <w:marBottom w:val="0"/>
          <w:divBdr>
            <w:top w:val="none" w:sz="0" w:space="0" w:color="auto"/>
            <w:left w:val="none" w:sz="0" w:space="0" w:color="auto"/>
            <w:bottom w:val="none" w:sz="0" w:space="0" w:color="auto"/>
            <w:right w:val="none" w:sz="0" w:space="0" w:color="auto"/>
          </w:divBdr>
        </w:div>
        <w:div w:id="1953513392">
          <w:marLeft w:val="0"/>
          <w:marRight w:val="0"/>
          <w:marTop w:val="0"/>
          <w:marBottom w:val="0"/>
          <w:divBdr>
            <w:top w:val="none" w:sz="0" w:space="0" w:color="auto"/>
            <w:left w:val="none" w:sz="0" w:space="0" w:color="auto"/>
            <w:bottom w:val="none" w:sz="0" w:space="0" w:color="auto"/>
            <w:right w:val="none" w:sz="0" w:space="0" w:color="auto"/>
          </w:divBdr>
        </w:div>
        <w:div w:id="1774746845">
          <w:marLeft w:val="0"/>
          <w:marRight w:val="0"/>
          <w:marTop w:val="0"/>
          <w:marBottom w:val="0"/>
          <w:divBdr>
            <w:top w:val="none" w:sz="0" w:space="0" w:color="auto"/>
            <w:left w:val="none" w:sz="0" w:space="0" w:color="auto"/>
            <w:bottom w:val="none" w:sz="0" w:space="0" w:color="auto"/>
            <w:right w:val="none" w:sz="0" w:space="0" w:color="auto"/>
          </w:divBdr>
        </w:div>
        <w:div w:id="1656497263">
          <w:marLeft w:val="0"/>
          <w:marRight w:val="0"/>
          <w:marTop w:val="0"/>
          <w:marBottom w:val="0"/>
          <w:divBdr>
            <w:top w:val="none" w:sz="0" w:space="0" w:color="auto"/>
            <w:left w:val="none" w:sz="0" w:space="0" w:color="auto"/>
            <w:bottom w:val="none" w:sz="0" w:space="0" w:color="auto"/>
            <w:right w:val="none" w:sz="0" w:space="0" w:color="auto"/>
          </w:divBdr>
        </w:div>
        <w:div w:id="1046107732">
          <w:marLeft w:val="0"/>
          <w:marRight w:val="0"/>
          <w:marTop w:val="0"/>
          <w:marBottom w:val="0"/>
          <w:divBdr>
            <w:top w:val="none" w:sz="0" w:space="0" w:color="auto"/>
            <w:left w:val="none" w:sz="0" w:space="0" w:color="auto"/>
            <w:bottom w:val="none" w:sz="0" w:space="0" w:color="auto"/>
            <w:right w:val="none" w:sz="0" w:space="0" w:color="auto"/>
          </w:divBdr>
        </w:div>
        <w:div w:id="71394614">
          <w:marLeft w:val="0"/>
          <w:marRight w:val="0"/>
          <w:marTop w:val="0"/>
          <w:marBottom w:val="0"/>
          <w:divBdr>
            <w:top w:val="none" w:sz="0" w:space="0" w:color="auto"/>
            <w:left w:val="none" w:sz="0" w:space="0" w:color="auto"/>
            <w:bottom w:val="none" w:sz="0" w:space="0" w:color="auto"/>
            <w:right w:val="none" w:sz="0" w:space="0" w:color="auto"/>
          </w:divBdr>
        </w:div>
        <w:div w:id="1840853148">
          <w:marLeft w:val="0"/>
          <w:marRight w:val="0"/>
          <w:marTop w:val="0"/>
          <w:marBottom w:val="0"/>
          <w:divBdr>
            <w:top w:val="none" w:sz="0" w:space="0" w:color="auto"/>
            <w:left w:val="none" w:sz="0" w:space="0" w:color="auto"/>
            <w:bottom w:val="none" w:sz="0" w:space="0" w:color="auto"/>
            <w:right w:val="none" w:sz="0" w:space="0" w:color="auto"/>
          </w:divBdr>
        </w:div>
        <w:div w:id="1965379800">
          <w:marLeft w:val="0"/>
          <w:marRight w:val="0"/>
          <w:marTop w:val="0"/>
          <w:marBottom w:val="0"/>
          <w:divBdr>
            <w:top w:val="none" w:sz="0" w:space="0" w:color="auto"/>
            <w:left w:val="none" w:sz="0" w:space="0" w:color="auto"/>
            <w:bottom w:val="none" w:sz="0" w:space="0" w:color="auto"/>
            <w:right w:val="none" w:sz="0" w:space="0" w:color="auto"/>
          </w:divBdr>
        </w:div>
        <w:div w:id="2083020115">
          <w:marLeft w:val="0"/>
          <w:marRight w:val="0"/>
          <w:marTop w:val="0"/>
          <w:marBottom w:val="0"/>
          <w:divBdr>
            <w:top w:val="none" w:sz="0" w:space="0" w:color="auto"/>
            <w:left w:val="none" w:sz="0" w:space="0" w:color="auto"/>
            <w:bottom w:val="none" w:sz="0" w:space="0" w:color="auto"/>
            <w:right w:val="none" w:sz="0" w:space="0" w:color="auto"/>
          </w:divBdr>
        </w:div>
        <w:div w:id="1563832474">
          <w:marLeft w:val="0"/>
          <w:marRight w:val="0"/>
          <w:marTop w:val="0"/>
          <w:marBottom w:val="0"/>
          <w:divBdr>
            <w:top w:val="none" w:sz="0" w:space="0" w:color="auto"/>
            <w:left w:val="none" w:sz="0" w:space="0" w:color="auto"/>
            <w:bottom w:val="none" w:sz="0" w:space="0" w:color="auto"/>
            <w:right w:val="none" w:sz="0" w:space="0" w:color="auto"/>
          </w:divBdr>
        </w:div>
        <w:div w:id="575407074">
          <w:marLeft w:val="0"/>
          <w:marRight w:val="0"/>
          <w:marTop w:val="0"/>
          <w:marBottom w:val="0"/>
          <w:divBdr>
            <w:top w:val="none" w:sz="0" w:space="0" w:color="auto"/>
            <w:left w:val="none" w:sz="0" w:space="0" w:color="auto"/>
            <w:bottom w:val="none" w:sz="0" w:space="0" w:color="auto"/>
            <w:right w:val="none" w:sz="0" w:space="0" w:color="auto"/>
          </w:divBdr>
        </w:div>
        <w:div w:id="240220220">
          <w:marLeft w:val="0"/>
          <w:marRight w:val="0"/>
          <w:marTop w:val="0"/>
          <w:marBottom w:val="0"/>
          <w:divBdr>
            <w:top w:val="none" w:sz="0" w:space="0" w:color="auto"/>
            <w:left w:val="none" w:sz="0" w:space="0" w:color="auto"/>
            <w:bottom w:val="none" w:sz="0" w:space="0" w:color="auto"/>
            <w:right w:val="none" w:sz="0" w:space="0" w:color="auto"/>
          </w:divBdr>
        </w:div>
        <w:div w:id="1284070109">
          <w:marLeft w:val="0"/>
          <w:marRight w:val="0"/>
          <w:marTop w:val="0"/>
          <w:marBottom w:val="0"/>
          <w:divBdr>
            <w:top w:val="none" w:sz="0" w:space="0" w:color="auto"/>
            <w:left w:val="none" w:sz="0" w:space="0" w:color="auto"/>
            <w:bottom w:val="none" w:sz="0" w:space="0" w:color="auto"/>
            <w:right w:val="none" w:sz="0" w:space="0" w:color="auto"/>
          </w:divBdr>
        </w:div>
        <w:div w:id="1637754674">
          <w:marLeft w:val="0"/>
          <w:marRight w:val="0"/>
          <w:marTop w:val="0"/>
          <w:marBottom w:val="0"/>
          <w:divBdr>
            <w:top w:val="none" w:sz="0" w:space="0" w:color="auto"/>
            <w:left w:val="none" w:sz="0" w:space="0" w:color="auto"/>
            <w:bottom w:val="none" w:sz="0" w:space="0" w:color="auto"/>
            <w:right w:val="none" w:sz="0" w:space="0" w:color="auto"/>
          </w:divBdr>
        </w:div>
        <w:div w:id="980959909">
          <w:marLeft w:val="0"/>
          <w:marRight w:val="0"/>
          <w:marTop w:val="0"/>
          <w:marBottom w:val="0"/>
          <w:divBdr>
            <w:top w:val="none" w:sz="0" w:space="0" w:color="auto"/>
            <w:left w:val="none" w:sz="0" w:space="0" w:color="auto"/>
            <w:bottom w:val="none" w:sz="0" w:space="0" w:color="auto"/>
            <w:right w:val="none" w:sz="0" w:space="0" w:color="auto"/>
          </w:divBdr>
        </w:div>
        <w:div w:id="1277904389">
          <w:marLeft w:val="0"/>
          <w:marRight w:val="0"/>
          <w:marTop w:val="0"/>
          <w:marBottom w:val="0"/>
          <w:divBdr>
            <w:top w:val="none" w:sz="0" w:space="0" w:color="auto"/>
            <w:left w:val="none" w:sz="0" w:space="0" w:color="auto"/>
            <w:bottom w:val="none" w:sz="0" w:space="0" w:color="auto"/>
            <w:right w:val="none" w:sz="0" w:space="0" w:color="auto"/>
          </w:divBdr>
        </w:div>
        <w:div w:id="1262449983">
          <w:marLeft w:val="0"/>
          <w:marRight w:val="0"/>
          <w:marTop w:val="0"/>
          <w:marBottom w:val="0"/>
          <w:divBdr>
            <w:top w:val="none" w:sz="0" w:space="0" w:color="auto"/>
            <w:left w:val="none" w:sz="0" w:space="0" w:color="auto"/>
            <w:bottom w:val="none" w:sz="0" w:space="0" w:color="auto"/>
            <w:right w:val="none" w:sz="0" w:space="0" w:color="auto"/>
          </w:divBdr>
        </w:div>
        <w:div w:id="347800070">
          <w:marLeft w:val="0"/>
          <w:marRight w:val="0"/>
          <w:marTop w:val="0"/>
          <w:marBottom w:val="0"/>
          <w:divBdr>
            <w:top w:val="none" w:sz="0" w:space="0" w:color="auto"/>
            <w:left w:val="none" w:sz="0" w:space="0" w:color="auto"/>
            <w:bottom w:val="none" w:sz="0" w:space="0" w:color="auto"/>
            <w:right w:val="none" w:sz="0" w:space="0" w:color="auto"/>
          </w:divBdr>
        </w:div>
        <w:div w:id="556556146">
          <w:marLeft w:val="0"/>
          <w:marRight w:val="0"/>
          <w:marTop w:val="0"/>
          <w:marBottom w:val="0"/>
          <w:divBdr>
            <w:top w:val="none" w:sz="0" w:space="0" w:color="auto"/>
            <w:left w:val="none" w:sz="0" w:space="0" w:color="auto"/>
            <w:bottom w:val="none" w:sz="0" w:space="0" w:color="auto"/>
            <w:right w:val="none" w:sz="0" w:space="0" w:color="auto"/>
          </w:divBdr>
        </w:div>
        <w:div w:id="1326474740">
          <w:marLeft w:val="0"/>
          <w:marRight w:val="0"/>
          <w:marTop w:val="0"/>
          <w:marBottom w:val="0"/>
          <w:divBdr>
            <w:top w:val="none" w:sz="0" w:space="0" w:color="auto"/>
            <w:left w:val="none" w:sz="0" w:space="0" w:color="auto"/>
            <w:bottom w:val="none" w:sz="0" w:space="0" w:color="auto"/>
            <w:right w:val="none" w:sz="0" w:space="0" w:color="auto"/>
          </w:divBdr>
        </w:div>
        <w:div w:id="2007048262">
          <w:marLeft w:val="0"/>
          <w:marRight w:val="0"/>
          <w:marTop w:val="0"/>
          <w:marBottom w:val="0"/>
          <w:divBdr>
            <w:top w:val="none" w:sz="0" w:space="0" w:color="auto"/>
            <w:left w:val="none" w:sz="0" w:space="0" w:color="auto"/>
            <w:bottom w:val="none" w:sz="0" w:space="0" w:color="auto"/>
            <w:right w:val="none" w:sz="0" w:space="0" w:color="auto"/>
          </w:divBdr>
        </w:div>
        <w:div w:id="639652502">
          <w:marLeft w:val="0"/>
          <w:marRight w:val="0"/>
          <w:marTop w:val="0"/>
          <w:marBottom w:val="0"/>
          <w:divBdr>
            <w:top w:val="none" w:sz="0" w:space="0" w:color="auto"/>
            <w:left w:val="none" w:sz="0" w:space="0" w:color="auto"/>
            <w:bottom w:val="none" w:sz="0" w:space="0" w:color="auto"/>
            <w:right w:val="none" w:sz="0" w:space="0" w:color="auto"/>
          </w:divBdr>
        </w:div>
        <w:div w:id="1422213734">
          <w:marLeft w:val="0"/>
          <w:marRight w:val="0"/>
          <w:marTop w:val="0"/>
          <w:marBottom w:val="0"/>
          <w:divBdr>
            <w:top w:val="none" w:sz="0" w:space="0" w:color="auto"/>
            <w:left w:val="none" w:sz="0" w:space="0" w:color="auto"/>
            <w:bottom w:val="none" w:sz="0" w:space="0" w:color="auto"/>
            <w:right w:val="none" w:sz="0" w:space="0" w:color="auto"/>
          </w:divBdr>
        </w:div>
        <w:div w:id="1174106999">
          <w:marLeft w:val="0"/>
          <w:marRight w:val="0"/>
          <w:marTop w:val="0"/>
          <w:marBottom w:val="0"/>
          <w:divBdr>
            <w:top w:val="none" w:sz="0" w:space="0" w:color="auto"/>
            <w:left w:val="none" w:sz="0" w:space="0" w:color="auto"/>
            <w:bottom w:val="none" w:sz="0" w:space="0" w:color="auto"/>
            <w:right w:val="none" w:sz="0" w:space="0" w:color="auto"/>
          </w:divBdr>
          <w:divsChild>
            <w:div w:id="823349586">
              <w:marLeft w:val="-75"/>
              <w:marRight w:val="0"/>
              <w:marTop w:val="30"/>
              <w:marBottom w:val="30"/>
              <w:divBdr>
                <w:top w:val="none" w:sz="0" w:space="0" w:color="auto"/>
                <w:left w:val="none" w:sz="0" w:space="0" w:color="auto"/>
                <w:bottom w:val="none" w:sz="0" w:space="0" w:color="auto"/>
                <w:right w:val="none" w:sz="0" w:space="0" w:color="auto"/>
              </w:divBdr>
              <w:divsChild>
                <w:div w:id="803304674">
                  <w:marLeft w:val="0"/>
                  <w:marRight w:val="0"/>
                  <w:marTop w:val="0"/>
                  <w:marBottom w:val="0"/>
                  <w:divBdr>
                    <w:top w:val="none" w:sz="0" w:space="0" w:color="auto"/>
                    <w:left w:val="none" w:sz="0" w:space="0" w:color="auto"/>
                    <w:bottom w:val="none" w:sz="0" w:space="0" w:color="auto"/>
                    <w:right w:val="none" w:sz="0" w:space="0" w:color="auto"/>
                  </w:divBdr>
                  <w:divsChild>
                    <w:div w:id="1783455405">
                      <w:marLeft w:val="0"/>
                      <w:marRight w:val="0"/>
                      <w:marTop w:val="0"/>
                      <w:marBottom w:val="0"/>
                      <w:divBdr>
                        <w:top w:val="none" w:sz="0" w:space="0" w:color="auto"/>
                        <w:left w:val="none" w:sz="0" w:space="0" w:color="auto"/>
                        <w:bottom w:val="none" w:sz="0" w:space="0" w:color="auto"/>
                        <w:right w:val="none" w:sz="0" w:space="0" w:color="auto"/>
                      </w:divBdr>
                    </w:div>
                  </w:divsChild>
                </w:div>
                <w:div w:id="2053193058">
                  <w:marLeft w:val="0"/>
                  <w:marRight w:val="0"/>
                  <w:marTop w:val="0"/>
                  <w:marBottom w:val="0"/>
                  <w:divBdr>
                    <w:top w:val="none" w:sz="0" w:space="0" w:color="auto"/>
                    <w:left w:val="none" w:sz="0" w:space="0" w:color="auto"/>
                    <w:bottom w:val="none" w:sz="0" w:space="0" w:color="auto"/>
                    <w:right w:val="none" w:sz="0" w:space="0" w:color="auto"/>
                  </w:divBdr>
                  <w:divsChild>
                    <w:div w:id="556092478">
                      <w:marLeft w:val="0"/>
                      <w:marRight w:val="0"/>
                      <w:marTop w:val="0"/>
                      <w:marBottom w:val="0"/>
                      <w:divBdr>
                        <w:top w:val="none" w:sz="0" w:space="0" w:color="auto"/>
                        <w:left w:val="none" w:sz="0" w:space="0" w:color="auto"/>
                        <w:bottom w:val="none" w:sz="0" w:space="0" w:color="auto"/>
                        <w:right w:val="none" w:sz="0" w:space="0" w:color="auto"/>
                      </w:divBdr>
                    </w:div>
                  </w:divsChild>
                </w:div>
                <w:div w:id="1419862690">
                  <w:marLeft w:val="0"/>
                  <w:marRight w:val="0"/>
                  <w:marTop w:val="0"/>
                  <w:marBottom w:val="0"/>
                  <w:divBdr>
                    <w:top w:val="none" w:sz="0" w:space="0" w:color="auto"/>
                    <w:left w:val="none" w:sz="0" w:space="0" w:color="auto"/>
                    <w:bottom w:val="none" w:sz="0" w:space="0" w:color="auto"/>
                    <w:right w:val="none" w:sz="0" w:space="0" w:color="auto"/>
                  </w:divBdr>
                  <w:divsChild>
                    <w:div w:id="1826161750">
                      <w:marLeft w:val="0"/>
                      <w:marRight w:val="0"/>
                      <w:marTop w:val="0"/>
                      <w:marBottom w:val="0"/>
                      <w:divBdr>
                        <w:top w:val="none" w:sz="0" w:space="0" w:color="auto"/>
                        <w:left w:val="none" w:sz="0" w:space="0" w:color="auto"/>
                        <w:bottom w:val="none" w:sz="0" w:space="0" w:color="auto"/>
                        <w:right w:val="none" w:sz="0" w:space="0" w:color="auto"/>
                      </w:divBdr>
                    </w:div>
                  </w:divsChild>
                </w:div>
                <w:div w:id="124936825">
                  <w:marLeft w:val="0"/>
                  <w:marRight w:val="0"/>
                  <w:marTop w:val="0"/>
                  <w:marBottom w:val="0"/>
                  <w:divBdr>
                    <w:top w:val="none" w:sz="0" w:space="0" w:color="auto"/>
                    <w:left w:val="none" w:sz="0" w:space="0" w:color="auto"/>
                    <w:bottom w:val="none" w:sz="0" w:space="0" w:color="auto"/>
                    <w:right w:val="none" w:sz="0" w:space="0" w:color="auto"/>
                  </w:divBdr>
                  <w:divsChild>
                    <w:div w:id="408969393">
                      <w:marLeft w:val="0"/>
                      <w:marRight w:val="0"/>
                      <w:marTop w:val="0"/>
                      <w:marBottom w:val="0"/>
                      <w:divBdr>
                        <w:top w:val="none" w:sz="0" w:space="0" w:color="auto"/>
                        <w:left w:val="none" w:sz="0" w:space="0" w:color="auto"/>
                        <w:bottom w:val="none" w:sz="0" w:space="0" w:color="auto"/>
                        <w:right w:val="none" w:sz="0" w:space="0" w:color="auto"/>
                      </w:divBdr>
                    </w:div>
                  </w:divsChild>
                </w:div>
                <w:div w:id="591816673">
                  <w:marLeft w:val="0"/>
                  <w:marRight w:val="0"/>
                  <w:marTop w:val="0"/>
                  <w:marBottom w:val="0"/>
                  <w:divBdr>
                    <w:top w:val="none" w:sz="0" w:space="0" w:color="auto"/>
                    <w:left w:val="none" w:sz="0" w:space="0" w:color="auto"/>
                    <w:bottom w:val="none" w:sz="0" w:space="0" w:color="auto"/>
                    <w:right w:val="none" w:sz="0" w:space="0" w:color="auto"/>
                  </w:divBdr>
                  <w:divsChild>
                    <w:div w:id="1656102538">
                      <w:marLeft w:val="0"/>
                      <w:marRight w:val="0"/>
                      <w:marTop w:val="0"/>
                      <w:marBottom w:val="0"/>
                      <w:divBdr>
                        <w:top w:val="none" w:sz="0" w:space="0" w:color="auto"/>
                        <w:left w:val="none" w:sz="0" w:space="0" w:color="auto"/>
                        <w:bottom w:val="none" w:sz="0" w:space="0" w:color="auto"/>
                        <w:right w:val="none" w:sz="0" w:space="0" w:color="auto"/>
                      </w:divBdr>
                    </w:div>
                  </w:divsChild>
                </w:div>
                <w:div w:id="1780567663">
                  <w:marLeft w:val="0"/>
                  <w:marRight w:val="0"/>
                  <w:marTop w:val="0"/>
                  <w:marBottom w:val="0"/>
                  <w:divBdr>
                    <w:top w:val="none" w:sz="0" w:space="0" w:color="auto"/>
                    <w:left w:val="none" w:sz="0" w:space="0" w:color="auto"/>
                    <w:bottom w:val="none" w:sz="0" w:space="0" w:color="auto"/>
                    <w:right w:val="none" w:sz="0" w:space="0" w:color="auto"/>
                  </w:divBdr>
                  <w:divsChild>
                    <w:div w:id="1406533895">
                      <w:marLeft w:val="0"/>
                      <w:marRight w:val="0"/>
                      <w:marTop w:val="0"/>
                      <w:marBottom w:val="0"/>
                      <w:divBdr>
                        <w:top w:val="none" w:sz="0" w:space="0" w:color="auto"/>
                        <w:left w:val="none" w:sz="0" w:space="0" w:color="auto"/>
                        <w:bottom w:val="none" w:sz="0" w:space="0" w:color="auto"/>
                        <w:right w:val="none" w:sz="0" w:space="0" w:color="auto"/>
                      </w:divBdr>
                    </w:div>
                  </w:divsChild>
                </w:div>
                <w:div w:id="1187867118">
                  <w:marLeft w:val="0"/>
                  <w:marRight w:val="0"/>
                  <w:marTop w:val="0"/>
                  <w:marBottom w:val="0"/>
                  <w:divBdr>
                    <w:top w:val="none" w:sz="0" w:space="0" w:color="auto"/>
                    <w:left w:val="none" w:sz="0" w:space="0" w:color="auto"/>
                    <w:bottom w:val="none" w:sz="0" w:space="0" w:color="auto"/>
                    <w:right w:val="none" w:sz="0" w:space="0" w:color="auto"/>
                  </w:divBdr>
                  <w:divsChild>
                    <w:div w:id="568923132">
                      <w:marLeft w:val="0"/>
                      <w:marRight w:val="0"/>
                      <w:marTop w:val="0"/>
                      <w:marBottom w:val="0"/>
                      <w:divBdr>
                        <w:top w:val="none" w:sz="0" w:space="0" w:color="auto"/>
                        <w:left w:val="none" w:sz="0" w:space="0" w:color="auto"/>
                        <w:bottom w:val="none" w:sz="0" w:space="0" w:color="auto"/>
                        <w:right w:val="none" w:sz="0" w:space="0" w:color="auto"/>
                      </w:divBdr>
                    </w:div>
                  </w:divsChild>
                </w:div>
                <w:div w:id="1425147707">
                  <w:marLeft w:val="0"/>
                  <w:marRight w:val="0"/>
                  <w:marTop w:val="0"/>
                  <w:marBottom w:val="0"/>
                  <w:divBdr>
                    <w:top w:val="none" w:sz="0" w:space="0" w:color="auto"/>
                    <w:left w:val="none" w:sz="0" w:space="0" w:color="auto"/>
                    <w:bottom w:val="none" w:sz="0" w:space="0" w:color="auto"/>
                    <w:right w:val="none" w:sz="0" w:space="0" w:color="auto"/>
                  </w:divBdr>
                  <w:divsChild>
                    <w:div w:id="2052451">
                      <w:marLeft w:val="0"/>
                      <w:marRight w:val="0"/>
                      <w:marTop w:val="0"/>
                      <w:marBottom w:val="0"/>
                      <w:divBdr>
                        <w:top w:val="none" w:sz="0" w:space="0" w:color="auto"/>
                        <w:left w:val="none" w:sz="0" w:space="0" w:color="auto"/>
                        <w:bottom w:val="none" w:sz="0" w:space="0" w:color="auto"/>
                        <w:right w:val="none" w:sz="0" w:space="0" w:color="auto"/>
                      </w:divBdr>
                    </w:div>
                  </w:divsChild>
                </w:div>
                <w:div w:id="1552230006">
                  <w:marLeft w:val="0"/>
                  <w:marRight w:val="0"/>
                  <w:marTop w:val="0"/>
                  <w:marBottom w:val="0"/>
                  <w:divBdr>
                    <w:top w:val="none" w:sz="0" w:space="0" w:color="auto"/>
                    <w:left w:val="none" w:sz="0" w:space="0" w:color="auto"/>
                    <w:bottom w:val="none" w:sz="0" w:space="0" w:color="auto"/>
                    <w:right w:val="none" w:sz="0" w:space="0" w:color="auto"/>
                  </w:divBdr>
                  <w:divsChild>
                    <w:div w:id="1895190566">
                      <w:marLeft w:val="0"/>
                      <w:marRight w:val="0"/>
                      <w:marTop w:val="0"/>
                      <w:marBottom w:val="0"/>
                      <w:divBdr>
                        <w:top w:val="none" w:sz="0" w:space="0" w:color="auto"/>
                        <w:left w:val="none" w:sz="0" w:space="0" w:color="auto"/>
                        <w:bottom w:val="none" w:sz="0" w:space="0" w:color="auto"/>
                        <w:right w:val="none" w:sz="0" w:space="0" w:color="auto"/>
                      </w:divBdr>
                    </w:div>
                  </w:divsChild>
                </w:div>
                <w:div w:id="2050377002">
                  <w:marLeft w:val="0"/>
                  <w:marRight w:val="0"/>
                  <w:marTop w:val="0"/>
                  <w:marBottom w:val="0"/>
                  <w:divBdr>
                    <w:top w:val="none" w:sz="0" w:space="0" w:color="auto"/>
                    <w:left w:val="none" w:sz="0" w:space="0" w:color="auto"/>
                    <w:bottom w:val="none" w:sz="0" w:space="0" w:color="auto"/>
                    <w:right w:val="none" w:sz="0" w:space="0" w:color="auto"/>
                  </w:divBdr>
                  <w:divsChild>
                    <w:div w:id="458962020">
                      <w:marLeft w:val="0"/>
                      <w:marRight w:val="0"/>
                      <w:marTop w:val="0"/>
                      <w:marBottom w:val="0"/>
                      <w:divBdr>
                        <w:top w:val="none" w:sz="0" w:space="0" w:color="auto"/>
                        <w:left w:val="none" w:sz="0" w:space="0" w:color="auto"/>
                        <w:bottom w:val="none" w:sz="0" w:space="0" w:color="auto"/>
                        <w:right w:val="none" w:sz="0" w:space="0" w:color="auto"/>
                      </w:divBdr>
                    </w:div>
                  </w:divsChild>
                </w:div>
                <w:div w:id="2064983811">
                  <w:marLeft w:val="0"/>
                  <w:marRight w:val="0"/>
                  <w:marTop w:val="0"/>
                  <w:marBottom w:val="0"/>
                  <w:divBdr>
                    <w:top w:val="none" w:sz="0" w:space="0" w:color="auto"/>
                    <w:left w:val="none" w:sz="0" w:space="0" w:color="auto"/>
                    <w:bottom w:val="none" w:sz="0" w:space="0" w:color="auto"/>
                    <w:right w:val="none" w:sz="0" w:space="0" w:color="auto"/>
                  </w:divBdr>
                  <w:divsChild>
                    <w:div w:id="197662918">
                      <w:marLeft w:val="0"/>
                      <w:marRight w:val="0"/>
                      <w:marTop w:val="0"/>
                      <w:marBottom w:val="0"/>
                      <w:divBdr>
                        <w:top w:val="none" w:sz="0" w:space="0" w:color="auto"/>
                        <w:left w:val="none" w:sz="0" w:space="0" w:color="auto"/>
                        <w:bottom w:val="none" w:sz="0" w:space="0" w:color="auto"/>
                        <w:right w:val="none" w:sz="0" w:space="0" w:color="auto"/>
                      </w:divBdr>
                    </w:div>
                  </w:divsChild>
                </w:div>
                <w:div w:id="2102946418">
                  <w:marLeft w:val="0"/>
                  <w:marRight w:val="0"/>
                  <w:marTop w:val="0"/>
                  <w:marBottom w:val="0"/>
                  <w:divBdr>
                    <w:top w:val="none" w:sz="0" w:space="0" w:color="auto"/>
                    <w:left w:val="none" w:sz="0" w:space="0" w:color="auto"/>
                    <w:bottom w:val="none" w:sz="0" w:space="0" w:color="auto"/>
                    <w:right w:val="none" w:sz="0" w:space="0" w:color="auto"/>
                  </w:divBdr>
                  <w:divsChild>
                    <w:div w:id="905069259">
                      <w:marLeft w:val="0"/>
                      <w:marRight w:val="0"/>
                      <w:marTop w:val="0"/>
                      <w:marBottom w:val="0"/>
                      <w:divBdr>
                        <w:top w:val="none" w:sz="0" w:space="0" w:color="auto"/>
                        <w:left w:val="none" w:sz="0" w:space="0" w:color="auto"/>
                        <w:bottom w:val="none" w:sz="0" w:space="0" w:color="auto"/>
                        <w:right w:val="none" w:sz="0" w:space="0" w:color="auto"/>
                      </w:divBdr>
                    </w:div>
                  </w:divsChild>
                </w:div>
                <w:div w:id="506484438">
                  <w:marLeft w:val="0"/>
                  <w:marRight w:val="0"/>
                  <w:marTop w:val="0"/>
                  <w:marBottom w:val="0"/>
                  <w:divBdr>
                    <w:top w:val="none" w:sz="0" w:space="0" w:color="auto"/>
                    <w:left w:val="none" w:sz="0" w:space="0" w:color="auto"/>
                    <w:bottom w:val="none" w:sz="0" w:space="0" w:color="auto"/>
                    <w:right w:val="none" w:sz="0" w:space="0" w:color="auto"/>
                  </w:divBdr>
                  <w:divsChild>
                    <w:div w:id="1293251359">
                      <w:marLeft w:val="0"/>
                      <w:marRight w:val="0"/>
                      <w:marTop w:val="0"/>
                      <w:marBottom w:val="0"/>
                      <w:divBdr>
                        <w:top w:val="none" w:sz="0" w:space="0" w:color="auto"/>
                        <w:left w:val="none" w:sz="0" w:space="0" w:color="auto"/>
                        <w:bottom w:val="none" w:sz="0" w:space="0" w:color="auto"/>
                        <w:right w:val="none" w:sz="0" w:space="0" w:color="auto"/>
                      </w:divBdr>
                    </w:div>
                  </w:divsChild>
                </w:div>
                <w:div w:id="2085637451">
                  <w:marLeft w:val="0"/>
                  <w:marRight w:val="0"/>
                  <w:marTop w:val="0"/>
                  <w:marBottom w:val="0"/>
                  <w:divBdr>
                    <w:top w:val="none" w:sz="0" w:space="0" w:color="auto"/>
                    <w:left w:val="none" w:sz="0" w:space="0" w:color="auto"/>
                    <w:bottom w:val="none" w:sz="0" w:space="0" w:color="auto"/>
                    <w:right w:val="none" w:sz="0" w:space="0" w:color="auto"/>
                  </w:divBdr>
                  <w:divsChild>
                    <w:div w:id="1662465831">
                      <w:marLeft w:val="0"/>
                      <w:marRight w:val="0"/>
                      <w:marTop w:val="0"/>
                      <w:marBottom w:val="0"/>
                      <w:divBdr>
                        <w:top w:val="none" w:sz="0" w:space="0" w:color="auto"/>
                        <w:left w:val="none" w:sz="0" w:space="0" w:color="auto"/>
                        <w:bottom w:val="none" w:sz="0" w:space="0" w:color="auto"/>
                        <w:right w:val="none" w:sz="0" w:space="0" w:color="auto"/>
                      </w:divBdr>
                    </w:div>
                  </w:divsChild>
                </w:div>
                <w:div w:id="1803228005">
                  <w:marLeft w:val="0"/>
                  <w:marRight w:val="0"/>
                  <w:marTop w:val="0"/>
                  <w:marBottom w:val="0"/>
                  <w:divBdr>
                    <w:top w:val="none" w:sz="0" w:space="0" w:color="auto"/>
                    <w:left w:val="none" w:sz="0" w:space="0" w:color="auto"/>
                    <w:bottom w:val="none" w:sz="0" w:space="0" w:color="auto"/>
                    <w:right w:val="none" w:sz="0" w:space="0" w:color="auto"/>
                  </w:divBdr>
                  <w:divsChild>
                    <w:div w:id="1681814969">
                      <w:marLeft w:val="0"/>
                      <w:marRight w:val="0"/>
                      <w:marTop w:val="0"/>
                      <w:marBottom w:val="0"/>
                      <w:divBdr>
                        <w:top w:val="none" w:sz="0" w:space="0" w:color="auto"/>
                        <w:left w:val="none" w:sz="0" w:space="0" w:color="auto"/>
                        <w:bottom w:val="none" w:sz="0" w:space="0" w:color="auto"/>
                        <w:right w:val="none" w:sz="0" w:space="0" w:color="auto"/>
                      </w:divBdr>
                    </w:div>
                  </w:divsChild>
                </w:div>
                <w:div w:id="1572041303">
                  <w:marLeft w:val="0"/>
                  <w:marRight w:val="0"/>
                  <w:marTop w:val="0"/>
                  <w:marBottom w:val="0"/>
                  <w:divBdr>
                    <w:top w:val="none" w:sz="0" w:space="0" w:color="auto"/>
                    <w:left w:val="none" w:sz="0" w:space="0" w:color="auto"/>
                    <w:bottom w:val="none" w:sz="0" w:space="0" w:color="auto"/>
                    <w:right w:val="none" w:sz="0" w:space="0" w:color="auto"/>
                  </w:divBdr>
                  <w:divsChild>
                    <w:div w:id="620576665">
                      <w:marLeft w:val="0"/>
                      <w:marRight w:val="0"/>
                      <w:marTop w:val="0"/>
                      <w:marBottom w:val="0"/>
                      <w:divBdr>
                        <w:top w:val="none" w:sz="0" w:space="0" w:color="auto"/>
                        <w:left w:val="none" w:sz="0" w:space="0" w:color="auto"/>
                        <w:bottom w:val="none" w:sz="0" w:space="0" w:color="auto"/>
                        <w:right w:val="none" w:sz="0" w:space="0" w:color="auto"/>
                      </w:divBdr>
                    </w:div>
                  </w:divsChild>
                </w:div>
                <w:div w:id="1064451686">
                  <w:marLeft w:val="0"/>
                  <w:marRight w:val="0"/>
                  <w:marTop w:val="0"/>
                  <w:marBottom w:val="0"/>
                  <w:divBdr>
                    <w:top w:val="none" w:sz="0" w:space="0" w:color="auto"/>
                    <w:left w:val="none" w:sz="0" w:space="0" w:color="auto"/>
                    <w:bottom w:val="none" w:sz="0" w:space="0" w:color="auto"/>
                    <w:right w:val="none" w:sz="0" w:space="0" w:color="auto"/>
                  </w:divBdr>
                  <w:divsChild>
                    <w:div w:id="774790122">
                      <w:marLeft w:val="0"/>
                      <w:marRight w:val="0"/>
                      <w:marTop w:val="0"/>
                      <w:marBottom w:val="0"/>
                      <w:divBdr>
                        <w:top w:val="none" w:sz="0" w:space="0" w:color="auto"/>
                        <w:left w:val="none" w:sz="0" w:space="0" w:color="auto"/>
                        <w:bottom w:val="none" w:sz="0" w:space="0" w:color="auto"/>
                        <w:right w:val="none" w:sz="0" w:space="0" w:color="auto"/>
                      </w:divBdr>
                    </w:div>
                  </w:divsChild>
                </w:div>
                <w:div w:id="1459373793">
                  <w:marLeft w:val="0"/>
                  <w:marRight w:val="0"/>
                  <w:marTop w:val="0"/>
                  <w:marBottom w:val="0"/>
                  <w:divBdr>
                    <w:top w:val="none" w:sz="0" w:space="0" w:color="auto"/>
                    <w:left w:val="none" w:sz="0" w:space="0" w:color="auto"/>
                    <w:bottom w:val="none" w:sz="0" w:space="0" w:color="auto"/>
                    <w:right w:val="none" w:sz="0" w:space="0" w:color="auto"/>
                  </w:divBdr>
                  <w:divsChild>
                    <w:div w:id="1467045506">
                      <w:marLeft w:val="0"/>
                      <w:marRight w:val="0"/>
                      <w:marTop w:val="0"/>
                      <w:marBottom w:val="0"/>
                      <w:divBdr>
                        <w:top w:val="none" w:sz="0" w:space="0" w:color="auto"/>
                        <w:left w:val="none" w:sz="0" w:space="0" w:color="auto"/>
                        <w:bottom w:val="none" w:sz="0" w:space="0" w:color="auto"/>
                        <w:right w:val="none" w:sz="0" w:space="0" w:color="auto"/>
                      </w:divBdr>
                    </w:div>
                  </w:divsChild>
                </w:div>
                <w:div w:id="1778867462">
                  <w:marLeft w:val="0"/>
                  <w:marRight w:val="0"/>
                  <w:marTop w:val="0"/>
                  <w:marBottom w:val="0"/>
                  <w:divBdr>
                    <w:top w:val="none" w:sz="0" w:space="0" w:color="auto"/>
                    <w:left w:val="none" w:sz="0" w:space="0" w:color="auto"/>
                    <w:bottom w:val="none" w:sz="0" w:space="0" w:color="auto"/>
                    <w:right w:val="none" w:sz="0" w:space="0" w:color="auto"/>
                  </w:divBdr>
                  <w:divsChild>
                    <w:div w:id="1229071115">
                      <w:marLeft w:val="0"/>
                      <w:marRight w:val="0"/>
                      <w:marTop w:val="0"/>
                      <w:marBottom w:val="0"/>
                      <w:divBdr>
                        <w:top w:val="none" w:sz="0" w:space="0" w:color="auto"/>
                        <w:left w:val="none" w:sz="0" w:space="0" w:color="auto"/>
                        <w:bottom w:val="none" w:sz="0" w:space="0" w:color="auto"/>
                        <w:right w:val="none" w:sz="0" w:space="0" w:color="auto"/>
                      </w:divBdr>
                    </w:div>
                  </w:divsChild>
                </w:div>
                <w:div w:id="1313558052">
                  <w:marLeft w:val="0"/>
                  <w:marRight w:val="0"/>
                  <w:marTop w:val="0"/>
                  <w:marBottom w:val="0"/>
                  <w:divBdr>
                    <w:top w:val="none" w:sz="0" w:space="0" w:color="auto"/>
                    <w:left w:val="none" w:sz="0" w:space="0" w:color="auto"/>
                    <w:bottom w:val="none" w:sz="0" w:space="0" w:color="auto"/>
                    <w:right w:val="none" w:sz="0" w:space="0" w:color="auto"/>
                  </w:divBdr>
                  <w:divsChild>
                    <w:div w:id="1258950225">
                      <w:marLeft w:val="0"/>
                      <w:marRight w:val="0"/>
                      <w:marTop w:val="0"/>
                      <w:marBottom w:val="0"/>
                      <w:divBdr>
                        <w:top w:val="none" w:sz="0" w:space="0" w:color="auto"/>
                        <w:left w:val="none" w:sz="0" w:space="0" w:color="auto"/>
                        <w:bottom w:val="none" w:sz="0" w:space="0" w:color="auto"/>
                        <w:right w:val="none" w:sz="0" w:space="0" w:color="auto"/>
                      </w:divBdr>
                    </w:div>
                  </w:divsChild>
                </w:div>
                <w:div w:id="469399407">
                  <w:marLeft w:val="0"/>
                  <w:marRight w:val="0"/>
                  <w:marTop w:val="0"/>
                  <w:marBottom w:val="0"/>
                  <w:divBdr>
                    <w:top w:val="none" w:sz="0" w:space="0" w:color="auto"/>
                    <w:left w:val="none" w:sz="0" w:space="0" w:color="auto"/>
                    <w:bottom w:val="none" w:sz="0" w:space="0" w:color="auto"/>
                    <w:right w:val="none" w:sz="0" w:space="0" w:color="auto"/>
                  </w:divBdr>
                  <w:divsChild>
                    <w:div w:id="1480878158">
                      <w:marLeft w:val="0"/>
                      <w:marRight w:val="0"/>
                      <w:marTop w:val="0"/>
                      <w:marBottom w:val="0"/>
                      <w:divBdr>
                        <w:top w:val="none" w:sz="0" w:space="0" w:color="auto"/>
                        <w:left w:val="none" w:sz="0" w:space="0" w:color="auto"/>
                        <w:bottom w:val="none" w:sz="0" w:space="0" w:color="auto"/>
                        <w:right w:val="none" w:sz="0" w:space="0" w:color="auto"/>
                      </w:divBdr>
                    </w:div>
                  </w:divsChild>
                </w:div>
                <w:div w:id="483084750">
                  <w:marLeft w:val="0"/>
                  <w:marRight w:val="0"/>
                  <w:marTop w:val="0"/>
                  <w:marBottom w:val="0"/>
                  <w:divBdr>
                    <w:top w:val="none" w:sz="0" w:space="0" w:color="auto"/>
                    <w:left w:val="none" w:sz="0" w:space="0" w:color="auto"/>
                    <w:bottom w:val="none" w:sz="0" w:space="0" w:color="auto"/>
                    <w:right w:val="none" w:sz="0" w:space="0" w:color="auto"/>
                  </w:divBdr>
                  <w:divsChild>
                    <w:div w:id="38818989">
                      <w:marLeft w:val="0"/>
                      <w:marRight w:val="0"/>
                      <w:marTop w:val="0"/>
                      <w:marBottom w:val="0"/>
                      <w:divBdr>
                        <w:top w:val="none" w:sz="0" w:space="0" w:color="auto"/>
                        <w:left w:val="none" w:sz="0" w:space="0" w:color="auto"/>
                        <w:bottom w:val="none" w:sz="0" w:space="0" w:color="auto"/>
                        <w:right w:val="none" w:sz="0" w:space="0" w:color="auto"/>
                      </w:divBdr>
                    </w:div>
                  </w:divsChild>
                </w:div>
                <w:div w:id="1482119376">
                  <w:marLeft w:val="0"/>
                  <w:marRight w:val="0"/>
                  <w:marTop w:val="0"/>
                  <w:marBottom w:val="0"/>
                  <w:divBdr>
                    <w:top w:val="none" w:sz="0" w:space="0" w:color="auto"/>
                    <w:left w:val="none" w:sz="0" w:space="0" w:color="auto"/>
                    <w:bottom w:val="none" w:sz="0" w:space="0" w:color="auto"/>
                    <w:right w:val="none" w:sz="0" w:space="0" w:color="auto"/>
                  </w:divBdr>
                  <w:divsChild>
                    <w:div w:id="214851443">
                      <w:marLeft w:val="0"/>
                      <w:marRight w:val="0"/>
                      <w:marTop w:val="0"/>
                      <w:marBottom w:val="0"/>
                      <w:divBdr>
                        <w:top w:val="none" w:sz="0" w:space="0" w:color="auto"/>
                        <w:left w:val="none" w:sz="0" w:space="0" w:color="auto"/>
                        <w:bottom w:val="none" w:sz="0" w:space="0" w:color="auto"/>
                        <w:right w:val="none" w:sz="0" w:space="0" w:color="auto"/>
                      </w:divBdr>
                    </w:div>
                  </w:divsChild>
                </w:div>
                <w:div w:id="2072193080">
                  <w:marLeft w:val="0"/>
                  <w:marRight w:val="0"/>
                  <w:marTop w:val="0"/>
                  <w:marBottom w:val="0"/>
                  <w:divBdr>
                    <w:top w:val="none" w:sz="0" w:space="0" w:color="auto"/>
                    <w:left w:val="none" w:sz="0" w:space="0" w:color="auto"/>
                    <w:bottom w:val="none" w:sz="0" w:space="0" w:color="auto"/>
                    <w:right w:val="none" w:sz="0" w:space="0" w:color="auto"/>
                  </w:divBdr>
                  <w:divsChild>
                    <w:div w:id="896429567">
                      <w:marLeft w:val="0"/>
                      <w:marRight w:val="0"/>
                      <w:marTop w:val="0"/>
                      <w:marBottom w:val="0"/>
                      <w:divBdr>
                        <w:top w:val="none" w:sz="0" w:space="0" w:color="auto"/>
                        <w:left w:val="none" w:sz="0" w:space="0" w:color="auto"/>
                        <w:bottom w:val="none" w:sz="0" w:space="0" w:color="auto"/>
                        <w:right w:val="none" w:sz="0" w:space="0" w:color="auto"/>
                      </w:divBdr>
                    </w:div>
                  </w:divsChild>
                </w:div>
                <w:div w:id="1335182120">
                  <w:marLeft w:val="0"/>
                  <w:marRight w:val="0"/>
                  <w:marTop w:val="0"/>
                  <w:marBottom w:val="0"/>
                  <w:divBdr>
                    <w:top w:val="none" w:sz="0" w:space="0" w:color="auto"/>
                    <w:left w:val="none" w:sz="0" w:space="0" w:color="auto"/>
                    <w:bottom w:val="none" w:sz="0" w:space="0" w:color="auto"/>
                    <w:right w:val="none" w:sz="0" w:space="0" w:color="auto"/>
                  </w:divBdr>
                  <w:divsChild>
                    <w:div w:id="2127234791">
                      <w:marLeft w:val="0"/>
                      <w:marRight w:val="0"/>
                      <w:marTop w:val="0"/>
                      <w:marBottom w:val="0"/>
                      <w:divBdr>
                        <w:top w:val="none" w:sz="0" w:space="0" w:color="auto"/>
                        <w:left w:val="none" w:sz="0" w:space="0" w:color="auto"/>
                        <w:bottom w:val="none" w:sz="0" w:space="0" w:color="auto"/>
                        <w:right w:val="none" w:sz="0" w:space="0" w:color="auto"/>
                      </w:divBdr>
                    </w:div>
                  </w:divsChild>
                </w:div>
                <w:div w:id="71395419">
                  <w:marLeft w:val="0"/>
                  <w:marRight w:val="0"/>
                  <w:marTop w:val="0"/>
                  <w:marBottom w:val="0"/>
                  <w:divBdr>
                    <w:top w:val="none" w:sz="0" w:space="0" w:color="auto"/>
                    <w:left w:val="none" w:sz="0" w:space="0" w:color="auto"/>
                    <w:bottom w:val="none" w:sz="0" w:space="0" w:color="auto"/>
                    <w:right w:val="none" w:sz="0" w:space="0" w:color="auto"/>
                  </w:divBdr>
                  <w:divsChild>
                    <w:div w:id="1993754706">
                      <w:marLeft w:val="0"/>
                      <w:marRight w:val="0"/>
                      <w:marTop w:val="0"/>
                      <w:marBottom w:val="0"/>
                      <w:divBdr>
                        <w:top w:val="none" w:sz="0" w:space="0" w:color="auto"/>
                        <w:left w:val="none" w:sz="0" w:space="0" w:color="auto"/>
                        <w:bottom w:val="none" w:sz="0" w:space="0" w:color="auto"/>
                        <w:right w:val="none" w:sz="0" w:space="0" w:color="auto"/>
                      </w:divBdr>
                    </w:div>
                  </w:divsChild>
                </w:div>
                <w:div w:id="2141918240">
                  <w:marLeft w:val="0"/>
                  <w:marRight w:val="0"/>
                  <w:marTop w:val="0"/>
                  <w:marBottom w:val="0"/>
                  <w:divBdr>
                    <w:top w:val="none" w:sz="0" w:space="0" w:color="auto"/>
                    <w:left w:val="none" w:sz="0" w:space="0" w:color="auto"/>
                    <w:bottom w:val="none" w:sz="0" w:space="0" w:color="auto"/>
                    <w:right w:val="none" w:sz="0" w:space="0" w:color="auto"/>
                  </w:divBdr>
                  <w:divsChild>
                    <w:div w:id="169876212">
                      <w:marLeft w:val="0"/>
                      <w:marRight w:val="0"/>
                      <w:marTop w:val="0"/>
                      <w:marBottom w:val="0"/>
                      <w:divBdr>
                        <w:top w:val="none" w:sz="0" w:space="0" w:color="auto"/>
                        <w:left w:val="none" w:sz="0" w:space="0" w:color="auto"/>
                        <w:bottom w:val="none" w:sz="0" w:space="0" w:color="auto"/>
                        <w:right w:val="none" w:sz="0" w:space="0" w:color="auto"/>
                      </w:divBdr>
                    </w:div>
                  </w:divsChild>
                </w:div>
                <w:div w:id="1540580512">
                  <w:marLeft w:val="0"/>
                  <w:marRight w:val="0"/>
                  <w:marTop w:val="0"/>
                  <w:marBottom w:val="0"/>
                  <w:divBdr>
                    <w:top w:val="none" w:sz="0" w:space="0" w:color="auto"/>
                    <w:left w:val="none" w:sz="0" w:space="0" w:color="auto"/>
                    <w:bottom w:val="none" w:sz="0" w:space="0" w:color="auto"/>
                    <w:right w:val="none" w:sz="0" w:space="0" w:color="auto"/>
                  </w:divBdr>
                  <w:divsChild>
                    <w:div w:id="513540535">
                      <w:marLeft w:val="0"/>
                      <w:marRight w:val="0"/>
                      <w:marTop w:val="0"/>
                      <w:marBottom w:val="0"/>
                      <w:divBdr>
                        <w:top w:val="none" w:sz="0" w:space="0" w:color="auto"/>
                        <w:left w:val="none" w:sz="0" w:space="0" w:color="auto"/>
                        <w:bottom w:val="none" w:sz="0" w:space="0" w:color="auto"/>
                        <w:right w:val="none" w:sz="0" w:space="0" w:color="auto"/>
                      </w:divBdr>
                    </w:div>
                  </w:divsChild>
                </w:div>
                <w:div w:id="1155417924">
                  <w:marLeft w:val="0"/>
                  <w:marRight w:val="0"/>
                  <w:marTop w:val="0"/>
                  <w:marBottom w:val="0"/>
                  <w:divBdr>
                    <w:top w:val="none" w:sz="0" w:space="0" w:color="auto"/>
                    <w:left w:val="none" w:sz="0" w:space="0" w:color="auto"/>
                    <w:bottom w:val="none" w:sz="0" w:space="0" w:color="auto"/>
                    <w:right w:val="none" w:sz="0" w:space="0" w:color="auto"/>
                  </w:divBdr>
                  <w:divsChild>
                    <w:div w:id="1989893115">
                      <w:marLeft w:val="0"/>
                      <w:marRight w:val="0"/>
                      <w:marTop w:val="0"/>
                      <w:marBottom w:val="0"/>
                      <w:divBdr>
                        <w:top w:val="none" w:sz="0" w:space="0" w:color="auto"/>
                        <w:left w:val="none" w:sz="0" w:space="0" w:color="auto"/>
                        <w:bottom w:val="none" w:sz="0" w:space="0" w:color="auto"/>
                        <w:right w:val="none" w:sz="0" w:space="0" w:color="auto"/>
                      </w:divBdr>
                    </w:div>
                  </w:divsChild>
                </w:div>
                <w:div w:id="1931622976">
                  <w:marLeft w:val="0"/>
                  <w:marRight w:val="0"/>
                  <w:marTop w:val="0"/>
                  <w:marBottom w:val="0"/>
                  <w:divBdr>
                    <w:top w:val="none" w:sz="0" w:space="0" w:color="auto"/>
                    <w:left w:val="none" w:sz="0" w:space="0" w:color="auto"/>
                    <w:bottom w:val="none" w:sz="0" w:space="0" w:color="auto"/>
                    <w:right w:val="none" w:sz="0" w:space="0" w:color="auto"/>
                  </w:divBdr>
                  <w:divsChild>
                    <w:div w:id="379138561">
                      <w:marLeft w:val="0"/>
                      <w:marRight w:val="0"/>
                      <w:marTop w:val="0"/>
                      <w:marBottom w:val="0"/>
                      <w:divBdr>
                        <w:top w:val="none" w:sz="0" w:space="0" w:color="auto"/>
                        <w:left w:val="none" w:sz="0" w:space="0" w:color="auto"/>
                        <w:bottom w:val="none" w:sz="0" w:space="0" w:color="auto"/>
                        <w:right w:val="none" w:sz="0" w:space="0" w:color="auto"/>
                      </w:divBdr>
                    </w:div>
                  </w:divsChild>
                </w:div>
                <w:div w:id="119997679">
                  <w:marLeft w:val="0"/>
                  <w:marRight w:val="0"/>
                  <w:marTop w:val="0"/>
                  <w:marBottom w:val="0"/>
                  <w:divBdr>
                    <w:top w:val="none" w:sz="0" w:space="0" w:color="auto"/>
                    <w:left w:val="none" w:sz="0" w:space="0" w:color="auto"/>
                    <w:bottom w:val="none" w:sz="0" w:space="0" w:color="auto"/>
                    <w:right w:val="none" w:sz="0" w:space="0" w:color="auto"/>
                  </w:divBdr>
                  <w:divsChild>
                    <w:div w:id="1418405851">
                      <w:marLeft w:val="0"/>
                      <w:marRight w:val="0"/>
                      <w:marTop w:val="0"/>
                      <w:marBottom w:val="0"/>
                      <w:divBdr>
                        <w:top w:val="none" w:sz="0" w:space="0" w:color="auto"/>
                        <w:left w:val="none" w:sz="0" w:space="0" w:color="auto"/>
                        <w:bottom w:val="none" w:sz="0" w:space="0" w:color="auto"/>
                        <w:right w:val="none" w:sz="0" w:space="0" w:color="auto"/>
                      </w:divBdr>
                    </w:div>
                  </w:divsChild>
                </w:div>
                <w:div w:id="1181973210">
                  <w:marLeft w:val="0"/>
                  <w:marRight w:val="0"/>
                  <w:marTop w:val="0"/>
                  <w:marBottom w:val="0"/>
                  <w:divBdr>
                    <w:top w:val="none" w:sz="0" w:space="0" w:color="auto"/>
                    <w:left w:val="none" w:sz="0" w:space="0" w:color="auto"/>
                    <w:bottom w:val="none" w:sz="0" w:space="0" w:color="auto"/>
                    <w:right w:val="none" w:sz="0" w:space="0" w:color="auto"/>
                  </w:divBdr>
                  <w:divsChild>
                    <w:div w:id="1401908143">
                      <w:marLeft w:val="0"/>
                      <w:marRight w:val="0"/>
                      <w:marTop w:val="0"/>
                      <w:marBottom w:val="0"/>
                      <w:divBdr>
                        <w:top w:val="none" w:sz="0" w:space="0" w:color="auto"/>
                        <w:left w:val="none" w:sz="0" w:space="0" w:color="auto"/>
                        <w:bottom w:val="none" w:sz="0" w:space="0" w:color="auto"/>
                        <w:right w:val="none" w:sz="0" w:space="0" w:color="auto"/>
                      </w:divBdr>
                    </w:div>
                  </w:divsChild>
                </w:div>
                <w:div w:id="1266618717">
                  <w:marLeft w:val="0"/>
                  <w:marRight w:val="0"/>
                  <w:marTop w:val="0"/>
                  <w:marBottom w:val="0"/>
                  <w:divBdr>
                    <w:top w:val="none" w:sz="0" w:space="0" w:color="auto"/>
                    <w:left w:val="none" w:sz="0" w:space="0" w:color="auto"/>
                    <w:bottom w:val="none" w:sz="0" w:space="0" w:color="auto"/>
                    <w:right w:val="none" w:sz="0" w:space="0" w:color="auto"/>
                  </w:divBdr>
                  <w:divsChild>
                    <w:div w:id="960889271">
                      <w:marLeft w:val="0"/>
                      <w:marRight w:val="0"/>
                      <w:marTop w:val="0"/>
                      <w:marBottom w:val="0"/>
                      <w:divBdr>
                        <w:top w:val="none" w:sz="0" w:space="0" w:color="auto"/>
                        <w:left w:val="none" w:sz="0" w:space="0" w:color="auto"/>
                        <w:bottom w:val="none" w:sz="0" w:space="0" w:color="auto"/>
                        <w:right w:val="none" w:sz="0" w:space="0" w:color="auto"/>
                      </w:divBdr>
                    </w:div>
                  </w:divsChild>
                </w:div>
                <w:div w:id="387999479">
                  <w:marLeft w:val="0"/>
                  <w:marRight w:val="0"/>
                  <w:marTop w:val="0"/>
                  <w:marBottom w:val="0"/>
                  <w:divBdr>
                    <w:top w:val="none" w:sz="0" w:space="0" w:color="auto"/>
                    <w:left w:val="none" w:sz="0" w:space="0" w:color="auto"/>
                    <w:bottom w:val="none" w:sz="0" w:space="0" w:color="auto"/>
                    <w:right w:val="none" w:sz="0" w:space="0" w:color="auto"/>
                  </w:divBdr>
                  <w:divsChild>
                    <w:div w:id="627472650">
                      <w:marLeft w:val="0"/>
                      <w:marRight w:val="0"/>
                      <w:marTop w:val="0"/>
                      <w:marBottom w:val="0"/>
                      <w:divBdr>
                        <w:top w:val="none" w:sz="0" w:space="0" w:color="auto"/>
                        <w:left w:val="none" w:sz="0" w:space="0" w:color="auto"/>
                        <w:bottom w:val="none" w:sz="0" w:space="0" w:color="auto"/>
                        <w:right w:val="none" w:sz="0" w:space="0" w:color="auto"/>
                      </w:divBdr>
                    </w:div>
                  </w:divsChild>
                </w:div>
                <w:div w:id="1658001024">
                  <w:marLeft w:val="0"/>
                  <w:marRight w:val="0"/>
                  <w:marTop w:val="0"/>
                  <w:marBottom w:val="0"/>
                  <w:divBdr>
                    <w:top w:val="none" w:sz="0" w:space="0" w:color="auto"/>
                    <w:left w:val="none" w:sz="0" w:space="0" w:color="auto"/>
                    <w:bottom w:val="none" w:sz="0" w:space="0" w:color="auto"/>
                    <w:right w:val="none" w:sz="0" w:space="0" w:color="auto"/>
                  </w:divBdr>
                  <w:divsChild>
                    <w:div w:id="857082359">
                      <w:marLeft w:val="0"/>
                      <w:marRight w:val="0"/>
                      <w:marTop w:val="0"/>
                      <w:marBottom w:val="0"/>
                      <w:divBdr>
                        <w:top w:val="none" w:sz="0" w:space="0" w:color="auto"/>
                        <w:left w:val="none" w:sz="0" w:space="0" w:color="auto"/>
                        <w:bottom w:val="none" w:sz="0" w:space="0" w:color="auto"/>
                        <w:right w:val="none" w:sz="0" w:space="0" w:color="auto"/>
                      </w:divBdr>
                    </w:div>
                  </w:divsChild>
                </w:div>
                <w:div w:id="1665552060">
                  <w:marLeft w:val="0"/>
                  <w:marRight w:val="0"/>
                  <w:marTop w:val="0"/>
                  <w:marBottom w:val="0"/>
                  <w:divBdr>
                    <w:top w:val="none" w:sz="0" w:space="0" w:color="auto"/>
                    <w:left w:val="none" w:sz="0" w:space="0" w:color="auto"/>
                    <w:bottom w:val="none" w:sz="0" w:space="0" w:color="auto"/>
                    <w:right w:val="none" w:sz="0" w:space="0" w:color="auto"/>
                  </w:divBdr>
                  <w:divsChild>
                    <w:div w:id="943924462">
                      <w:marLeft w:val="0"/>
                      <w:marRight w:val="0"/>
                      <w:marTop w:val="0"/>
                      <w:marBottom w:val="0"/>
                      <w:divBdr>
                        <w:top w:val="none" w:sz="0" w:space="0" w:color="auto"/>
                        <w:left w:val="none" w:sz="0" w:space="0" w:color="auto"/>
                        <w:bottom w:val="none" w:sz="0" w:space="0" w:color="auto"/>
                        <w:right w:val="none" w:sz="0" w:space="0" w:color="auto"/>
                      </w:divBdr>
                    </w:div>
                  </w:divsChild>
                </w:div>
                <w:div w:id="380639732">
                  <w:marLeft w:val="0"/>
                  <w:marRight w:val="0"/>
                  <w:marTop w:val="0"/>
                  <w:marBottom w:val="0"/>
                  <w:divBdr>
                    <w:top w:val="none" w:sz="0" w:space="0" w:color="auto"/>
                    <w:left w:val="none" w:sz="0" w:space="0" w:color="auto"/>
                    <w:bottom w:val="none" w:sz="0" w:space="0" w:color="auto"/>
                    <w:right w:val="none" w:sz="0" w:space="0" w:color="auto"/>
                  </w:divBdr>
                  <w:divsChild>
                    <w:div w:id="575826155">
                      <w:marLeft w:val="0"/>
                      <w:marRight w:val="0"/>
                      <w:marTop w:val="0"/>
                      <w:marBottom w:val="0"/>
                      <w:divBdr>
                        <w:top w:val="none" w:sz="0" w:space="0" w:color="auto"/>
                        <w:left w:val="none" w:sz="0" w:space="0" w:color="auto"/>
                        <w:bottom w:val="none" w:sz="0" w:space="0" w:color="auto"/>
                        <w:right w:val="none" w:sz="0" w:space="0" w:color="auto"/>
                      </w:divBdr>
                    </w:div>
                  </w:divsChild>
                </w:div>
                <w:div w:id="725640044">
                  <w:marLeft w:val="0"/>
                  <w:marRight w:val="0"/>
                  <w:marTop w:val="0"/>
                  <w:marBottom w:val="0"/>
                  <w:divBdr>
                    <w:top w:val="none" w:sz="0" w:space="0" w:color="auto"/>
                    <w:left w:val="none" w:sz="0" w:space="0" w:color="auto"/>
                    <w:bottom w:val="none" w:sz="0" w:space="0" w:color="auto"/>
                    <w:right w:val="none" w:sz="0" w:space="0" w:color="auto"/>
                  </w:divBdr>
                  <w:divsChild>
                    <w:div w:id="638918009">
                      <w:marLeft w:val="0"/>
                      <w:marRight w:val="0"/>
                      <w:marTop w:val="0"/>
                      <w:marBottom w:val="0"/>
                      <w:divBdr>
                        <w:top w:val="none" w:sz="0" w:space="0" w:color="auto"/>
                        <w:left w:val="none" w:sz="0" w:space="0" w:color="auto"/>
                        <w:bottom w:val="none" w:sz="0" w:space="0" w:color="auto"/>
                        <w:right w:val="none" w:sz="0" w:space="0" w:color="auto"/>
                      </w:divBdr>
                    </w:div>
                  </w:divsChild>
                </w:div>
                <w:div w:id="1707757214">
                  <w:marLeft w:val="0"/>
                  <w:marRight w:val="0"/>
                  <w:marTop w:val="0"/>
                  <w:marBottom w:val="0"/>
                  <w:divBdr>
                    <w:top w:val="none" w:sz="0" w:space="0" w:color="auto"/>
                    <w:left w:val="none" w:sz="0" w:space="0" w:color="auto"/>
                    <w:bottom w:val="none" w:sz="0" w:space="0" w:color="auto"/>
                    <w:right w:val="none" w:sz="0" w:space="0" w:color="auto"/>
                  </w:divBdr>
                  <w:divsChild>
                    <w:div w:id="1410889235">
                      <w:marLeft w:val="0"/>
                      <w:marRight w:val="0"/>
                      <w:marTop w:val="0"/>
                      <w:marBottom w:val="0"/>
                      <w:divBdr>
                        <w:top w:val="none" w:sz="0" w:space="0" w:color="auto"/>
                        <w:left w:val="none" w:sz="0" w:space="0" w:color="auto"/>
                        <w:bottom w:val="none" w:sz="0" w:space="0" w:color="auto"/>
                        <w:right w:val="none" w:sz="0" w:space="0" w:color="auto"/>
                      </w:divBdr>
                    </w:div>
                  </w:divsChild>
                </w:div>
                <w:div w:id="1981573877">
                  <w:marLeft w:val="0"/>
                  <w:marRight w:val="0"/>
                  <w:marTop w:val="0"/>
                  <w:marBottom w:val="0"/>
                  <w:divBdr>
                    <w:top w:val="none" w:sz="0" w:space="0" w:color="auto"/>
                    <w:left w:val="none" w:sz="0" w:space="0" w:color="auto"/>
                    <w:bottom w:val="none" w:sz="0" w:space="0" w:color="auto"/>
                    <w:right w:val="none" w:sz="0" w:space="0" w:color="auto"/>
                  </w:divBdr>
                  <w:divsChild>
                    <w:div w:id="756364325">
                      <w:marLeft w:val="0"/>
                      <w:marRight w:val="0"/>
                      <w:marTop w:val="0"/>
                      <w:marBottom w:val="0"/>
                      <w:divBdr>
                        <w:top w:val="none" w:sz="0" w:space="0" w:color="auto"/>
                        <w:left w:val="none" w:sz="0" w:space="0" w:color="auto"/>
                        <w:bottom w:val="none" w:sz="0" w:space="0" w:color="auto"/>
                        <w:right w:val="none" w:sz="0" w:space="0" w:color="auto"/>
                      </w:divBdr>
                    </w:div>
                  </w:divsChild>
                </w:div>
                <w:div w:id="1573660301">
                  <w:marLeft w:val="0"/>
                  <w:marRight w:val="0"/>
                  <w:marTop w:val="0"/>
                  <w:marBottom w:val="0"/>
                  <w:divBdr>
                    <w:top w:val="none" w:sz="0" w:space="0" w:color="auto"/>
                    <w:left w:val="none" w:sz="0" w:space="0" w:color="auto"/>
                    <w:bottom w:val="none" w:sz="0" w:space="0" w:color="auto"/>
                    <w:right w:val="none" w:sz="0" w:space="0" w:color="auto"/>
                  </w:divBdr>
                  <w:divsChild>
                    <w:div w:id="1644385301">
                      <w:marLeft w:val="0"/>
                      <w:marRight w:val="0"/>
                      <w:marTop w:val="0"/>
                      <w:marBottom w:val="0"/>
                      <w:divBdr>
                        <w:top w:val="none" w:sz="0" w:space="0" w:color="auto"/>
                        <w:left w:val="none" w:sz="0" w:space="0" w:color="auto"/>
                        <w:bottom w:val="none" w:sz="0" w:space="0" w:color="auto"/>
                        <w:right w:val="none" w:sz="0" w:space="0" w:color="auto"/>
                      </w:divBdr>
                    </w:div>
                  </w:divsChild>
                </w:div>
                <w:div w:id="850686053">
                  <w:marLeft w:val="0"/>
                  <w:marRight w:val="0"/>
                  <w:marTop w:val="0"/>
                  <w:marBottom w:val="0"/>
                  <w:divBdr>
                    <w:top w:val="none" w:sz="0" w:space="0" w:color="auto"/>
                    <w:left w:val="none" w:sz="0" w:space="0" w:color="auto"/>
                    <w:bottom w:val="none" w:sz="0" w:space="0" w:color="auto"/>
                    <w:right w:val="none" w:sz="0" w:space="0" w:color="auto"/>
                  </w:divBdr>
                  <w:divsChild>
                    <w:div w:id="1940674681">
                      <w:marLeft w:val="0"/>
                      <w:marRight w:val="0"/>
                      <w:marTop w:val="0"/>
                      <w:marBottom w:val="0"/>
                      <w:divBdr>
                        <w:top w:val="none" w:sz="0" w:space="0" w:color="auto"/>
                        <w:left w:val="none" w:sz="0" w:space="0" w:color="auto"/>
                        <w:bottom w:val="none" w:sz="0" w:space="0" w:color="auto"/>
                        <w:right w:val="none" w:sz="0" w:space="0" w:color="auto"/>
                      </w:divBdr>
                    </w:div>
                  </w:divsChild>
                </w:div>
                <w:div w:id="1731728414">
                  <w:marLeft w:val="0"/>
                  <w:marRight w:val="0"/>
                  <w:marTop w:val="0"/>
                  <w:marBottom w:val="0"/>
                  <w:divBdr>
                    <w:top w:val="none" w:sz="0" w:space="0" w:color="auto"/>
                    <w:left w:val="none" w:sz="0" w:space="0" w:color="auto"/>
                    <w:bottom w:val="none" w:sz="0" w:space="0" w:color="auto"/>
                    <w:right w:val="none" w:sz="0" w:space="0" w:color="auto"/>
                  </w:divBdr>
                  <w:divsChild>
                    <w:div w:id="1971548624">
                      <w:marLeft w:val="0"/>
                      <w:marRight w:val="0"/>
                      <w:marTop w:val="0"/>
                      <w:marBottom w:val="0"/>
                      <w:divBdr>
                        <w:top w:val="none" w:sz="0" w:space="0" w:color="auto"/>
                        <w:left w:val="none" w:sz="0" w:space="0" w:color="auto"/>
                        <w:bottom w:val="none" w:sz="0" w:space="0" w:color="auto"/>
                        <w:right w:val="none" w:sz="0" w:space="0" w:color="auto"/>
                      </w:divBdr>
                    </w:div>
                  </w:divsChild>
                </w:div>
                <w:div w:id="738525875">
                  <w:marLeft w:val="0"/>
                  <w:marRight w:val="0"/>
                  <w:marTop w:val="0"/>
                  <w:marBottom w:val="0"/>
                  <w:divBdr>
                    <w:top w:val="none" w:sz="0" w:space="0" w:color="auto"/>
                    <w:left w:val="none" w:sz="0" w:space="0" w:color="auto"/>
                    <w:bottom w:val="none" w:sz="0" w:space="0" w:color="auto"/>
                    <w:right w:val="none" w:sz="0" w:space="0" w:color="auto"/>
                  </w:divBdr>
                  <w:divsChild>
                    <w:div w:id="1071317967">
                      <w:marLeft w:val="0"/>
                      <w:marRight w:val="0"/>
                      <w:marTop w:val="0"/>
                      <w:marBottom w:val="0"/>
                      <w:divBdr>
                        <w:top w:val="none" w:sz="0" w:space="0" w:color="auto"/>
                        <w:left w:val="none" w:sz="0" w:space="0" w:color="auto"/>
                        <w:bottom w:val="none" w:sz="0" w:space="0" w:color="auto"/>
                        <w:right w:val="none" w:sz="0" w:space="0" w:color="auto"/>
                      </w:divBdr>
                    </w:div>
                  </w:divsChild>
                </w:div>
                <w:div w:id="2100834897">
                  <w:marLeft w:val="0"/>
                  <w:marRight w:val="0"/>
                  <w:marTop w:val="0"/>
                  <w:marBottom w:val="0"/>
                  <w:divBdr>
                    <w:top w:val="none" w:sz="0" w:space="0" w:color="auto"/>
                    <w:left w:val="none" w:sz="0" w:space="0" w:color="auto"/>
                    <w:bottom w:val="none" w:sz="0" w:space="0" w:color="auto"/>
                    <w:right w:val="none" w:sz="0" w:space="0" w:color="auto"/>
                  </w:divBdr>
                  <w:divsChild>
                    <w:div w:id="673916550">
                      <w:marLeft w:val="0"/>
                      <w:marRight w:val="0"/>
                      <w:marTop w:val="0"/>
                      <w:marBottom w:val="0"/>
                      <w:divBdr>
                        <w:top w:val="none" w:sz="0" w:space="0" w:color="auto"/>
                        <w:left w:val="none" w:sz="0" w:space="0" w:color="auto"/>
                        <w:bottom w:val="none" w:sz="0" w:space="0" w:color="auto"/>
                        <w:right w:val="none" w:sz="0" w:space="0" w:color="auto"/>
                      </w:divBdr>
                    </w:div>
                  </w:divsChild>
                </w:div>
                <w:div w:id="1763262518">
                  <w:marLeft w:val="0"/>
                  <w:marRight w:val="0"/>
                  <w:marTop w:val="0"/>
                  <w:marBottom w:val="0"/>
                  <w:divBdr>
                    <w:top w:val="none" w:sz="0" w:space="0" w:color="auto"/>
                    <w:left w:val="none" w:sz="0" w:space="0" w:color="auto"/>
                    <w:bottom w:val="none" w:sz="0" w:space="0" w:color="auto"/>
                    <w:right w:val="none" w:sz="0" w:space="0" w:color="auto"/>
                  </w:divBdr>
                  <w:divsChild>
                    <w:div w:id="1522668561">
                      <w:marLeft w:val="0"/>
                      <w:marRight w:val="0"/>
                      <w:marTop w:val="0"/>
                      <w:marBottom w:val="0"/>
                      <w:divBdr>
                        <w:top w:val="none" w:sz="0" w:space="0" w:color="auto"/>
                        <w:left w:val="none" w:sz="0" w:space="0" w:color="auto"/>
                        <w:bottom w:val="none" w:sz="0" w:space="0" w:color="auto"/>
                        <w:right w:val="none" w:sz="0" w:space="0" w:color="auto"/>
                      </w:divBdr>
                    </w:div>
                  </w:divsChild>
                </w:div>
                <w:div w:id="1515923788">
                  <w:marLeft w:val="0"/>
                  <w:marRight w:val="0"/>
                  <w:marTop w:val="0"/>
                  <w:marBottom w:val="0"/>
                  <w:divBdr>
                    <w:top w:val="none" w:sz="0" w:space="0" w:color="auto"/>
                    <w:left w:val="none" w:sz="0" w:space="0" w:color="auto"/>
                    <w:bottom w:val="none" w:sz="0" w:space="0" w:color="auto"/>
                    <w:right w:val="none" w:sz="0" w:space="0" w:color="auto"/>
                  </w:divBdr>
                  <w:divsChild>
                    <w:div w:id="1989631038">
                      <w:marLeft w:val="0"/>
                      <w:marRight w:val="0"/>
                      <w:marTop w:val="0"/>
                      <w:marBottom w:val="0"/>
                      <w:divBdr>
                        <w:top w:val="none" w:sz="0" w:space="0" w:color="auto"/>
                        <w:left w:val="none" w:sz="0" w:space="0" w:color="auto"/>
                        <w:bottom w:val="none" w:sz="0" w:space="0" w:color="auto"/>
                        <w:right w:val="none" w:sz="0" w:space="0" w:color="auto"/>
                      </w:divBdr>
                    </w:div>
                  </w:divsChild>
                </w:div>
                <w:div w:id="686255796">
                  <w:marLeft w:val="0"/>
                  <w:marRight w:val="0"/>
                  <w:marTop w:val="0"/>
                  <w:marBottom w:val="0"/>
                  <w:divBdr>
                    <w:top w:val="none" w:sz="0" w:space="0" w:color="auto"/>
                    <w:left w:val="none" w:sz="0" w:space="0" w:color="auto"/>
                    <w:bottom w:val="none" w:sz="0" w:space="0" w:color="auto"/>
                    <w:right w:val="none" w:sz="0" w:space="0" w:color="auto"/>
                  </w:divBdr>
                  <w:divsChild>
                    <w:div w:id="1673533329">
                      <w:marLeft w:val="0"/>
                      <w:marRight w:val="0"/>
                      <w:marTop w:val="0"/>
                      <w:marBottom w:val="0"/>
                      <w:divBdr>
                        <w:top w:val="none" w:sz="0" w:space="0" w:color="auto"/>
                        <w:left w:val="none" w:sz="0" w:space="0" w:color="auto"/>
                        <w:bottom w:val="none" w:sz="0" w:space="0" w:color="auto"/>
                        <w:right w:val="none" w:sz="0" w:space="0" w:color="auto"/>
                      </w:divBdr>
                    </w:div>
                  </w:divsChild>
                </w:div>
                <w:div w:id="1178085237">
                  <w:marLeft w:val="0"/>
                  <w:marRight w:val="0"/>
                  <w:marTop w:val="0"/>
                  <w:marBottom w:val="0"/>
                  <w:divBdr>
                    <w:top w:val="none" w:sz="0" w:space="0" w:color="auto"/>
                    <w:left w:val="none" w:sz="0" w:space="0" w:color="auto"/>
                    <w:bottom w:val="none" w:sz="0" w:space="0" w:color="auto"/>
                    <w:right w:val="none" w:sz="0" w:space="0" w:color="auto"/>
                  </w:divBdr>
                  <w:divsChild>
                    <w:div w:id="319233505">
                      <w:marLeft w:val="0"/>
                      <w:marRight w:val="0"/>
                      <w:marTop w:val="0"/>
                      <w:marBottom w:val="0"/>
                      <w:divBdr>
                        <w:top w:val="none" w:sz="0" w:space="0" w:color="auto"/>
                        <w:left w:val="none" w:sz="0" w:space="0" w:color="auto"/>
                        <w:bottom w:val="none" w:sz="0" w:space="0" w:color="auto"/>
                        <w:right w:val="none" w:sz="0" w:space="0" w:color="auto"/>
                      </w:divBdr>
                    </w:div>
                  </w:divsChild>
                </w:div>
                <w:div w:id="1839156820">
                  <w:marLeft w:val="0"/>
                  <w:marRight w:val="0"/>
                  <w:marTop w:val="0"/>
                  <w:marBottom w:val="0"/>
                  <w:divBdr>
                    <w:top w:val="none" w:sz="0" w:space="0" w:color="auto"/>
                    <w:left w:val="none" w:sz="0" w:space="0" w:color="auto"/>
                    <w:bottom w:val="none" w:sz="0" w:space="0" w:color="auto"/>
                    <w:right w:val="none" w:sz="0" w:space="0" w:color="auto"/>
                  </w:divBdr>
                  <w:divsChild>
                    <w:div w:id="881406105">
                      <w:marLeft w:val="0"/>
                      <w:marRight w:val="0"/>
                      <w:marTop w:val="0"/>
                      <w:marBottom w:val="0"/>
                      <w:divBdr>
                        <w:top w:val="none" w:sz="0" w:space="0" w:color="auto"/>
                        <w:left w:val="none" w:sz="0" w:space="0" w:color="auto"/>
                        <w:bottom w:val="none" w:sz="0" w:space="0" w:color="auto"/>
                        <w:right w:val="none" w:sz="0" w:space="0" w:color="auto"/>
                      </w:divBdr>
                    </w:div>
                  </w:divsChild>
                </w:div>
                <w:div w:id="492061538">
                  <w:marLeft w:val="0"/>
                  <w:marRight w:val="0"/>
                  <w:marTop w:val="0"/>
                  <w:marBottom w:val="0"/>
                  <w:divBdr>
                    <w:top w:val="none" w:sz="0" w:space="0" w:color="auto"/>
                    <w:left w:val="none" w:sz="0" w:space="0" w:color="auto"/>
                    <w:bottom w:val="none" w:sz="0" w:space="0" w:color="auto"/>
                    <w:right w:val="none" w:sz="0" w:space="0" w:color="auto"/>
                  </w:divBdr>
                  <w:divsChild>
                    <w:div w:id="60099322">
                      <w:marLeft w:val="0"/>
                      <w:marRight w:val="0"/>
                      <w:marTop w:val="0"/>
                      <w:marBottom w:val="0"/>
                      <w:divBdr>
                        <w:top w:val="none" w:sz="0" w:space="0" w:color="auto"/>
                        <w:left w:val="none" w:sz="0" w:space="0" w:color="auto"/>
                        <w:bottom w:val="none" w:sz="0" w:space="0" w:color="auto"/>
                        <w:right w:val="none" w:sz="0" w:space="0" w:color="auto"/>
                      </w:divBdr>
                    </w:div>
                  </w:divsChild>
                </w:div>
                <w:div w:id="1144929611">
                  <w:marLeft w:val="0"/>
                  <w:marRight w:val="0"/>
                  <w:marTop w:val="0"/>
                  <w:marBottom w:val="0"/>
                  <w:divBdr>
                    <w:top w:val="none" w:sz="0" w:space="0" w:color="auto"/>
                    <w:left w:val="none" w:sz="0" w:space="0" w:color="auto"/>
                    <w:bottom w:val="none" w:sz="0" w:space="0" w:color="auto"/>
                    <w:right w:val="none" w:sz="0" w:space="0" w:color="auto"/>
                  </w:divBdr>
                  <w:divsChild>
                    <w:div w:id="683746832">
                      <w:marLeft w:val="0"/>
                      <w:marRight w:val="0"/>
                      <w:marTop w:val="0"/>
                      <w:marBottom w:val="0"/>
                      <w:divBdr>
                        <w:top w:val="none" w:sz="0" w:space="0" w:color="auto"/>
                        <w:left w:val="none" w:sz="0" w:space="0" w:color="auto"/>
                        <w:bottom w:val="none" w:sz="0" w:space="0" w:color="auto"/>
                        <w:right w:val="none" w:sz="0" w:space="0" w:color="auto"/>
                      </w:divBdr>
                    </w:div>
                  </w:divsChild>
                </w:div>
                <w:div w:id="1098021316">
                  <w:marLeft w:val="0"/>
                  <w:marRight w:val="0"/>
                  <w:marTop w:val="0"/>
                  <w:marBottom w:val="0"/>
                  <w:divBdr>
                    <w:top w:val="none" w:sz="0" w:space="0" w:color="auto"/>
                    <w:left w:val="none" w:sz="0" w:space="0" w:color="auto"/>
                    <w:bottom w:val="none" w:sz="0" w:space="0" w:color="auto"/>
                    <w:right w:val="none" w:sz="0" w:space="0" w:color="auto"/>
                  </w:divBdr>
                  <w:divsChild>
                    <w:div w:id="2000032190">
                      <w:marLeft w:val="0"/>
                      <w:marRight w:val="0"/>
                      <w:marTop w:val="0"/>
                      <w:marBottom w:val="0"/>
                      <w:divBdr>
                        <w:top w:val="none" w:sz="0" w:space="0" w:color="auto"/>
                        <w:left w:val="none" w:sz="0" w:space="0" w:color="auto"/>
                        <w:bottom w:val="none" w:sz="0" w:space="0" w:color="auto"/>
                        <w:right w:val="none" w:sz="0" w:space="0" w:color="auto"/>
                      </w:divBdr>
                    </w:div>
                  </w:divsChild>
                </w:div>
                <w:div w:id="1527329740">
                  <w:marLeft w:val="0"/>
                  <w:marRight w:val="0"/>
                  <w:marTop w:val="0"/>
                  <w:marBottom w:val="0"/>
                  <w:divBdr>
                    <w:top w:val="none" w:sz="0" w:space="0" w:color="auto"/>
                    <w:left w:val="none" w:sz="0" w:space="0" w:color="auto"/>
                    <w:bottom w:val="none" w:sz="0" w:space="0" w:color="auto"/>
                    <w:right w:val="none" w:sz="0" w:space="0" w:color="auto"/>
                  </w:divBdr>
                  <w:divsChild>
                    <w:div w:id="137458171">
                      <w:marLeft w:val="0"/>
                      <w:marRight w:val="0"/>
                      <w:marTop w:val="0"/>
                      <w:marBottom w:val="0"/>
                      <w:divBdr>
                        <w:top w:val="none" w:sz="0" w:space="0" w:color="auto"/>
                        <w:left w:val="none" w:sz="0" w:space="0" w:color="auto"/>
                        <w:bottom w:val="none" w:sz="0" w:space="0" w:color="auto"/>
                        <w:right w:val="none" w:sz="0" w:space="0" w:color="auto"/>
                      </w:divBdr>
                    </w:div>
                  </w:divsChild>
                </w:div>
                <w:div w:id="2003967085">
                  <w:marLeft w:val="0"/>
                  <w:marRight w:val="0"/>
                  <w:marTop w:val="0"/>
                  <w:marBottom w:val="0"/>
                  <w:divBdr>
                    <w:top w:val="none" w:sz="0" w:space="0" w:color="auto"/>
                    <w:left w:val="none" w:sz="0" w:space="0" w:color="auto"/>
                    <w:bottom w:val="none" w:sz="0" w:space="0" w:color="auto"/>
                    <w:right w:val="none" w:sz="0" w:space="0" w:color="auto"/>
                  </w:divBdr>
                  <w:divsChild>
                    <w:div w:id="570699325">
                      <w:marLeft w:val="0"/>
                      <w:marRight w:val="0"/>
                      <w:marTop w:val="0"/>
                      <w:marBottom w:val="0"/>
                      <w:divBdr>
                        <w:top w:val="none" w:sz="0" w:space="0" w:color="auto"/>
                        <w:left w:val="none" w:sz="0" w:space="0" w:color="auto"/>
                        <w:bottom w:val="none" w:sz="0" w:space="0" w:color="auto"/>
                        <w:right w:val="none" w:sz="0" w:space="0" w:color="auto"/>
                      </w:divBdr>
                    </w:div>
                  </w:divsChild>
                </w:div>
                <w:div w:id="1796098959">
                  <w:marLeft w:val="0"/>
                  <w:marRight w:val="0"/>
                  <w:marTop w:val="0"/>
                  <w:marBottom w:val="0"/>
                  <w:divBdr>
                    <w:top w:val="none" w:sz="0" w:space="0" w:color="auto"/>
                    <w:left w:val="none" w:sz="0" w:space="0" w:color="auto"/>
                    <w:bottom w:val="none" w:sz="0" w:space="0" w:color="auto"/>
                    <w:right w:val="none" w:sz="0" w:space="0" w:color="auto"/>
                  </w:divBdr>
                  <w:divsChild>
                    <w:div w:id="169026141">
                      <w:marLeft w:val="0"/>
                      <w:marRight w:val="0"/>
                      <w:marTop w:val="0"/>
                      <w:marBottom w:val="0"/>
                      <w:divBdr>
                        <w:top w:val="none" w:sz="0" w:space="0" w:color="auto"/>
                        <w:left w:val="none" w:sz="0" w:space="0" w:color="auto"/>
                        <w:bottom w:val="none" w:sz="0" w:space="0" w:color="auto"/>
                        <w:right w:val="none" w:sz="0" w:space="0" w:color="auto"/>
                      </w:divBdr>
                    </w:div>
                  </w:divsChild>
                </w:div>
                <w:div w:id="757409389">
                  <w:marLeft w:val="0"/>
                  <w:marRight w:val="0"/>
                  <w:marTop w:val="0"/>
                  <w:marBottom w:val="0"/>
                  <w:divBdr>
                    <w:top w:val="none" w:sz="0" w:space="0" w:color="auto"/>
                    <w:left w:val="none" w:sz="0" w:space="0" w:color="auto"/>
                    <w:bottom w:val="none" w:sz="0" w:space="0" w:color="auto"/>
                    <w:right w:val="none" w:sz="0" w:space="0" w:color="auto"/>
                  </w:divBdr>
                  <w:divsChild>
                    <w:div w:id="1233613760">
                      <w:marLeft w:val="0"/>
                      <w:marRight w:val="0"/>
                      <w:marTop w:val="0"/>
                      <w:marBottom w:val="0"/>
                      <w:divBdr>
                        <w:top w:val="none" w:sz="0" w:space="0" w:color="auto"/>
                        <w:left w:val="none" w:sz="0" w:space="0" w:color="auto"/>
                        <w:bottom w:val="none" w:sz="0" w:space="0" w:color="auto"/>
                        <w:right w:val="none" w:sz="0" w:space="0" w:color="auto"/>
                      </w:divBdr>
                    </w:div>
                  </w:divsChild>
                </w:div>
                <w:div w:id="2070810792">
                  <w:marLeft w:val="0"/>
                  <w:marRight w:val="0"/>
                  <w:marTop w:val="0"/>
                  <w:marBottom w:val="0"/>
                  <w:divBdr>
                    <w:top w:val="none" w:sz="0" w:space="0" w:color="auto"/>
                    <w:left w:val="none" w:sz="0" w:space="0" w:color="auto"/>
                    <w:bottom w:val="none" w:sz="0" w:space="0" w:color="auto"/>
                    <w:right w:val="none" w:sz="0" w:space="0" w:color="auto"/>
                  </w:divBdr>
                  <w:divsChild>
                    <w:div w:id="1018779657">
                      <w:marLeft w:val="0"/>
                      <w:marRight w:val="0"/>
                      <w:marTop w:val="0"/>
                      <w:marBottom w:val="0"/>
                      <w:divBdr>
                        <w:top w:val="none" w:sz="0" w:space="0" w:color="auto"/>
                        <w:left w:val="none" w:sz="0" w:space="0" w:color="auto"/>
                        <w:bottom w:val="none" w:sz="0" w:space="0" w:color="auto"/>
                        <w:right w:val="none" w:sz="0" w:space="0" w:color="auto"/>
                      </w:divBdr>
                    </w:div>
                  </w:divsChild>
                </w:div>
                <w:div w:id="163589414">
                  <w:marLeft w:val="0"/>
                  <w:marRight w:val="0"/>
                  <w:marTop w:val="0"/>
                  <w:marBottom w:val="0"/>
                  <w:divBdr>
                    <w:top w:val="none" w:sz="0" w:space="0" w:color="auto"/>
                    <w:left w:val="none" w:sz="0" w:space="0" w:color="auto"/>
                    <w:bottom w:val="none" w:sz="0" w:space="0" w:color="auto"/>
                    <w:right w:val="none" w:sz="0" w:space="0" w:color="auto"/>
                  </w:divBdr>
                  <w:divsChild>
                    <w:div w:id="2055764607">
                      <w:marLeft w:val="0"/>
                      <w:marRight w:val="0"/>
                      <w:marTop w:val="0"/>
                      <w:marBottom w:val="0"/>
                      <w:divBdr>
                        <w:top w:val="none" w:sz="0" w:space="0" w:color="auto"/>
                        <w:left w:val="none" w:sz="0" w:space="0" w:color="auto"/>
                        <w:bottom w:val="none" w:sz="0" w:space="0" w:color="auto"/>
                        <w:right w:val="none" w:sz="0" w:space="0" w:color="auto"/>
                      </w:divBdr>
                    </w:div>
                  </w:divsChild>
                </w:div>
                <w:div w:id="411900545">
                  <w:marLeft w:val="0"/>
                  <w:marRight w:val="0"/>
                  <w:marTop w:val="0"/>
                  <w:marBottom w:val="0"/>
                  <w:divBdr>
                    <w:top w:val="none" w:sz="0" w:space="0" w:color="auto"/>
                    <w:left w:val="none" w:sz="0" w:space="0" w:color="auto"/>
                    <w:bottom w:val="none" w:sz="0" w:space="0" w:color="auto"/>
                    <w:right w:val="none" w:sz="0" w:space="0" w:color="auto"/>
                  </w:divBdr>
                  <w:divsChild>
                    <w:div w:id="727264733">
                      <w:marLeft w:val="0"/>
                      <w:marRight w:val="0"/>
                      <w:marTop w:val="0"/>
                      <w:marBottom w:val="0"/>
                      <w:divBdr>
                        <w:top w:val="none" w:sz="0" w:space="0" w:color="auto"/>
                        <w:left w:val="none" w:sz="0" w:space="0" w:color="auto"/>
                        <w:bottom w:val="none" w:sz="0" w:space="0" w:color="auto"/>
                        <w:right w:val="none" w:sz="0" w:space="0" w:color="auto"/>
                      </w:divBdr>
                    </w:div>
                  </w:divsChild>
                </w:div>
                <w:div w:id="1744257498">
                  <w:marLeft w:val="0"/>
                  <w:marRight w:val="0"/>
                  <w:marTop w:val="0"/>
                  <w:marBottom w:val="0"/>
                  <w:divBdr>
                    <w:top w:val="none" w:sz="0" w:space="0" w:color="auto"/>
                    <w:left w:val="none" w:sz="0" w:space="0" w:color="auto"/>
                    <w:bottom w:val="none" w:sz="0" w:space="0" w:color="auto"/>
                    <w:right w:val="none" w:sz="0" w:space="0" w:color="auto"/>
                  </w:divBdr>
                  <w:divsChild>
                    <w:div w:id="1133867706">
                      <w:marLeft w:val="0"/>
                      <w:marRight w:val="0"/>
                      <w:marTop w:val="0"/>
                      <w:marBottom w:val="0"/>
                      <w:divBdr>
                        <w:top w:val="none" w:sz="0" w:space="0" w:color="auto"/>
                        <w:left w:val="none" w:sz="0" w:space="0" w:color="auto"/>
                        <w:bottom w:val="none" w:sz="0" w:space="0" w:color="auto"/>
                        <w:right w:val="none" w:sz="0" w:space="0" w:color="auto"/>
                      </w:divBdr>
                    </w:div>
                  </w:divsChild>
                </w:div>
                <w:div w:id="969749971">
                  <w:marLeft w:val="0"/>
                  <w:marRight w:val="0"/>
                  <w:marTop w:val="0"/>
                  <w:marBottom w:val="0"/>
                  <w:divBdr>
                    <w:top w:val="none" w:sz="0" w:space="0" w:color="auto"/>
                    <w:left w:val="none" w:sz="0" w:space="0" w:color="auto"/>
                    <w:bottom w:val="none" w:sz="0" w:space="0" w:color="auto"/>
                    <w:right w:val="none" w:sz="0" w:space="0" w:color="auto"/>
                  </w:divBdr>
                  <w:divsChild>
                    <w:div w:id="1995260374">
                      <w:marLeft w:val="0"/>
                      <w:marRight w:val="0"/>
                      <w:marTop w:val="0"/>
                      <w:marBottom w:val="0"/>
                      <w:divBdr>
                        <w:top w:val="none" w:sz="0" w:space="0" w:color="auto"/>
                        <w:left w:val="none" w:sz="0" w:space="0" w:color="auto"/>
                        <w:bottom w:val="none" w:sz="0" w:space="0" w:color="auto"/>
                        <w:right w:val="none" w:sz="0" w:space="0" w:color="auto"/>
                      </w:divBdr>
                    </w:div>
                  </w:divsChild>
                </w:div>
                <w:div w:id="347872034">
                  <w:marLeft w:val="0"/>
                  <w:marRight w:val="0"/>
                  <w:marTop w:val="0"/>
                  <w:marBottom w:val="0"/>
                  <w:divBdr>
                    <w:top w:val="none" w:sz="0" w:space="0" w:color="auto"/>
                    <w:left w:val="none" w:sz="0" w:space="0" w:color="auto"/>
                    <w:bottom w:val="none" w:sz="0" w:space="0" w:color="auto"/>
                    <w:right w:val="none" w:sz="0" w:space="0" w:color="auto"/>
                  </w:divBdr>
                  <w:divsChild>
                    <w:div w:id="2090492592">
                      <w:marLeft w:val="0"/>
                      <w:marRight w:val="0"/>
                      <w:marTop w:val="0"/>
                      <w:marBottom w:val="0"/>
                      <w:divBdr>
                        <w:top w:val="none" w:sz="0" w:space="0" w:color="auto"/>
                        <w:left w:val="none" w:sz="0" w:space="0" w:color="auto"/>
                        <w:bottom w:val="none" w:sz="0" w:space="0" w:color="auto"/>
                        <w:right w:val="none" w:sz="0" w:space="0" w:color="auto"/>
                      </w:divBdr>
                    </w:div>
                  </w:divsChild>
                </w:div>
                <w:div w:id="1589803056">
                  <w:marLeft w:val="0"/>
                  <w:marRight w:val="0"/>
                  <w:marTop w:val="0"/>
                  <w:marBottom w:val="0"/>
                  <w:divBdr>
                    <w:top w:val="none" w:sz="0" w:space="0" w:color="auto"/>
                    <w:left w:val="none" w:sz="0" w:space="0" w:color="auto"/>
                    <w:bottom w:val="none" w:sz="0" w:space="0" w:color="auto"/>
                    <w:right w:val="none" w:sz="0" w:space="0" w:color="auto"/>
                  </w:divBdr>
                  <w:divsChild>
                    <w:div w:id="1925414626">
                      <w:marLeft w:val="0"/>
                      <w:marRight w:val="0"/>
                      <w:marTop w:val="0"/>
                      <w:marBottom w:val="0"/>
                      <w:divBdr>
                        <w:top w:val="none" w:sz="0" w:space="0" w:color="auto"/>
                        <w:left w:val="none" w:sz="0" w:space="0" w:color="auto"/>
                        <w:bottom w:val="none" w:sz="0" w:space="0" w:color="auto"/>
                        <w:right w:val="none" w:sz="0" w:space="0" w:color="auto"/>
                      </w:divBdr>
                    </w:div>
                  </w:divsChild>
                </w:div>
                <w:div w:id="1266621503">
                  <w:marLeft w:val="0"/>
                  <w:marRight w:val="0"/>
                  <w:marTop w:val="0"/>
                  <w:marBottom w:val="0"/>
                  <w:divBdr>
                    <w:top w:val="none" w:sz="0" w:space="0" w:color="auto"/>
                    <w:left w:val="none" w:sz="0" w:space="0" w:color="auto"/>
                    <w:bottom w:val="none" w:sz="0" w:space="0" w:color="auto"/>
                    <w:right w:val="none" w:sz="0" w:space="0" w:color="auto"/>
                  </w:divBdr>
                  <w:divsChild>
                    <w:div w:id="140512646">
                      <w:marLeft w:val="0"/>
                      <w:marRight w:val="0"/>
                      <w:marTop w:val="0"/>
                      <w:marBottom w:val="0"/>
                      <w:divBdr>
                        <w:top w:val="none" w:sz="0" w:space="0" w:color="auto"/>
                        <w:left w:val="none" w:sz="0" w:space="0" w:color="auto"/>
                        <w:bottom w:val="none" w:sz="0" w:space="0" w:color="auto"/>
                        <w:right w:val="none" w:sz="0" w:space="0" w:color="auto"/>
                      </w:divBdr>
                    </w:div>
                  </w:divsChild>
                </w:div>
                <w:div w:id="101457897">
                  <w:marLeft w:val="0"/>
                  <w:marRight w:val="0"/>
                  <w:marTop w:val="0"/>
                  <w:marBottom w:val="0"/>
                  <w:divBdr>
                    <w:top w:val="none" w:sz="0" w:space="0" w:color="auto"/>
                    <w:left w:val="none" w:sz="0" w:space="0" w:color="auto"/>
                    <w:bottom w:val="none" w:sz="0" w:space="0" w:color="auto"/>
                    <w:right w:val="none" w:sz="0" w:space="0" w:color="auto"/>
                  </w:divBdr>
                  <w:divsChild>
                    <w:div w:id="922181829">
                      <w:marLeft w:val="0"/>
                      <w:marRight w:val="0"/>
                      <w:marTop w:val="0"/>
                      <w:marBottom w:val="0"/>
                      <w:divBdr>
                        <w:top w:val="none" w:sz="0" w:space="0" w:color="auto"/>
                        <w:left w:val="none" w:sz="0" w:space="0" w:color="auto"/>
                        <w:bottom w:val="none" w:sz="0" w:space="0" w:color="auto"/>
                        <w:right w:val="none" w:sz="0" w:space="0" w:color="auto"/>
                      </w:divBdr>
                    </w:div>
                  </w:divsChild>
                </w:div>
                <w:div w:id="706026849">
                  <w:marLeft w:val="0"/>
                  <w:marRight w:val="0"/>
                  <w:marTop w:val="0"/>
                  <w:marBottom w:val="0"/>
                  <w:divBdr>
                    <w:top w:val="none" w:sz="0" w:space="0" w:color="auto"/>
                    <w:left w:val="none" w:sz="0" w:space="0" w:color="auto"/>
                    <w:bottom w:val="none" w:sz="0" w:space="0" w:color="auto"/>
                    <w:right w:val="none" w:sz="0" w:space="0" w:color="auto"/>
                  </w:divBdr>
                  <w:divsChild>
                    <w:div w:id="1304505511">
                      <w:marLeft w:val="0"/>
                      <w:marRight w:val="0"/>
                      <w:marTop w:val="0"/>
                      <w:marBottom w:val="0"/>
                      <w:divBdr>
                        <w:top w:val="none" w:sz="0" w:space="0" w:color="auto"/>
                        <w:left w:val="none" w:sz="0" w:space="0" w:color="auto"/>
                        <w:bottom w:val="none" w:sz="0" w:space="0" w:color="auto"/>
                        <w:right w:val="none" w:sz="0" w:space="0" w:color="auto"/>
                      </w:divBdr>
                    </w:div>
                  </w:divsChild>
                </w:div>
                <w:div w:id="1359309931">
                  <w:marLeft w:val="0"/>
                  <w:marRight w:val="0"/>
                  <w:marTop w:val="0"/>
                  <w:marBottom w:val="0"/>
                  <w:divBdr>
                    <w:top w:val="none" w:sz="0" w:space="0" w:color="auto"/>
                    <w:left w:val="none" w:sz="0" w:space="0" w:color="auto"/>
                    <w:bottom w:val="none" w:sz="0" w:space="0" w:color="auto"/>
                    <w:right w:val="none" w:sz="0" w:space="0" w:color="auto"/>
                  </w:divBdr>
                  <w:divsChild>
                    <w:div w:id="284580362">
                      <w:marLeft w:val="0"/>
                      <w:marRight w:val="0"/>
                      <w:marTop w:val="0"/>
                      <w:marBottom w:val="0"/>
                      <w:divBdr>
                        <w:top w:val="none" w:sz="0" w:space="0" w:color="auto"/>
                        <w:left w:val="none" w:sz="0" w:space="0" w:color="auto"/>
                        <w:bottom w:val="none" w:sz="0" w:space="0" w:color="auto"/>
                        <w:right w:val="none" w:sz="0" w:space="0" w:color="auto"/>
                      </w:divBdr>
                    </w:div>
                  </w:divsChild>
                </w:div>
                <w:div w:id="1673995973">
                  <w:marLeft w:val="0"/>
                  <w:marRight w:val="0"/>
                  <w:marTop w:val="0"/>
                  <w:marBottom w:val="0"/>
                  <w:divBdr>
                    <w:top w:val="none" w:sz="0" w:space="0" w:color="auto"/>
                    <w:left w:val="none" w:sz="0" w:space="0" w:color="auto"/>
                    <w:bottom w:val="none" w:sz="0" w:space="0" w:color="auto"/>
                    <w:right w:val="none" w:sz="0" w:space="0" w:color="auto"/>
                  </w:divBdr>
                  <w:divsChild>
                    <w:div w:id="1762796789">
                      <w:marLeft w:val="0"/>
                      <w:marRight w:val="0"/>
                      <w:marTop w:val="0"/>
                      <w:marBottom w:val="0"/>
                      <w:divBdr>
                        <w:top w:val="none" w:sz="0" w:space="0" w:color="auto"/>
                        <w:left w:val="none" w:sz="0" w:space="0" w:color="auto"/>
                        <w:bottom w:val="none" w:sz="0" w:space="0" w:color="auto"/>
                        <w:right w:val="none" w:sz="0" w:space="0" w:color="auto"/>
                      </w:divBdr>
                    </w:div>
                  </w:divsChild>
                </w:div>
                <w:div w:id="2076930403">
                  <w:marLeft w:val="0"/>
                  <w:marRight w:val="0"/>
                  <w:marTop w:val="0"/>
                  <w:marBottom w:val="0"/>
                  <w:divBdr>
                    <w:top w:val="none" w:sz="0" w:space="0" w:color="auto"/>
                    <w:left w:val="none" w:sz="0" w:space="0" w:color="auto"/>
                    <w:bottom w:val="none" w:sz="0" w:space="0" w:color="auto"/>
                    <w:right w:val="none" w:sz="0" w:space="0" w:color="auto"/>
                  </w:divBdr>
                  <w:divsChild>
                    <w:div w:id="1536969393">
                      <w:marLeft w:val="0"/>
                      <w:marRight w:val="0"/>
                      <w:marTop w:val="0"/>
                      <w:marBottom w:val="0"/>
                      <w:divBdr>
                        <w:top w:val="none" w:sz="0" w:space="0" w:color="auto"/>
                        <w:left w:val="none" w:sz="0" w:space="0" w:color="auto"/>
                        <w:bottom w:val="none" w:sz="0" w:space="0" w:color="auto"/>
                        <w:right w:val="none" w:sz="0" w:space="0" w:color="auto"/>
                      </w:divBdr>
                    </w:div>
                  </w:divsChild>
                </w:div>
                <w:div w:id="1670132629">
                  <w:marLeft w:val="0"/>
                  <w:marRight w:val="0"/>
                  <w:marTop w:val="0"/>
                  <w:marBottom w:val="0"/>
                  <w:divBdr>
                    <w:top w:val="none" w:sz="0" w:space="0" w:color="auto"/>
                    <w:left w:val="none" w:sz="0" w:space="0" w:color="auto"/>
                    <w:bottom w:val="none" w:sz="0" w:space="0" w:color="auto"/>
                    <w:right w:val="none" w:sz="0" w:space="0" w:color="auto"/>
                  </w:divBdr>
                  <w:divsChild>
                    <w:div w:id="518735069">
                      <w:marLeft w:val="0"/>
                      <w:marRight w:val="0"/>
                      <w:marTop w:val="0"/>
                      <w:marBottom w:val="0"/>
                      <w:divBdr>
                        <w:top w:val="none" w:sz="0" w:space="0" w:color="auto"/>
                        <w:left w:val="none" w:sz="0" w:space="0" w:color="auto"/>
                        <w:bottom w:val="none" w:sz="0" w:space="0" w:color="auto"/>
                        <w:right w:val="none" w:sz="0" w:space="0" w:color="auto"/>
                      </w:divBdr>
                    </w:div>
                  </w:divsChild>
                </w:div>
                <w:div w:id="2063677722">
                  <w:marLeft w:val="0"/>
                  <w:marRight w:val="0"/>
                  <w:marTop w:val="0"/>
                  <w:marBottom w:val="0"/>
                  <w:divBdr>
                    <w:top w:val="none" w:sz="0" w:space="0" w:color="auto"/>
                    <w:left w:val="none" w:sz="0" w:space="0" w:color="auto"/>
                    <w:bottom w:val="none" w:sz="0" w:space="0" w:color="auto"/>
                    <w:right w:val="none" w:sz="0" w:space="0" w:color="auto"/>
                  </w:divBdr>
                  <w:divsChild>
                    <w:div w:id="2042046140">
                      <w:marLeft w:val="0"/>
                      <w:marRight w:val="0"/>
                      <w:marTop w:val="0"/>
                      <w:marBottom w:val="0"/>
                      <w:divBdr>
                        <w:top w:val="none" w:sz="0" w:space="0" w:color="auto"/>
                        <w:left w:val="none" w:sz="0" w:space="0" w:color="auto"/>
                        <w:bottom w:val="none" w:sz="0" w:space="0" w:color="auto"/>
                        <w:right w:val="none" w:sz="0" w:space="0" w:color="auto"/>
                      </w:divBdr>
                    </w:div>
                  </w:divsChild>
                </w:div>
                <w:div w:id="1875996413">
                  <w:marLeft w:val="0"/>
                  <w:marRight w:val="0"/>
                  <w:marTop w:val="0"/>
                  <w:marBottom w:val="0"/>
                  <w:divBdr>
                    <w:top w:val="none" w:sz="0" w:space="0" w:color="auto"/>
                    <w:left w:val="none" w:sz="0" w:space="0" w:color="auto"/>
                    <w:bottom w:val="none" w:sz="0" w:space="0" w:color="auto"/>
                    <w:right w:val="none" w:sz="0" w:space="0" w:color="auto"/>
                  </w:divBdr>
                  <w:divsChild>
                    <w:div w:id="707681202">
                      <w:marLeft w:val="0"/>
                      <w:marRight w:val="0"/>
                      <w:marTop w:val="0"/>
                      <w:marBottom w:val="0"/>
                      <w:divBdr>
                        <w:top w:val="none" w:sz="0" w:space="0" w:color="auto"/>
                        <w:left w:val="none" w:sz="0" w:space="0" w:color="auto"/>
                        <w:bottom w:val="none" w:sz="0" w:space="0" w:color="auto"/>
                        <w:right w:val="none" w:sz="0" w:space="0" w:color="auto"/>
                      </w:divBdr>
                    </w:div>
                  </w:divsChild>
                </w:div>
                <w:div w:id="94372063">
                  <w:marLeft w:val="0"/>
                  <w:marRight w:val="0"/>
                  <w:marTop w:val="0"/>
                  <w:marBottom w:val="0"/>
                  <w:divBdr>
                    <w:top w:val="none" w:sz="0" w:space="0" w:color="auto"/>
                    <w:left w:val="none" w:sz="0" w:space="0" w:color="auto"/>
                    <w:bottom w:val="none" w:sz="0" w:space="0" w:color="auto"/>
                    <w:right w:val="none" w:sz="0" w:space="0" w:color="auto"/>
                  </w:divBdr>
                  <w:divsChild>
                    <w:div w:id="2064061738">
                      <w:marLeft w:val="0"/>
                      <w:marRight w:val="0"/>
                      <w:marTop w:val="0"/>
                      <w:marBottom w:val="0"/>
                      <w:divBdr>
                        <w:top w:val="none" w:sz="0" w:space="0" w:color="auto"/>
                        <w:left w:val="none" w:sz="0" w:space="0" w:color="auto"/>
                        <w:bottom w:val="none" w:sz="0" w:space="0" w:color="auto"/>
                        <w:right w:val="none" w:sz="0" w:space="0" w:color="auto"/>
                      </w:divBdr>
                    </w:div>
                  </w:divsChild>
                </w:div>
                <w:div w:id="1535070963">
                  <w:marLeft w:val="0"/>
                  <w:marRight w:val="0"/>
                  <w:marTop w:val="0"/>
                  <w:marBottom w:val="0"/>
                  <w:divBdr>
                    <w:top w:val="none" w:sz="0" w:space="0" w:color="auto"/>
                    <w:left w:val="none" w:sz="0" w:space="0" w:color="auto"/>
                    <w:bottom w:val="none" w:sz="0" w:space="0" w:color="auto"/>
                    <w:right w:val="none" w:sz="0" w:space="0" w:color="auto"/>
                  </w:divBdr>
                  <w:divsChild>
                    <w:div w:id="2130587353">
                      <w:marLeft w:val="0"/>
                      <w:marRight w:val="0"/>
                      <w:marTop w:val="0"/>
                      <w:marBottom w:val="0"/>
                      <w:divBdr>
                        <w:top w:val="none" w:sz="0" w:space="0" w:color="auto"/>
                        <w:left w:val="none" w:sz="0" w:space="0" w:color="auto"/>
                        <w:bottom w:val="none" w:sz="0" w:space="0" w:color="auto"/>
                        <w:right w:val="none" w:sz="0" w:space="0" w:color="auto"/>
                      </w:divBdr>
                    </w:div>
                  </w:divsChild>
                </w:div>
                <w:div w:id="749960828">
                  <w:marLeft w:val="0"/>
                  <w:marRight w:val="0"/>
                  <w:marTop w:val="0"/>
                  <w:marBottom w:val="0"/>
                  <w:divBdr>
                    <w:top w:val="none" w:sz="0" w:space="0" w:color="auto"/>
                    <w:left w:val="none" w:sz="0" w:space="0" w:color="auto"/>
                    <w:bottom w:val="none" w:sz="0" w:space="0" w:color="auto"/>
                    <w:right w:val="none" w:sz="0" w:space="0" w:color="auto"/>
                  </w:divBdr>
                  <w:divsChild>
                    <w:div w:id="1738623953">
                      <w:marLeft w:val="0"/>
                      <w:marRight w:val="0"/>
                      <w:marTop w:val="0"/>
                      <w:marBottom w:val="0"/>
                      <w:divBdr>
                        <w:top w:val="none" w:sz="0" w:space="0" w:color="auto"/>
                        <w:left w:val="none" w:sz="0" w:space="0" w:color="auto"/>
                        <w:bottom w:val="none" w:sz="0" w:space="0" w:color="auto"/>
                        <w:right w:val="none" w:sz="0" w:space="0" w:color="auto"/>
                      </w:divBdr>
                    </w:div>
                  </w:divsChild>
                </w:div>
                <w:div w:id="132480170">
                  <w:marLeft w:val="0"/>
                  <w:marRight w:val="0"/>
                  <w:marTop w:val="0"/>
                  <w:marBottom w:val="0"/>
                  <w:divBdr>
                    <w:top w:val="none" w:sz="0" w:space="0" w:color="auto"/>
                    <w:left w:val="none" w:sz="0" w:space="0" w:color="auto"/>
                    <w:bottom w:val="none" w:sz="0" w:space="0" w:color="auto"/>
                    <w:right w:val="none" w:sz="0" w:space="0" w:color="auto"/>
                  </w:divBdr>
                  <w:divsChild>
                    <w:div w:id="242882492">
                      <w:marLeft w:val="0"/>
                      <w:marRight w:val="0"/>
                      <w:marTop w:val="0"/>
                      <w:marBottom w:val="0"/>
                      <w:divBdr>
                        <w:top w:val="none" w:sz="0" w:space="0" w:color="auto"/>
                        <w:left w:val="none" w:sz="0" w:space="0" w:color="auto"/>
                        <w:bottom w:val="none" w:sz="0" w:space="0" w:color="auto"/>
                        <w:right w:val="none" w:sz="0" w:space="0" w:color="auto"/>
                      </w:divBdr>
                    </w:div>
                  </w:divsChild>
                </w:div>
                <w:div w:id="107045131">
                  <w:marLeft w:val="0"/>
                  <w:marRight w:val="0"/>
                  <w:marTop w:val="0"/>
                  <w:marBottom w:val="0"/>
                  <w:divBdr>
                    <w:top w:val="none" w:sz="0" w:space="0" w:color="auto"/>
                    <w:left w:val="none" w:sz="0" w:space="0" w:color="auto"/>
                    <w:bottom w:val="none" w:sz="0" w:space="0" w:color="auto"/>
                    <w:right w:val="none" w:sz="0" w:space="0" w:color="auto"/>
                  </w:divBdr>
                  <w:divsChild>
                    <w:div w:id="1151629431">
                      <w:marLeft w:val="0"/>
                      <w:marRight w:val="0"/>
                      <w:marTop w:val="0"/>
                      <w:marBottom w:val="0"/>
                      <w:divBdr>
                        <w:top w:val="none" w:sz="0" w:space="0" w:color="auto"/>
                        <w:left w:val="none" w:sz="0" w:space="0" w:color="auto"/>
                        <w:bottom w:val="none" w:sz="0" w:space="0" w:color="auto"/>
                        <w:right w:val="none" w:sz="0" w:space="0" w:color="auto"/>
                      </w:divBdr>
                    </w:div>
                  </w:divsChild>
                </w:div>
                <w:div w:id="2021614591">
                  <w:marLeft w:val="0"/>
                  <w:marRight w:val="0"/>
                  <w:marTop w:val="0"/>
                  <w:marBottom w:val="0"/>
                  <w:divBdr>
                    <w:top w:val="none" w:sz="0" w:space="0" w:color="auto"/>
                    <w:left w:val="none" w:sz="0" w:space="0" w:color="auto"/>
                    <w:bottom w:val="none" w:sz="0" w:space="0" w:color="auto"/>
                    <w:right w:val="none" w:sz="0" w:space="0" w:color="auto"/>
                  </w:divBdr>
                  <w:divsChild>
                    <w:div w:id="53703971">
                      <w:marLeft w:val="0"/>
                      <w:marRight w:val="0"/>
                      <w:marTop w:val="0"/>
                      <w:marBottom w:val="0"/>
                      <w:divBdr>
                        <w:top w:val="none" w:sz="0" w:space="0" w:color="auto"/>
                        <w:left w:val="none" w:sz="0" w:space="0" w:color="auto"/>
                        <w:bottom w:val="none" w:sz="0" w:space="0" w:color="auto"/>
                        <w:right w:val="none" w:sz="0" w:space="0" w:color="auto"/>
                      </w:divBdr>
                    </w:div>
                  </w:divsChild>
                </w:div>
                <w:div w:id="1357345437">
                  <w:marLeft w:val="0"/>
                  <w:marRight w:val="0"/>
                  <w:marTop w:val="0"/>
                  <w:marBottom w:val="0"/>
                  <w:divBdr>
                    <w:top w:val="none" w:sz="0" w:space="0" w:color="auto"/>
                    <w:left w:val="none" w:sz="0" w:space="0" w:color="auto"/>
                    <w:bottom w:val="none" w:sz="0" w:space="0" w:color="auto"/>
                    <w:right w:val="none" w:sz="0" w:space="0" w:color="auto"/>
                  </w:divBdr>
                  <w:divsChild>
                    <w:div w:id="1342781069">
                      <w:marLeft w:val="0"/>
                      <w:marRight w:val="0"/>
                      <w:marTop w:val="0"/>
                      <w:marBottom w:val="0"/>
                      <w:divBdr>
                        <w:top w:val="none" w:sz="0" w:space="0" w:color="auto"/>
                        <w:left w:val="none" w:sz="0" w:space="0" w:color="auto"/>
                        <w:bottom w:val="none" w:sz="0" w:space="0" w:color="auto"/>
                        <w:right w:val="none" w:sz="0" w:space="0" w:color="auto"/>
                      </w:divBdr>
                    </w:div>
                  </w:divsChild>
                </w:div>
                <w:div w:id="1037394897">
                  <w:marLeft w:val="0"/>
                  <w:marRight w:val="0"/>
                  <w:marTop w:val="0"/>
                  <w:marBottom w:val="0"/>
                  <w:divBdr>
                    <w:top w:val="none" w:sz="0" w:space="0" w:color="auto"/>
                    <w:left w:val="none" w:sz="0" w:space="0" w:color="auto"/>
                    <w:bottom w:val="none" w:sz="0" w:space="0" w:color="auto"/>
                    <w:right w:val="none" w:sz="0" w:space="0" w:color="auto"/>
                  </w:divBdr>
                  <w:divsChild>
                    <w:div w:id="300579630">
                      <w:marLeft w:val="0"/>
                      <w:marRight w:val="0"/>
                      <w:marTop w:val="0"/>
                      <w:marBottom w:val="0"/>
                      <w:divBdr>
                        <w:top w:val="none" w:sz="0" w:space="0" w:color="auto"/>
                        <w:left w:val="none" w:sz="0" w:space="0" w:color="auto"/>
                        <w:bottom w:val="none" w:sz="0" w:space="0" w:color="auto"/>
                        <w:right w:val="none" w:sz="0" w:space="0" w:color="auto"/>
                      </w:divBdr>
                    </w:div>
                  </w:divsChild>
                </w:div>
                <w:div w:id="1745301017">
                  <w:marLeft w:val="0"/>
                  <w:marRight w:val="0"/>
                  <w:marTop w:val="0"/>
                  <w:marBottom w:val="0"/>
                  <w:divBdr>
                    <w:top w:val="none" w:sz="0" w:space="0" w:color="auto"/>
                    <w:left w:val="none" w:sz="0" w:space="0" w:color="auto"/>
                    <w:bottom w:val="none" w:sz="0" w:space="0" w:color="auto"/>
                    <w:right w:val="none" w:sz="0" w:space="0" w:color="auto"/>
                  </w:divBdr>
                  <w:divsChild>
                    <w:div w:id="1671903122">
                      <w:marLeft w:val="0"/>
                      <w:marRight w:val="0"/>
                      <w:marTop w:val="0"/>
                      <w:marBottom w:val="0"/>
                      <w:divBdr>
                        <w:top w:val="none" w:sz="0" w:space="0" w:color="auto"/>
                        <w:left w:val="none" w:sz="0" w:space="0" w:color="auto"/>
                        <w:bottom w:val="none" w:sz="0" w:space="0" w:color="auto"/>
                        <w:right w:val="none" w:sz="0" w:space="0" w:color="auto"/>
                      </w:divBdr>
                    </w:div>
                  </w:divsChild>
                </w:div>
                <w:div w:id="871115378">
                  <w:marLeft w:val="0"/>
                  <w:marRight w:val="0"/>
                  <w:marTop w:val="0"/>
                  <w:marBottom w:val="0"/>
                  <w:divBdr>
                    <w:top w:val="none" w:sz="0" w:space="0" w:color="auto"/>
                    <w:left w:val="none" w:sz="0" w:space="0" w:color="auto"/>
                    <w:bottom w:val="none" w:sz="0" w:space="0" w:color="auto"/>
                    <w:right w:val="none" w:sz="0" w:space="0" w:color="auto"/>
                  </w:divBdr>
                  <w:divsChild>
                    <w:div w:id="343825969">
                      <w:marLeft w:val="0"/>
                      <w:marRight w:val="0"/>
                      <w:marTop w:val="0"/>
                      <w:marBottom w:val="0"/>
                      <w:divBdr>
                        <w:top w:val="none" w:sz="0" w:space="0" w:color="auto"/>
                        <w:left w:val="none" w:sz="0" w:space="0" w:color="auto"/>
                        <w:bottom w:val="none" w:sz="0" w:space="0" w:color="auto"/>
                        <w:right w:val="none" w:sz="0" w:space="0" w:color="auto"/>
                      </w:divBdr>
                    </w:div>
                  </w:divsChild>
                </w:div>
                <w:div w:id="1201892405">
                  <w:marLeft w:val="0"/>
                  <w:marRight w:val="0"/>
                  <w:marTop w:val="0"/>
                  <w:marBottom w:val="0"/>
                  <w:divBdr>
                    <w:top w:val="none" w:sz="0" w:space="0" w:color="auto"/>
                    <w:left w:val="none" w:sz="0" w:space="0" w:color="auto"/>
                    <w:bottom w:val="none" w:sz="0" w:space="0" w:color="auto"/>
                    <w:right w:val="none" w:sz="0" w:space="0" w:color="auto"/>
                  </w:divBdr>
                  <w:divsChild>
                    <w:div w:id="1869490554">
                      <w:marLeft w:val="0"/>
                      <w:marRight w:val="0"/>
                      <w:marTop w:val="0"/>
                      <w:marBottom w:val="0"/>
                      <w:divBdr>
                        <w:top w:val="none" w:sz="0" w:space="0" w:color="auto"/>
                        <w:left w:val="none" w:sz="0" w:space="0" w:color="auto"/>
                        <w:bottom w:val="none" w:sz="0" w:space="0" w:color="auto"/>
                        <w:right w:val="none" w:sz="0" w:space="0" w:color="auto"/>
                      </w:divBdr>
                    </w:div>
                  </w:divsChild>
                </w:div>
                <w:div w:id="338585843">
                  <w:marLeft w:val="0"/>
                  <w:marRight w:val="0"/>
                  <w:marTop w:val="0"/>
                  <w:marBottom w:val="0"/>
                  <w:divBdr>
                    <w:top w:val="none" w:sz="0" w:space="0" w:color="auto"/>
                    <w:left w:val="none" w:sz="0" w:space="0" w:color="auto"/>
                    <w:bottom w:val="none" w:sz="0" w:space="0" w:color="auto"/>
                    <w:right w:val="none" w:sz="0" w:space="0" w:color="auto"/>
                  </w:divBdr>
                  <w:divsChild>
                    <w:div w:id="1681392490">
                      <w:marLeft w:val="0"/>
                      <w:marRight w:val="0"/>
                      <w:marTop w:val="0"/>
                      <w:marBottom w:val="0"/>
                      <w:divBdr>
                        <w:top w:val="none" w:sz="0" w:space="0" w:color="auto"/>
                        <w:left w:val="none" w:sz="0" w:space="0" w:color="auto"/>
                        <w:bottom w:val="none" w:sz="0" w:space="0" w:color="auto"/>
                        <w:right w:val="none" w:sz="0" w:space="0" w:color="auto"/>
                      </w:divBdr>
                    </w:div>
                  </w:divsChild>
                </w:div>
                <w:div w:id="1464689289">
                  <w:marLeft w:val="0"/>
                  <w:marRight w:val="0"/>
                  <w:marTop w:val="0"/>
                  <w:marBottom w:val="0"/>
                  <w:divBdr>
                    <w:top w:val="none" w:sz="0" w:space="0" w:color="auto"/>
                    <w:left w:val="none" w:sz="0" w:space="0" w:color="auto"/>
                    <w:bottom w:val="none" w:sz="0" w:space="0" w:color="auto"/>
                    <w:right w:val="none" w:sz="0" w:space="0" w:color="auto"/>
                  </w:divBdr>
                  <w:divsChild>
                    <w:div w:id="1288508026">
                      <w:marLeft w:val="0"/>
                      <w:marRight w:val="0"/>
                      <w:marTop w:val="0"/>
                      <w:marBottom w:val="0"/>
                      <w:divBdr>
                        <w:top w:val="none" w:sz="0" w:space="0" w:color="auto"/>
                        <w:left w:val="none" w:sz="0" w:space="0" w:color="auto"/>
                        <w:bottom w:val="none" w:sz="0" w:space="0" w:color="auto"/>
                        <w:right w:val="none" w:sz="0" w:space="0" w:color="auto"/>
                      </w:divBdr>
                    </w:div>
                  </w:divsChild>
                </w:div>
                <w:div w:id="1416980084">
                  <w:marLeft w:val="0"/>
                  <w:marRight w:val="0"/>
                  <w:marTop w:val="0"/>
                  <w:marBottom w:val="0"/>
                  <w:divBdr>
                    <w:top w:val="none" w:sz="0" w:space="0" w:color="auto"/>
                    <w:left w:val="none" w:sz="0" w:space="0" w:color="auto"/>
                    <w:bottom w:val="none" w:sz="0" w:space="0" w:color="auto"/>
                    <w:right w:val="none" w:sz="0" w:space="0" w:color="auto"/>
                  </w:divBdr>
                  <w:divsChild>
                    <w:div w:id="1058162518">
                      <w:marLeft w:val="0"/>
                      <w:marRight w:val="0"/>
                      <w:marTop w:val="0"/>
                      <w:marBottom w:val="0"/>
                      <w:divBdr>
                        <w:top w:val="none" w:sz="0" w:space="0" w:color="auto"/>
                        <w:left w:val="none" w:sz="0" w:space="0" w:color="auto"/>
                        <w:bottom w:val="none" w:sz="0" w:space="0" w:color="auto"/>
                        <w:right w:val="none" w:sz="0" w:space="0" w:color="auto"/>
                      </w:divBdr>
                    </w:div>
                  </w:divsChild>
                </w:div>
                <w:div w:id="1135366408">
                  <w:marLeft w:val="0"/>
                  <w:marRight w:val="0"/>
                  <w:marTop w:val="0"/>
                  <w:marBottom w:val="0"/>
                  <w:divBdr>
                    <w:top w:val="none" w:sz="0" w:space="0" w:color="auto"/>
                    <w:left w:val="none" w:sz="0" w:space="0" w:color="auto"/>
                    <w:bottom w:val="none" w:sz="0" w:space="0" w:color="auto"/>
                    <w:right w:val="none" w:sz="0" w:space="0" w:color="auto"/>
                  </w:divBdr>
                  <w:divsChild>
                    <w:div w:id="518156888">
                      <w:marLeft w:val="0"/>
                      <w:marRight w:val="0"/>
                      <w:marTop w:val="0"/>
                      <w:marBottom w:val="0"/>
                      <w:divBdr>
                        <w:top w:val="none" w:sz="0" w:space="0" w:color="auto"/>
                        <w:left w:val="none" w:sz="0" w:space="0" w:color="auto"/>
                        <w:bottom w:val="none" w:sz="0" w:space="0" w:color="auto"/>
                        <w:right w:val="none" w:sz="0" w:space="0" w:color="auto"/>
                      </w:divBdr>
                    </w:div>
                  </w:divsChild>
                </w:div>
                <w:div w:id="1524514953">
                  <w:marLeft w:val="0"/>
                  <w:marRight w:val="0"/>
                  <w:marTop w:val="0"/>
                  <w:marBottom w:val="0"/>
                  <w:divBdr>
                    <w:top w:val="none" w:sz="0" w:space="0" w:color="auto"/>
                    <w:left w:val="none" w:sz="0" w:space="0" w:color="auto"/>
                    <w:bottom w:val="none" w:sz="0" w:space="0" w:color="auto"/>
                    <w:right w:val="none" w:sz="0" w:space="0" w:color="auto"/>
                  </w:divBdr>
                  <w:divsChild>
                    <w:div w:id="1264458910">
                      <w:marLeft w:val="0"/>
                      <w:marRight w:val="0"/>
                      <w:marTop w:val="0"/>
                      <w:marBottom w:val="0"/>
                      <w:divBdr>
                        <w:top w:val="none" w:sz="0" w:space="0" w:color="auto"/>
                        <w:left w:val="none" w:sz="0" w:space="0" w:color="auto"/>
                        <w:bottom w:val="none" w:sz="0" w:space="0" w:color="auto"/>
                        <w:right w:val="none" w:sz="0" w:space="0" w:color="auto"/>
                      </w:divBdr>
                    </w:div>
                  </w:divsChild>
                </w:div>
                <w:div w:id="2034845821">
                  <w:marLeft w:val="0"/>
                  <w:marRight w:val="0"/>
                  <w:marTop w:val="0"/>
                  <w:marBottom w:val="0"/>
                  <w:divBdr>
                    <w:top w:val="none" w:sz="0" w:space="0" w:color="auto"/>
                    <w:left w:val="none" w:sz="0" w:space="0" w:color="auto"/>
                    <w:bottom w:val="none" w:sz="0" w:space="0" w:color="auto"/>
                    <w:right w:val="none" w:sz="0" w:space="0" w:color="auto"/>
                  </w:divBdr>
                  <w:divsChild>
                    <w:div w:id="1930699374">
                      <w:marLeft w:val="0"/>
                      <w:marRight w:val="0"/>
                      <w:marTop w:val="0"/>
                      <w:marBottom w:val="0"/>
                      <w:divBdr>
                        <w:top w:val="none" w:sz="0" w:space="0" w:color="auto"/>
                        <w:left w:val="none" w:sz="0" w:space="0" w:color="auto"/>
                        <w:bottom w:val="none" w:sz="0" w:space="0" w:color="auto"/>
                        <w:right w:val="none" w:sz="0" w:space="0" w:color="auto"/>
                      </w:divBdr>
                    </w:div>
                  </w:divsChild>
                </w:div>
                <w:div w:id="1430738645">
                  <w:marLeft w:val="0"/>
                  <w:marRight w:val="0"/>
                  <w:marTop w:val="0"/>
                  <w:marBottom w:val="0"/>
                  <w:divBdr>
                    <w:top w:val="none" w:sz="0" w:space="0" w:color="auto"/>
                    <w:left w:val="none" w:sz="0" w:space="0" w:color="auto"/>
                    <w:bottom w:val="none" w:sz="0" w:space="0" w:color="auto"/>
                    <w:right w:val="none" w:sz="0" w:space="0" w:color="auto"/>
                  </w:divBdr>
                  <w:divsChild>
                    <w:div w:id="276066020">
                      <w:marLeft w:val="0"/>
                      <w:marRight w:val="0"/>
                      <w:marTop w:val="0"/>
                      <w:marBottom w:val="0"/>
                      <w:divBdr>
                        <w:top w:val="none" w:sz="0" w:space="0" w:color="auto"/>
                        <w:left w:val="none" w:sz="0" w:space="0" w:color="auto"/>
                        <w:bottom w:val="none" w:sz="0" w:space="0" w:color="auto"/>
                        <w:right w:val="none" w:sz="0" w:space="0" w:color="auto"/>
                      </w:divBdr>
                    </w:div>
                  </w:divsChild>
                </w:div>
                <w:div w:id="39518434">
                  <w:marLeft w:val="0"/>
                  <w:marRight w:val="0"/>
                  <w:marTop w:val="0"/>
                  <w:marBottom w:val="0"/>
                  <w:divBdr>
                    <w:top w:val="none" w:sz="0" w:space="0" w:color="auto"/>
                    <w:left w:val="none" w:sz="0" w:space="0" w:color="auto"/>
                    <w:bottom w:val="none" w:sz="0" w:space="0" w:color="auto"/>
                    <w:right w:val="none" w:sz="0" w:space="0" w:color="auto"/>
                  </w:divBdr>
                  <w:divsChild>
                    <w:div w:id="1127234007">
                      <w:marLeft w:val="0"/>
                      <w:marRight w:val="0"/>
                      <w:marTop w:val="0"/>
                      <w:marBottom w:val="0"/>
                      <w:divBdr>
                        <w:top w:val="none" w:sz="0" w:space="0" w:color="auto"/>
                        <w:left w:val="none" w:sz="0" w:space="0" w:color="auto"/>
                        <w:bottom w:val="none" w:sz="0" w:space="0" w:color="auto"/>
                        <w:right w:val="none" w:sz="0" w:space="0" w:color="auto"/>
                      </w:divBdr>
                    </w:div>
                  </w:divsChild>
                </w:div>
                <w:div w:id="1586376173">
                  <w:marLeft w:val="0"/>
                  <w:marRight w:val="0"/>
                  <w:marTop w:val="0"/>
                  <w:marBottom w:val="0"/>
                  <w:divBdr>
                    <w:top w:val="none" w:sz="0" w:space="0" w:color="auto"/>
                    <w:left w:val="none" w:sz="0" w:space="0" w:color="auto"/>
                    <w:bottom w:val="none" w:sz="0" w:space="0" w:color="auto"/>
                    <w:right w:val="none" w:sz="0" w:space="0" w:color="auto"/>
                  </w:divBdr>
                  <w:divsChild>
                    <w:div w:id="1676150180">
                      <w:marLeft w:val="0"/>
                      <w:marRight w:val="0"/>
                      <w:marTop w:val="0"/>
                      <w:marBottom w:val="0"/>
                      <w:divBdr>
                        <w:top w:val="none" w:sz="0" w:space="0" w:color="auto"/>
                        <w:left w:val="none" w:sz="0" w:space="0" w:color="auto"/>
                        <w:bottom w:val="none" w:sz="0" w:space="0" w:color="auto"/>
                        <w:right w:val="none" w:sz="0" w:space="0" w:color="auto"/>
                      </w:divBdr>
                    </w:div>
                  </w:divsChild>
                </w:div>
                <w:div w:id="2025669524">
                  <w:marLeft w:val="0"/>
                  <w:marRight w:val="0"/>
                  <w:marTop w:val="0"/>
                  <w:marBottom w:val="0"/>
                  <w:divBdr>
                    <w:top w:val="none" w:sz="0" w:space="0" w:color="auto"/>
                    <w:left w:val="none" w:sz="0" w:space="0" w:color="auto"/>
                    <w:bottom w:val="none" w:sz="0" w:space="0" w:color="auto"/>
                    <w:right w:val="none" w:sz="0" w:space="0" w:color="auto"/>
                  </w:divBdr>
                  <w:divsChild>
                    <w:div w:id="1734162843">
                      <w:marLeft w:val="0"/>
                      <w:marRight w:val="0"/>
                      <w:marTop w:val="0"/>
                      <w:marBottom w:val="0"/>
                      <w:divBdr>
                        <w:top w:val="none" w:sz="0" w:space="0" w:color="auto"/>
                        <w:left w:val="none" w:sz="0" w:space="0" w:color="auto"/>
                        <w:bottom w:val="none" w:sz="0" w:space="0" w:color="auto"/>
                        <w:right w:val="none" w:sz="0" w:space="0" w:color="auto"/>
                      </w:divBdr>
                    </w:div>
                  </w:divsChild>
                </w:div>
                <w:div w:id="936794281">
                  <w:marLeft w:val="0"/>
                  <w:marRight w:val="0"/>
                  <w:marTop w:val="0"/>
                  <w:marBottom w:val="0"/>
                  <w:divBdr>
                    <w:top w:val="none" w:sz="0" w:space="0" w:color="auto"/>
                    <w:left w:val="none" w:sz="0" w:space="0" w:color="auto"/>
                    <w:bottom w:val="none" w:sz="0" w:space="0" w:color="auto"/>
                    <w:right w:val="none" w:sz="0" w:space="0" w:color="auto"/>
                  </w:divBdr>
                  <w:divsChild>
                    <w:div w:id="481850447">
                      <w:marLeft w:val="0"/>
                      <w:marRight w:val="0"/>
                      <w:marTop w:val="0"/>
                      <w:marBottom w:val="0"/>
                      <w:divBdr>
                        <w:top w:val="none" w:sz="0" w:space="0" w:color="auto"/>
                        <w:left w:val="none" w:sz="0" w:space="0" w:color="auto"/>
                        <w:bottom w:val="none" w:sz="0" w:space="0" w:color="auto"/>
                        <w:right w:val="none" w:sz="0" w:space="0" w:color="auto"/>
                      </w:divBdr>
                    </w:div>
                  </w:divsChild>
                </w:div>
                <w:div w:id="1697147636">
                  <w:marLeft w:val="0"/>
                  <w:marRight w:val="0"/>
                  <w:marTop w:val="0"/>
                  <w:marBottom w:val="0"/>
                  <w:divBdr>
                    <w:top w:val="none" w:sz="0" w:space="0" w:color="auto"/>
                    <w:left w:val="none" w:sz="0" w:space="0" w:color="auto"/>
                    <w:bottom w:val="none" w:sz="0" w:space="0" w:color="auto"/>
                    <w:right w:val="none" w:sz="0" w:space="0" w:color="auto"/>
                  </w:divBdr>
                  <w:divsChild>
                    <w:div w:id="1641113626">
                      <w:marLeft w:val="0"/>
                      <w:marRight w:val="0"/>
                      <w:marTop w:val="0"/>
                      <w:marBottom w:val="0"/>
                      <w:divBdr>
                        <w:top w:val="none" w:sz="0" w:space="0" w:color="auto"/>
                        <w:left w:val="none" w:sz="0" w:space="0" w:color="auto"/>
                        <w:bottom w:val="none" w:sz="0" w:space="0" w:color="auto"/>
                        <w:right w:val="none" w:sz="0" w:space="0" w:color="auto"/>
                      </w:divBdr>
                    </w:div>
                  </w:divsChild>
                </w:div>
                <w:div w:id="1142501348">
                  <w:marLeft w:val="0"/>
                  <w:marRight w:val="0"/>
                  <w:marTop w:val="0"/>
                  <w:marBottom w:val="0"/>
                  <w:divBdr>
                    <w:top w:val="none" w:sz="0" w:space="0" w:color="auto"/>
                    <w:left w:val="none" w:sz="0" w:space="0" w:color="auto"/>
                    <w:bottom w:val="none" w:sz="0" w:space="0" w:color="auto"/>
                    <w:right w:val="none" w:sz="0" w:space="0" w:color="auto"/>
                  </w:divBdr>
                  <w:divsChild>
                    <w:div w:id="704643511">
                      <w:marLeft w:val="0"/>
                      <w:marRight w:val="0"/>
                      <w:marTop w:val="0"/>
                      <w:marBottom w:val="0"/>
                      <w:divBdr>
                        <w:top w:val="none" w:sz="0" w:space="0" w:color="auto"/>
                        <w:left w:val="none" w:sz="0" w:space="0" w:color="auto"/>
                        <w:bottom w:val="none" w:sz="0" w:space="0" w:color="auto"/>
                        <w:right w:val="none" w:sz="0" w:space="0" w:color="auto"/>
                      </w:divBdr>
                    </w:div>
                  </w:divsChild>
                </w:div>
                <w:div w:id="505174491">
                  <w:marLeft w:val="0"/>
                  <w:marRight w:val="0"/>
                  <w:marTop w:val="0"/>
                  <w:marBottom w:val="0"/>
                  <w:divBdr>
                    <w:top w:val="none" w:sz="0" w:space="0" w:color="auto"/>
                    <w:left w:val="none" w:sz="0" w:space="0" w:color="auto"/>
                    <w:bottom w:val="none" w:sz="0" w:space="0" w:color="auto"/>
                    <w:right w:val="none" w:sz="0" w:space="0" w:color="auto"/>
                  </w:divBdr>
                  <w:divsChild>
                    <w:div w:id="1271160646">
                      <w:marLeft w:val="0"/>
                      <w:marRight w:val="0"/>
                      <w:marTop w:val="0"/>
                      <w:marBottom w:val="0"/>
                      <w:divBdr>
                        <w:top w:val="none" w:sz="0" w:space="0" w:color="auto"/>
                        <w:left w:val="none" w:sz="0" w:space="0" w:color="auto"/>
                        <w:bottom w:val="none" w:sz="0" w:space="0" w:color="auto"/>
                        <w:right w:val="none" w:sz="0" w:space="0" w:color="auto"/>
                      </w:divBdr>
                    </w:div>
                  </w:divsChild>
                </w:div>
                <w:div w:id="1362824845">
                  <w:marLeft w:val="0"/>
                  <w:marRight w:val="0"/>
                  <w:marTop w:val="0"/>
                  <w:marBottom w:val="0"/>
                  <w:divBdr>
                    <w:top w:val="none" w:sz="0" w:space="0" w:color="auto"/>
                    <w:left w:val="none" w:sz="0" w:space="0" w:color="auto"/>
                    <w:bottom w:val="none" w:sz="0" w:space="0" w:color="auto"/>
                    <w:right w:val="none" w:sz="0" w:space="0" w:color="auto"/>
                  </w:divBdr>
                  <w:divsChild>
                    <w:div w:id="1119953277">
                      <w:marLeft w:val="0"/>
                      <w:marRight w:val="0"/>
                      <w:marTop w:val="0"/>
                      <w:marBottom w:val="0"/>
                      <w:divBdr>
                        <w:top w:val="none" w:sz="0" w:space="0" w:color="auto"/>
                        <w:left w:val="none" w:sz="0" w:space="0" w:color="auto"/>
                        <w:bottom w:val="none" w:sz="0" w:space="0" w:color="auto"/>
                        <w:right w:val="none" w:sz="0" w:space="0" w:color="auto"/>
                      </w:divBdr>
                    </w:div>
                  </w:divsChild>
                </w:div>
                <w:div w:id="195394406">
                  <w:marLeft w:val="0"/>
                  <w:marRight w:val="0"/>
                  <w:marTop w:val="0"/>
                  <w:marBottom w:val="0"/>
                  <w:divBdr>
                    <w:top w:val="none" w:sz="0" w:space="0" w:color="auto"/>
                    <w:left w:val="none" w:sz="0" w:space="0" w:color="auto"/>
                    <w:bottom w:val="none" w:sz="0" w:space="0" w:color="auto"/>
                    <w:right w:val="none" w:sz="0" w:space="0" w:color="auto"/>
                  </w:divBdr>
                  <w:divsChild>
                    <w:div w:id="922495630">
                      <w:marLeft w:val="0"/>
                      <w:marRight w:val="0"/>
                      <w:marTop w:val="0"/>
                      <w:marBottom w:val="0"/>
                      <w:divBdr>
                        <w:top w:val="none" w:sz="0" w:space="0" w:color="auto"/>
                        <w:left w:val="none" w:sz="0" w:space="0" w:color="auto"/>
                        <w:bottom w:val="none" w:sz="0" w:space="0" w:color="auto"/>
                        <w:right w:val="none" w:sz="0" w:space="0" w:color="auto"/>
                      </w:divBdr>
                    </w:div>
                  </w:divsChild>
                </w:div>
                <w:div w:id="936982052">
                  <w:marLeft w:val="0"/>
                  <w:marRight w:val="0"/>
                  <w:marTop w:val="0"/>
                  <w:marBottom w:val="0"/>
                  <w:divBdr>
                    <w:top w:val="none" w:sz="0" w:space="0" w:color="auto"/>
                    <w:left w:val="none" w:sz="0" w:space="0" w:color="auto"/>
                    <w:bottom w:val="none" w:sz="0" w:space="0" w:color="auto"/>
                    <w:right w:val="none" w:sz="0" w:space="0" w:color="auto"/>
                  </w:divBdr>
                  <w:divsChild>
                    <w:div w:id="647369801">
                      <w:marLeft w:val="0"/>
                      <w:marRight w:val="0"/>
                      <w:marTop w:val="0"/>
                      <w:marBottom w:val="0"/>
                      <w:divBdr>
                        <w:top w:val="none" w:sz="0" w:space="0" w:color="auto"/>
                        <w:left w:val="none" w:sz="0" w:space="0" w:color="auto"/>
                        <w:bottom w:val="none" w:sz="0" w:space="0" w:color="auto"/>
                        <w:right w:val="none" w:sz="0" w:space="0" w:color="auto"/>
                      </w:divBdr>
                    </w:div>
                  </w:divsChild>
                </w:div>
                <w:div w:id="2048214921">
                  <w:marLeft w:val="0"/>
                  <w:marRight w:val="0"/>
                  <w:marTop w:val="0"/>
                  <w:marBottom w:val="0"/>
                  <w:divBdr>
                    <w:top w:val="none" w:sz="0" w:space="0" w:color="auto"/>
                    <w:left w:val="none" w:sz="0" w:space="0" w:color="auto"/>
                    <w:bottom w:val="none" w:sz="0" w:space="0" w:color="auto"/>
                    <w:right w:val="none" w:sz="0" w:space="0" w:color="auto"/>
                  </w:divBdr>
                  <w:divsChild>
                    <w:div w:id="493298387">
                      <w:marLeft w:val="0"/>
                      <w:marRight w:val="0"/>
                      <w:marTop w:val="0"/>
                      <w:marBottom w:val="0"/>
                      <w:divBdr>
                        <w:top w:val="none" w:sz="0" w:space="0" w:color="auto"/>
                        <w:left w:val="none" w:sz="0" w:space="0" w:color="auto"/>
                        <w:bottom w:val="none" w:sz="0" w:space="0" w:color="auto"/>
                        <w:right w:val="none" w:sz="0" w:space="0" w:color="auto"/>
                      </w:divBdr>
                    </w:div>
                  </w:divsChild>
                </w:div>
                <w:div w:id="1432161579">
                  <w:marLeft w:val="0"/>
                  <w:marRight w:val="0"/>
                  <w:marTop w:val="0"/>
                  <w:marBottom w:val="0"/>
                  <w:divBdr>
                    <w:top w:val="none" w:sz="0" w:space="0" w:color="auto"/>
                    <w:left w:val="none" w:sz="0" w:space="0" w:color="auto"/>
                    <w:bottom w:val="none" w:sz="0" w:space="0" w:color="auto"/>
                    <w:right w:val="none" w:sz="0" w:space="0" w:color="auto"/>
                  </w:divBdr>
                  <w:divsChild>
                    <w:div w:id="1947419558">
                      <w:marLeft w:val="0"/>
                      <w:marRight w:val="0"/>
                      <w:marTop w:val="0"/>
                      <w:marBottom w:val="0"/>
                      <w:divBdr>
                        <w:top w:val="none" w:sz="0" w:space="0" w:color="auto"/>
                        <w:left w:val="none" w:sz="0" w:space="0" w:color="auto"/>
                        <w:bottom w:val="none" w:sz="0" w:space="0" w:color="auto"/>
                        <w:right w:val="none" w:sz="0" w:space="0" w:color="auto"/>
                      </w:divBdr>
                    </w:div>
                  </w:divsChild>
                </w:div>
                <w:div w:id="1307054052">
                  <w:marLeft w:val="0"/>
                  <w:marRight w:val="0"/>
                  <w:marTop w:val="0"/>
                  <w:marBottom w:val="0"/>
                  <w:divBdr>
                    <w:top w:val="none" w:sz="0" w:space="0" w:color="auto"/>
                    <w:left w:val="none" w:sz="0" w:space="0" w:color="auto"/>
                    <w:bottom w:val="none" w:sz="0" w:space="0" w:color="auto"/>
                    <w:right w:val="none" w:sz="0" w:space="0" w:color="auto"/>
                  </w:divBdr>
                  <w:divsChild>
                    <w:div w:id="909458965">
                      <w:marLeft w:val="0"/>
                      <w:marRight w:val="0"/>
                      <w:marTop w:val="0"/>
                      <w:marBottom w:val="0"/>
                      <w:divBdr>
                        <w:top w:val="none" w:sz="0" w:space="0" w:color="auto"/>
                        <w:left w:val="none" w:sz="0" w:space="0" w:color="auto"/>
                        <w:bottom w:val="none" w:sz="0" w:space="0" w:color="auto"/>
                        <w:right w:val="none" w:sz="0" w:space="0" w:color="auto"/>
                      </w:divBdr>
                    </w:div>
                  </w:divsChild>
                </w:div>
                <w:div w:id="432480368">
                  <w:marLeft w:val="0"/>
                  <w:marRight w:val="0"/>
                  <w:marTop w:val="0"/>
                  <w:marBottom w:val="0"/>
                  <w:divBdr>
                    <w:top w:val="none" w:sz="0" w:space="0" w:color="auto"/>
                    <w:left w:val="none" w:sz="0" w:space="0" w:color="auto"/>
                    <w:bottom w:val="none" w:sz="0" w:space="0" w:color="auto"/>
                    <w:right w:val="none" w:sz="0" w:space="0" w:color="auto"/>
                  </w:divBdr>
                  <w:divsChild>
                    <w:div w:id="968323337">
                      <w:marLeft w:val="0"/>
                      <w:marRight w:val="0"/>
                      <w:marTop w:val="0"/>
                      <w:marBottom w:val="0"/>
                      <w:divBdr>
                        <w:top w:val="none" w:sz="0" w:space="0" w:color="auto"/>
                        <w:left w:val="none" w:sz="0" w:space="0" w:color="auto"/>
                        <w:bottom w:val="none" w:sz="0" w:space="0" w:color="auto"/>
                        <w:right w:val="none" w:sz="0" w:space="0" w:color="auto"/>
                      </w:divBdr>
                    </w:div>
                  </w:divsChild>
                </w:div>
                <w:div w:id="2049404528">
                  <w:marLeft w:val="0"/>
                  <w:marRight w:val="0"/>
                  <w:marTop w:val="0"/>
                  <w:marBottom w:val="0"/>
                  <w:divBdr>
                    <w:top w:val="none" w:sz="0" w:space="0" w:color="auto"/>
                    <w:left w:val="none" w:sz="0" w:space="0" w:color="auto"/>
                    <w:bottom w:val="none" w:sz="0" w:space="0" w:color="auto"/>
                    <w:right w:val="none" w:sz="0" w:space="0" w:color="auto"/>
                  </w:divBdr>
                  <w:divsChild>
                    <w:div w:id="1761297232">
                      <w:marLeft w:val="0"/>
                      <w:marRight w:val="0"/>
                      <w:marTop w:val="0"/>
                      <w:marBottom w:val="0"/>
                      <w:divBdr>
                        <w:top w:val="none" w:sz="0" w:space="0" w:color="auto"/>
                        <w:left w:val="none" w:sz="0" w:space="0" w:color="auto"/>
                        <w:bottom w:val="none" w:sz="0" w:space="0" w:color="auto"/>
                        <w:right w:val="none" w:sz="0" w:space="0" w:color="auto"/>
                      </w:divBdr>
                    </w:div>
                  </w:divsChild>
                </w:div>
                <w:div w:id="1275359613">
                  <w:marLeft w:val="0"/>
                  <w:marRight w:val="0"/>
                  <w:marTop w:val="0"/>
                  <w:marBottom w:val="0"/>
                  <w:divBdr>
                    <w:top w:val="none" w:sz="0" w:space="0" w:color="auto"/>
                    <w:left w:val="none" w:sz="0" w:space="0" w:color="auto"/>
                    <w:bottom w:val="none" w:sz="0" w:space="0" w:color="auto"/>
                    <w:right w:val="none" w:sz="0" w:space="0" w:color="auto"/>
                  </w:divBdr>
                  <w:divsChild>
                    <w:div w:id="1808356964">
                      <w:marLeft w:val="0"/>
                      <w:marRight w:val="0"/>
                      <w:marTop w:val="0"/>
                      <w:marBottom w:val="0"/>
                      <w:divBdr>
                        <w:top w:val="none" w:sz="0" w:space="0" w:color="auto"/>
                        <w:left w:val="none" w:sz="0" w:space="0" w:color="auto"/>
                        <w:bottom w:val="none" w:sz="0" w:space="0" w:color="auto"/>
                        <w:right w:val="none" w:sz="0" w:space="0" w:color="auto"/>
                      </w:divBdr>
                    </w:div>
                  </w:divsChild>
                </w:div>
                <w:div w:id="277681496">
                  <w:marLeft w:val="0"/>
                  <w:marRight w:val="0"/>
                  <w:marTop w:val="0"/>
                  <w:marBottom w:val="0"/>
                  <w:divBdr>
                    <w:top w:val="none" w:sz="0" w:space="0" w:color="auto"/>
                    <w:left w:val="none" w:sz="0" w:space="0" w:color="auto"/>
                    <w:bottom w:val="none" w:sz="0" w:space="0" w:color="auto"/>
                    <w:right w:val="none" w:sz="0" w:space="0" w:color="auto"/>
                  </w:divBdr>
                  <w:divsChild>
                    <w:div w:id="1887179721">
                      <w:marLeft w:val="0"/>
                      <w:marRight w:val="0"/>
                      <w:marTop w:val="0"/>
                      <w:marBottom w:val="0"/>
                      <w:divBdr>
                        <w:top w:val="none" w:sz="0" w:space="0" w:color="auto"/>
                        <w:left w:val="none" w:sz="0" w:space="0" w:color="auto"/>
                        <w:bottom w:val="none" w:sz="0" w:space="0" w:color="auto"/>
                        <w:right w:val="none" w:sz="0" w:space="0" w:color="auto"/>
                      </w:divBdr>
                    </w:div>
                  </w:divsChild>
                </w:div>
                <w:div w:id="64302129">
                  <w:marLeft w:val="0"/>
                  <w:marRight w:val="0"/>
                  <w:marTop w:val="0"/>
                  <w:marBottom w:val="0"/>
                  <w:divBdr>
                    <w:top w:val="none" w:sz="0" w:space="0" w:color="auto"/>
                    <w:left w:val="none" w:sz="0" w:space="0" w:color="auto"/>
                    <w:bottom w:val="none" w:sz="0" w:space="0" w:color="auto"/>
                    <w:right w:val="none" w:sz="0" w:space="0" w:color="auto"/>
                  </w:divBdr>
                  <w:divsChild>
                    <w:div w:id="1290353081">
                      <w:marLeft w:val="0"/>
                      <w:marRight w:val="0"/>
                      <w:marTop w:val="0"/>
                      <w:marBottom w:val="0"/>
                      <w:divBdr>
                        <w:top w:val="none" w:sz="0" w:space="0" w:color="auto"/>
                        <w:left w:val="none" w:sz="0" w:space="0" w:color="auto"/>
                        <w:bottom w:val="none" w:sz="0" w:space="0" w:color="auto"/>
                        <w:right w:val="none" w:sz="0" w:space="0" w:color="auto"/>
                      </w:divBdr>
                    </w:div>
                  </w:divsChild>
                </w:div>
                <w:div w:id="1515613706">
                  <w:marLeft w:val="0"/>
                  <w:marRight w:val="0"/>
                  <w:marTop w:val="0"/>
                  <w:marBottom w:val="0"/>
                  <w:divBdr>
                    <w:top w:val="none" w:sz="0" w:space="0" w:color="auto"/>
                    <w:left w:val="none" w:sz="0" w:space="0" w:color="auto"/>
                    <w:bottom w:val="none" w:sz="0" w:space="0" w:color="auto"/>
                    <w:right w:val="none" w:sz="0" w:space="0" w:color="auto"/>
                  </w:divBdr>
                  <w:divsChild>
                    <w:div w:id="1606309286">
                      <w:marLeft w:val="0"/>
                      <w:marRight w:val="0"/>
                      <w:marTop w:val="0"/>
                      <w:marBottom w:val="0"/>
                      <w:divBdr>
                        <w:top w:val="none" w:sz="0" w:space="0" w:color="auto"/>
                        <w:left w:val="none" w:sz="0" w:space="0" w:color="auto"/>
                        <w:bottom w:val="none" w:sz="0" w:space="0" w:color="auto"/>
                        <w:right w:val="none" w:sz="0" w:space="0" w:color="auto"/>
                      </w:divBdr>
                    </w:div>
                  </w:divsChild>
                </w:div>
                <w:div w:id="1001856679">
                  <w:marLeft w:val="0"/>
                  <w:marRight w:val="0"/>
                  <w:marTop w:val="0"/>
                  <w:marBottom w:val="0"/>
                  <w:divBdr>
                    <w:top w:val="none" w:sz="0" w:space="0" w:color="auto"/>
                    <w:left w:val="none" w:sz="0" w:space="0" w:color="auto"/>
                    <w:bottom w:val="none" w:sz="0" w:space="0" w:color="auto"/>
                    <w:right w:val="none" w:sz="0" w:space="0" w:color="auto"/>
                  </w:divBdr>
                  <w:divsChild>
                    <w:div w:id="231309049">
                      <w:marLeft w:val="0"/>
                      <w:marRight w:val="0"/>
                      <w:marTop w:val="0"/>
                      <w:marBottom w:val="0"/>
                      <w:divBdr>
                        <w:top w:val="none" w:sz="0" w:space="0" w:color="auto"/>
                        <w:left w:val="none" w:sz="0" w:space="0" w:color="auto"/>
                        <w:bottom w:val="none" w:sz="0" w:space="0" w:color="auto"/>
                        <w:right w:val="none" w:sz="0" w:space="0" w:color="auto"/>
                      </w:divBdr>
                    </w:div>
                  </w:divsChild>
                </w:div>
                <w:div w:id="1470901572">
                  <w:marLeft w:val="0"/>
                  <w:marRight w:val="0"/>
                  <w:marTop w:val="0"/>
                  <w:marBottom w:val="0"/>
                  <w:divBdr>
                    <w:top w:val="none" w:sz="0" w:space="0" w:color="auto"/>
                    <w:left w:val="none" w:sz="0" w:space="0" w:color="auto"/>
                    <w:bottom w:val="none" w:sz="0" w:space="0" w:color="auto"/>
                    <w:right w:val="none" w:sz="0" w:space="0" w:color="auto"/>
                  </w:divBdr>
                  <w:divsChild>
                    <w:div w:id="1895699062">
                      <w:marLeft w:val="0"/>
                      <w:marRight w:val="0"/>
                      <w:marTop w:val="0"/>
                      <w:marBottom w:val="0"/>
                      <w:divBdr>
                        <w:top w:val="none" w:sz="0" w:space="0" w:color="auto"/>
                        <w:left w:val="none" w:sz="0" w:space="0" w:color="auto"/>
                        <w:bottom w:val="none" w:sz="0" w:space="0" w:color="auto"/>
                        <w:right w:val="none" w:sz="0" w:space="0" w:color="auto"/>
                      </w:divBdr>
                    </w:div>
                  </w:divsChild>
                </w:div>
                <w:div w:id="926963926">
                  <w:marLeft w:val="0"/>
                  <w:marRight w:val="0"/>
                  <w:marTop w:val="0"/>
                  <w:marBottom w:val="0"/>
                  <w:divBdr>
                    <w:top w:val="none" w:sz="0" w:space="0" w:color="auto"/>
                    <w:left w:val="none" w:sz="0" w:space="0" w:color="auto"/>
                    <w:bottom w:val="none" w:sz="0" w:space="0" w:color="auto"/>
                    <w:right w:val="none" w:sz="0" w:space="0" w:color="auto"/>
                  </w:divBdr>
                  <w:divsChild>
                    <w:div w:id="287712056">
                      <w:marLeft w:val="0"/>
                      <w:marRight w:val="0"/>
                      <w:marTop w:val="0"/>
                      <w:marBottom w:val="0"/>
                      <w:divBdr>
                        <w:top w:val="none" w:sz="0" w:space="0" w:color="auto"/>
                        <w:left w:val="none" w:sz="0" w:space="0" w:color="auto"/>
                        <w:bottom w:val="none" w:sz="0" w:space="0" w:color="auto"/>
                        <w:right w:val="none" w:sz="0" w:space="0" w:color="auto"/>
                      </w:divBdr>
                    </w:div>
                  </w:divsChild>
                </w:div>
                <w:div w:id="482427142">
                  <w:marLeft w:val="0"/>
                  <w:marRight w:val="0"/>
                  <w:marTop w:val="0"/>
                  <w:marBottom w:val="0"/>
                  <w:divBdr>
                    <w:top w:val="none" w:sz="0" w:space="0" w:color="auto"/>
                    <w:left w:val="none" w:sz="0" w:space="0" w:color="auto"/>
                    <w:bottom w:val="none" w:sz="0" w:space="0" w:color="auto"/>
                    <w:right w:val="none" w:sz="0" w:space="0" w:color="auto"/>
                  </w:divBdr>
                  <w:divsChild>
                    <w:div w:id="560168512">
                      <w:marLeft w:val="0"/>
                      <w:marRight w:val="0"/>
                      <w:marTop w:val="0"/>
                      <w:marBottom w:val="0"/>
                      <w:divBdr>
                        <w:top w:val="none" w:sz="0" w:space="0" w:color="auto"/>
                        <w:left w:val="none" w:sz="0" w:space="0" w:color="auto"/>
                        <w:bottom w:val="none" w:sz="0" w:space="0" w:color="auto"/>
                        <w:right w:val="none" w:sz="0" w:space="0" w:color="auto"/>
                      </w:divBdr>
                    </w:div>
                  </w:divsChild>
                </w:div>
                <w:div w:id="735935651">
                  <w:marLeft w:val="0"/>
                  <w:marRight w:val="0"/>
                  <w:marTop w:val="0"/>
                  <w:marBottom w:val="0"/>
                  <w:divBdr>
                    <w:top w:val="none" w:sz="0" w:space="0" w:color="auto"/>
                    <w:left w:val="none" w:sz="0" w:space="0" w:color="auto"/>
                    <w:bottom w:val="none" w:sz="0" w:space="0" w:color="auto"/>
                    <w:right w:val="none" w:sz="0" w:space="0" w:color="auto"/>
                  </w:divBdr>
                  <w:divsChild>
                    <w:div w:id="3471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40171">
          <w:marLeft w:val="0"/>
          <w:marRight w:val="0"/>
          <w:marTop w:val="0"/>
          <w:marBottom w:val="0"/>
          <w:divBdr>
            <w:top w:val="none" w:sz="0" w:space="0" w:color="auto"/>
            <w:left w:val="none" w:sz="0" w:space="0" w:color="auto"/>
            <w:bottom w:val="none" w:sz="0" w:space="0" w:color="auto"/>
            <w:right w:val="none" w:sz="0" w:space="0" w:color="auto"/>
          </w:divBdr>
        </w:div>
        <w:div w:id="1828395757">
          <w:marLeft w:val="0"/>
          <w:marRight w:val="0"/>
          <w:marTop w:val="0"/>
          <w:marBottom w:val="0"/>
          <w:divBdr>
            <w:top w:val="none" w:sz="0" w:space="0" w:color="auto"/>
            <w:left w:val="none" w:sz="0" w:space="0" w:color="auto"/>
            <w:bottom w:val="none" w:sz="0" w:space="0" w:color="auto"/>
            <w:right w:val="none" w:sz="0" w:space="0" w:color="auto"/>
          </w:divBdr>
        </w:div>
        <w:div w:id="344982943">
          <w:marLeft w:val="0"/>
          <w:marRight w:val="0"/>
          <w:marTop w:val="0"/>
          <w:marBottom w:val="0"/>
          <w:divBdr>
            <w:top w:val="none" w:sz="0" w:space="0" w:color="auto"/>
            <w:left w:val="none" w:sz="0" w:space="0" w:color="auto"/>
            <w:bottom w:val="none" w:sz="0" w:space="0" w:color="auto"/>
            <w:right w:val="none" w:sz="0" w:space="0" w:color="auto"/>
          </w:divBdr>
        </w:div>
        <w:div w:id="923533889">
          <w:marLeft w:val="0"/>
          <w:marRight w:val="0"/>
          <w:marTop w:val="0"/>
          <w:marBottom w:val="0"/>
          <w:divBdr>
            <w:top w:val="none" w:sz="0" w:space="0" w:color="auto"/>
            <w:left w:val="none" w:sz="0" w:space="0" w:color="auto"/>
            <w:bottom w:val="none" w:sz="0" w:space="0" w:color="auto"/>
            <w:right w:val="none" w:sz="0" w:space="0" w:color="auto"/>
          </w:divBdr>
        </w:div>
        <w:div w:id="32317366">
          <w:marLeft w:val="0"/>
          <w:marRight w:val="0"/>
          <w:marTop w:val="0"/>
          <w:marBottom w:val="0"/>
          <w:divBdr>
            <w:top w:val="none" w:sz="0" w:space="0" w:color="auto"/>
            <w:left w:val="none" w:sz="0" w:space="0" w:color="auto"/>
            <w:bottom w:val="none" w:sz="0" w:space="0" w:color="auto"/>
            <w:right w:val="none" w:sz="0" w:space="0" w:color="auto"/>
          </w:divBdr>
        </w:div>
        <w:div w:id="544222057">
          <w:marLeft w:val="0"/>
          <w:marRight w:val="0"/>
          <w:marTop w:val="0"/>
          <w:marBottom w:val="0"/>
          <w:divBdr>
            <w:top w:val="none" w:sz="0" w:space="0" w:color="auto"/>
            <w:left w:val="none" w:sz="0" w:space="0" w:color="auto"/>
            <w:bottom w:val="none" w:sz="0" w:space="0" w:color="auto"/>
            <w:right w:val="none" w:sz="0" w:space="0" w:color="auto"/>
          </w:divBdr>
        </w:div>
        <w:div w:id="1563901923">
          <w:marLeft w:val="0"/>
          <w:marRight w:val="0"/>
          <w:marTop w:val="0"/>
          <w:marBottom w:val="0"/>
          <w:divBdr>
            <w:top w:val="none" w:sz="0" w:space="0" w:color="auto"/>
            <w:left w:val="none" w:sz="0" w:space="0" w:color="auto"/>
            <w:bottom w:val="none" w:sz="0" w:space="0" w:color="auto"/>
            <w:right w:val="none" w:sz="0" w:space="0" w:color="auto"/>
          </w:divBdr>
        </w:div>
        <w:div w:id="2115468008">
          <w:marLeft w:val="0"/>
          <w:marRight w:val="0"/>
          <w:marTop w:val="0"/>
          <w:marBottom w:val="0"/>
          <w:divBdr>
            <w:top w:val="none" w:sz="0" w:space="0" w:color="auto"/>
            <w:left w:val="none" w:sz="0" w:space="0" w:color="auto"/>
            <w:bottom w:val="none" w:sz="0" w:space="0" w:color="auto"/>
            <w:right w:val="none" w:sz="0" w:space="0" w:color="auto"/>
          </w:divBdr>
        </w:div>
        <w:div w:id="1701860229">
          <w:marLeft w:val="0"/>
          <w:marRight w:val="0"/>
          <w:marTop w:val="0"/>
          <w:marBottom w:val="0"/>
          <w:divBdr>
            <w:top w:val="none" w:sz="0" w:space="0" w:color="auto"/>
            <w:left w:val="none" w:sz="0" w:space="0" w:color="auto"/>
            <w:bottom w:val="none" w:sz="0" w:space="0" w:color="auto"/>
            <w:right w:val="none" w:sz="0" w:space="0" w:color="auto"/>
          </w:divBdr>
          <w:divsChild>
            <w:div w:id="1687321698">
              <w:marLeft w:val="-75"/>
              <w:marRight w:val="0"/>
              <w:marTop w:val="30"/>
              <w:marBottom w:val="30"/>
              <w:divBdr>
                <w:top w:val="none" w:sz="0" w:space="0" w:color="auto"/>
                <w:left w:val="none" w:sz="0" w:space="0" w:color="auto"/>
                <w:bottom w:val="none" w:sz="0" w:space="0" w:color="auto"/>
                <w:right w:val="none" w:sz="0" w:space="0" w:color="auto"/>
              </w:divBdr>
              <w:divsChild>
                <w:div w:id="372653061">
                  <w:marLeft w:val="0"/>
                  <w:marRight w:val="0"/>
                  <w:marTop w:val="0"/>
                  <w:marBottom w:val="0"/>
                  <w:divBdr>
                    <w:top w:val="none" w:sz="0" w:space="0" w:color="auto"/>
                    <w:left w:val="none" w:sz="0" w:space="0" w:color="auto"/>
                    <w:bottom w:val="none" w:sz="0" w:space="0" w:color="auto"/>
                    <w:right w:val="none" w:sz="0" w:space="0" w:color="auto"/>
                  </w:divBdr>
                  <w:divsChild>
                    <w:div w:id="836267974">
                      <w:marLeft w:val="0"/>
                      <w:marRight w:val="0"/>
                      <w:marTop w:val="0"/>
                      <w:marBottom w:val="0"/>
                      <w:divBdr>
                        <w:top w:val="none" w:sz="0" w:space="0" w:color="auto"/>
                        <w:left w:val="none" w:sz="0" w:space="0" w:color="auto"/>
                        <w:bottom w:val="none" w:sz="0" w:space="0" w:color="auto"/>
                        <w:right w:val="none" w:sz="0" w:space="0" w:color="auto"/>
                      </w:divBdr>
                    </w:div>
                  </w:divsChild>
                </w:div>
                <w:div w:id="1532916456">
                  <w:marLeft w:val="0"/>
                  <w:marRight w:val="0"/>
                  <w:marTop w:val="0"/>
                  <w:marBottom w:val="0"/>
                  <w:divBdr>
                    <w:top w:val="none" w:sz="0" w:space="0" w:color="auto"/>
                    <w:left w:val="none" w:sz="0" w:space="0" w:color="auto"/>
                    <w:bottom w:val="none" w:sz="0" w:space="0" w:color="auto"/>
                    <w:right w:val="none" w:sz="0" w:space="0" w:color="auto"/>
                  </w:divBdr>
                  <w:divsChild>
                    <w:div w:id="692347183">
                      <w:marLeft w:val="0"/>
                      <w:marRight w:val="0"/>
                      <w:marTop w:val="0"/>
                      <w:marBottom w:val="0"/>
                      <w:divBdr>
                        <w:top w:val="none" w:sz="0" w:space="0" w:color="auto"/>
                        <w:left w:val="none" w:sz="0" w:space="0" w:color="auto"/>
                        <w:bottom w:val="none" w:sz="0" w:space="0" w:color="auto"/>
                        <w:right w:val="none" w:sz="0" w:space="0" w:color="auto"/>
                      </w:divBdr>
                    </w:div>
                  </w:divsChild>
                </w:div>
                <w:div w:id="1173758071">
                  <w:marLeft w:val="0"/>
                  <w:marRight w:val="0"/>
                  <w:marTop w:val="0"/>
                  <w:marBottom w:val="0"/>
                  <w:divBdr>
                    <w:top w:val="none" w:sz="0" w:space="0" w:color="auto"/>
                    <w:left w:val="none" w:sz="0" w:space="0" w:color="auto"/>
                    <w:bottom w:val="none" w:sz="0" w:space="0" w:color="auto"/>
                    <w:right w:val="none" w:sz="0" w:space="0" w:color="auto"/>
                  </w:divBdr>
                  <w:divsChild>
                    <w:div w:id="1251624730">
                      <w:marLeft w:val="0"/>
                      <w:marRight w:val="0"/>
                      <w:marTop w:val="0"/>
                      <w:marBottom w:val="0"/>
                      <w:divBdr>
                        <w:top w:val="none" w:sz="0" w:space="0" w:color="auto"/>
                        <w:left w:val="none" w:sz="0" w:space="0" w:color="auto"/>
                        <w:bottom w:val="none" w:sz="0" w:space="0" w:color="auto"/>
                        <w:right w:val="none" w:sz="0" w:space="0" w:color="auto"/>
                      </w:divBdr>
                    </w:div>
                  </w:divsChild>
                </w:div>
                <w:div w:id="634336546">
                  <w:marLeft w:val="0"/>
                  <w:marRight w:val="0"/>
                  <w:marTop w:val="0"/>
                  <w:marBottom w:val="0"/>
                  <w:divBdr>
                    <w:top w:val="none" w:sz="0" w:space="0" w:color="auto"/>
                    <w:left w:val="none" w:sz="0" w:space="0" w:color="auto"/>
                    <w:bottom w:val="none" w:sz="0" w:space="0" w:color="auto"/>
                    <w:right w:val="none" w:sz="0" w:space="0" w:color="auto"/>
                  </w:divBdr>
                  <w:divsChild>
                    <w:div w:id="2057851447">
                      <w:marLeft w:val="0"/>
                      <w:marRight w:val="0"/>
                      <w:marTop w:val="0"/>
                      <w:marBottom w:val="0"/>
                      <w:divBdr>
                        <w:top w:val="none" w:sz="0" w:space="0" w:color="auto"/>
                        <w:left w:val="none" w:sz="0" w:space="0" w:color="auto"/>
                        <w:bottom w:val="none" w:sz="0" w:space="0" w:color="auto"/>
                        <w:right w:val="none" w:sz="0" w:space="0" w:color="auto"/>
                      </w:divBdr>
                    </w:div>
                  </w:divsChild>
                </w:div>
                <w:div w:id="1802722381">
                  <w:marLeft w:val="0"/>
                  <w:marRight w:val="0"/>
                  <w:marTop w:val="0"/>
                  <w:marBottom w:val="0"/>
                  <w:divBdr>
                    <w:top w:val="none" w:sz="0" w:space="0" w:color="auto"/>
                    <w:left w:val="none" w:sz="0" w:space="0" w:color="auto"/>
                    <w:bottom w:val="none" w:sz="0" w:space="0" w:color="auto"/>
                    <w:right w:val="none" w:sz="0" w:space="0" w:color="auto"/>
                  </w:divBdr>
                  <w:divsChild>
                    <w:div w:id="8678060">
                      <w:marLeft w:val="0"/>
                      <w:marRight w:val="0"/>
                      <w:marTop w:val="0"/>
                      <w:marBottom w:val="0"/>
                      <w:divBdr>
                        <w:top w:val="none" w:sz="0" w:space="0" w:color="auto"/>
                        <w:left w:val="none" w:sz="0" w:space="0" w:color="auto"/>
                        <w:bottom w:val="none" w:sz="0" w:space="0" w:color="auto"/>
                        <w:right w:val="none" w:sz="0" w:space="0" w:color="auto"/>
                      </w:divBdr>
                    </w:div>
                  </w:divsChild>
                </w:div>
                <w:div w:id="177164227">
                  <w:marLeft w:val="0"/>
                  <w:marRight w:val="0"/>
                  <w:marTop w:val="0"/>
                  <w:marBottom w:val="0"/>
                  <w:divBdr>
                    <w:top w:val="none" w:sz="0" w:space="0" w:color="auto"/>
                    <w:left w:val="none" w:sz="0" w:space="0" w:color="auto"/>
                    <w:bottom w:val="none" w:sz="0" w:space="0" w:color="auto"/>
                    <w:right w:val="none" w:sz="0" w:space="0" w:color="auto"/>
                  </w:divBdr>
                  <w:divsChild>
                    <w:div w:id="324360465">
                      <w:marLeft w:val="0"/>
                      <w:marRight w:val="0"/>
                      <w:marTop w:val="0"/>
                      <w:marBottom w:val="0"/>
                      <w:divBdr>
                        <w:top w:val="none" w:sz="0" w:space="0" w:color="auto"/>
                        <w:left w:val="none" w:sz="0" w:space="0" w:color="auto"/>
                        <w:bottom w:val="none" w:sz="0" w:space="0" w:color="auto"/>
                        <w:right w:val="none" w:sz="0" w:space="0" w:color="auto"/>
                      </w:divBdr>
                    </w:div>
                  </w:divsChild>
                </w:div>
                <w:div w:id="877817571">
                  <w:marLeft w:val="0"/>
                  <w:marRight w:val="0"/>
                  <w:marTop w:val="0"/>
                  <w:marBottom w:val="0"/>
                  <w:divBdr>
                    <w:top w:val="none" w:sz="0" w:space="0" w:color="auto"/>
                    <w:left w:val="none" w:sz="0" w:space="0" w:color="auto"/>
                    <w:bottom w:val="none" w:sz="0" w:space="0" w:color="auto"/>
                    <w:right w:val="none" w:sz="0" w:space="0" w:color="auto"/>
                  </w:divBdr>
                  <w:divsChild>
                    <w:div w:id="136265463">
                      <w:marLeft w:val="0"/>
                      <w:marRight w:val="0"/>
                      <w:marTop w:val="0"/>
                      <w:marBottom w:val="0"/>
                      <w:divBdr>
                        <w:top w:val="none" w:sz="0" w:space="0" w:color="auto"/>
                        <w:left w:val="none" w:sz="0" w:space="0" w:color="auto"/>
                        <w:bottom w:val="none" w:sz="0" w:space="0" w:color="auto"/>
                        <w:right w:val="none" w:sz="0" w:space="0" w:color="auto"/>
                      </w:divBdr>
                    </w:div>
                  </w:divsChild>
                </w:div>
                <w:div w:id="378361444">
                  <w:marLeft w:val="0"/>
                  <w:marRight w:val="0"/>
                  <w:marTop w:val="0"/>
                  <w:marBottom w:val="0"/>
                  <w:divBdr>
                    <w:top w:val="none" w:sz="0" w:space="0" w:color="auto"/>
                    <w:left w:val="none" w:sz="0" w:space="0" w:color="auto"/>
                    <w:bottom w:val="none" w:sz="0" w:space="0" w:color="auto"/>
                    <w:right w:val="none" w:sz="0" w:space="0" w:color="auto"/>
                  </w:divBdr>
                  <w:divsChild>
                    <w:div w:id="452140945">
                      <w:marLeft w:val="0"/>
                      <w:marRight w:val="0"/>
                      <w:marTop w:val="0"/>
                      <w:marBottom w:val="0"/>
                      <w:divBdr>
                        <w:top w:val="none" w:sz="0" w:space="0" w:color="auto"/>
                        <w:left w:val="none" w:sz="0" w:space="0" w:color="auto"/>
                        <w:bottom w:val="none" w:sz="0" w:space="0" w:color="auto"/>
                        <w:right w:val="none" w:sz="0" w:space="0" w:color="auto"/>
                      </w:divBdr>
                    </w:div>
                  </w:divsChild>
                </w:div>
                <w:div w:id="980309084">
                  <w:marLeft w:val="0"/>
                  <w:marRight w:val="0"/>
                  <w:marTop w:val="0"/>
                  <w:marBottom w:val="0"/>
                  <w:divBdr>
                    <w:top w:val="none" w:sz="0" w:space="0" w:color="auto"/>
                    <w:left w:val="none" w:sz="0" w:space="0" w:color="auto"/>
                    <w:bottom w:val="none" w:sz="0" w:space="0" w:color="auto"/>
                    <w:right w:val="none" w:sz="0" w:space="0" w:color="auto"/>
                  </w:divBdr>
                  <w:divsChild>
                    <w:div w:id="1337271206">
                      <w:marLeft w:val="0"/>
                      <w:marRight w:val="0"/>
                      <w:marTop w:val="0"/>
                      <w:marBottom w:val="0"/>
                      <w:divBdr>
                        <w:top w:val="none" w:sz="0" w:space="0" w:color="auto"/>
                        <w:left w:val="none" w:sz="0" w:space="0" w:color="auto"/>
                        <w:bottom w:val="none" w:sz="0" w:space="0" w:color="auto"/>
                        <w:right w:val="none" w:sz="0" w:space="0" w:color="auto"/>
                      </w:divBdr>
                    </w:div>
                  </w:divsChild>
                </w:div>
                <w:div w:id="683942054">
                  <w:marLeft w:val="0"/>
                  <w:marRight w:val="0"/>
                  <w:marTop w:val="0"/>
                  <w:marBottom w:val="0"/>
                  <w:divBdr>
                    <w:top w:val="none" w:sz="0" w:space="0" w:color="auto"/>
                    <w:left w:val="none" w:sz="0" w:space="0" w:color="auto"/>
                    <w:bottom w:val="none" w:sz="0" w:space="0" w:color="auto"/>
                    <w:right w:val="none" w:sz="0" w:space="0" w:color="auto"/>
                  </w:divBdr>
                  <w:divsChild>
                    <w:div w:id="26956653">
                      <w:marLeft w:val="0"/>
                      <w:marRight w:val="0"/>
                      <w:marTop w:val="0"/>
                      <w:marBottom w:val="0"/>
                      <w:divBdr>
                        <w:top w:val="none" w:sz="0" w:space="0" w:color="auto"/>
                        <w:left w:val="none" w:sz="0" w:space="0" w:color="auto"/>
                        <w:bottom w:val="none" w:sz="0" w:space="0" w:color="auto"/>
                        <w:right w:val="none" w:sz="0" w:space="0" w:color="auto"/>
                      </w:divBdr>
                    </w:div>
                  </w:divsChild>
                </w:div>
                <w:div w:id="232129684">
                  <w:marLeft w:val="0"/>
                  <w:marRight w:val="0"/>
                  <w:marTop w:val="0"/>
                  <w:marBottom w:val="0"/>
                  <w:divBdr>
                    <w:top w:val="none" w:sz="0" w:space="0" w:color="auto"/>
                    <w:left w:val="none" w:sz="0" w:space="0" w:color="auto"/>
                    <w:bottom w:val="none" w:sz="0" w:space="0" w:color="auto"/>
                    <w:right w:val="none" w:sz="0" w:space="0" w:color="auto"/>
                  </w:divBdr>
                  <w:divsChild>
                    <w:div w:id="525676938">
                      <w:marLeft w:val="0"/>
                      <w:marRight w:val="0"/>
                      <w:marTop w:val="0"/>
                      <w:marBottom w:val="0"/>
                      <w:divBdr>
                        <w:top w:val="none" w:sz="0" w:space="0" w:color="auto"/>
                        <w:left w:val="none" w:sz="0" w:space="0" w:color="auto"/>
                        <w:bottom w:val="none" w:sz="0" w:space="0" w:color="auto"/>
                        <w:right w:val="none" w:sz="0" w:space="0" w:color="auto"/>
                      </w:divBdr>
                    </w:div>
                  </w:divsChild>
                </w:div>
                <w:div w:id="1414626501">
                  <w:marLeft w:val="0"/>
                  <w:marRight w:val="0"/>
                  <w:marTop w:val="0"/>
                  <w:marBottom w:val="0"/>
                  <w:divBdr>
                    <w:top w:val="none" w:sz="0" w:space="0" w:color="auto"/>
                    <w:left w:val="none" w:sz="0" w:space="0" w:color="auto"/>
                    <w:bottom w:val="none" w:sz="0" w:space="0" w:color="auto"/>
                    <w:right w:val="none" w:sz="0" w:space="0" w:color="auto"/>
                  </w:divBdr>
                  <w:divsChild>
                    <w:div w:id="814226256">
                      <w:marLeft w:val="0"/>
                      <w:marRight w:val="0"/>
                      <w:marTop w:val="0"/>
                      <w:marBottom w:val="0"/>
                      <w:divBdr>
                        <w:top w:val="none" w:sz="0" w:space="0" w:color="auto"/>
                        <w:left w:val="none" w:sz="0" w:space="0" w:color="auto"/>
                        <w:bottom w:val="none" w:sz="0" w:space="0" w:color="auto"/>
                        <w:right w:val="none" w:sz="0" w:space="0" w:color="auto"/>
                      </w:divBdr>
                    </w:div>
                  </w:divsChild>
                </w:div>
                <w:div w:id="1889604980">
                  <w:marLeft w:val="0"/>
                  <w:marRight w:val="0"/>
                  <w:marTop w:val="0"/>
                  <w:marBottom w:val="0"/>
                  <w:divBdr>
                    <w:top w:val="none" w:sz="0" w:space="0" w:color="auto"/>
                    <w:left w:val="none" w:sz="0" w:space="0" w:color="auto"/>
                    <w:bottom w:val="none" w:sz="0" w:space="0" w:color="auto"/>
                    <w:right w:val="none" w:sz="0" w:space="0" w:color="auto"/>
                  </w:divBdr>
                  <w:divsChild>
                    <w:div w:id="735471709">
                      <w:marLeft w:val="0"/>
                      <w:marRight w:val="0"/>
                      <w:marTop w:val="0"/>
                      <w:marBottom w:val="0"/>
                      <w:divBdr>
                        <w:top w:val="none" w:sz="0" w:space="0" w:color="auto"/>
                        <w:left w:val="none" w:sz="0" w:space="0" w:color="auto"/>
                        <w:bottom w:val="none" w:sz="0" w:space="0" w:color="auto"/>
                        <w:right w:val="none" w:sz="0" w:space="0" w:color="auto"/>
                      </w:divBdr>
                    </w:div>
                  </w:divsChild>
                </w:div>
                <w:div w:id="222375349">
                  <w:marLeft w:val="0"/>
                  <w:marRight w:val="0"/>
                  <w:marTop w:val="0"/>
                  <w:marBottom w:val="0"/>
                  <w:divBdr>
                    <w:top w:val="none" w:sz="0" w:space="0" w:color="auto"/>
                    <w:left w:val="none" w:sz="0" w:space="0" w:color="auto"/>
                    <w:bottom w:val="none" w:sz="0" w:space="0" w:color="auto"/>
                    <w:right w:val="none" w:sz="0" w:space="0" w:color="auto"/>
                  </w:divBdr>
                  <w:divsChild>
                    <w:div w:id="465271620">
                      <w:marLeft w:val="0"/>
                      <w:marRight w:val="0"/>
                      <w:marTop w:val="0"/>
                      <w:marBottom w:val="0"/>
                      <w:divBdr>
                        <w:top w:val="none" w:sz="0" w:space="0" w:color="auto"/>
                        <w:left w:val="none" w:sz="0" w:space="0" w:color="auto"/>
                        <w:bottom w:val="none" w:sz="0" w:space="0" w:color="auto"/>
                        <w:right w:val="none" w:sz="0" w:space="0" w:color="auto"/>
                      </w:divBdr>
                    </w:div>
                  </w:divsChild>
                </w:div>
                <w:div w:id="1718316274">
                  <w:marLeft w:val="0"/>
                  <w:marRight w:val="0"/>
                  <w:marTop w:val="0"/>
                  <w:marBottom w:val="0"/>
                  <w:divBdr>
                    <w:top w:val="none" w:sz="0" w:space="0" w:color="auto"/>
                    <w:left w:val="none" w:sz="0" w:space="0" w:color="auto"/>
                    <w:bottom w:val="none" w:sz="0" w:space="0" w:color="auto"/>
                    <w:right w:val="none" w:sz="0" w:space="0" w:color="auto"/>
                  </w:divBdr>
                  <w:divsChild>
                    <w:div w:id="195656011">
                      <w:marLeft w:val="0"/>
                      <w:marRight w:val="0"/>
                      <w:marTop w:val="0"/>
                      <w:marBottom w:val="0"/>
                      <w:divBdr>
                        <w:top w:val="none" w:sz="0" w:space="0" w:color="auto"/>
                        <w:left w:val="none" w:sz="0" w:space="0" w:color="auto"/>
                        <w:bottom w:val="none" w:sz="0" w:space="0" w:color="auto"/>
                        <w:right w:val="none" w:sz="0" w:space="0" w:color="auto"/>
                      </w:divBdr>
                    </w:div>
                  </w:divsChild>
                </w:div>
                <w:div w:id="1378356148">
                  <w:marLeft w:val="0"/>
                  <w:marRight w:val="0"/>
                  <w:marTop w:val="0"/>
                  <w:marBottom w:val="0"/>
                  <w:divBdr>
                    <w:top w:val="none" w:sz="0" w:space="0" w:color="auto"/>
                    <w:left w:val="none" w:sz="0" w:space="0" w:color="auto"/>
                    <w:bottom w:val="none" w:sz="0" w:space="0" w:color="auto"/>
                    <w:right w:val="none" w:sz="0" w:space="0" w:color="auto"/>
                  </w:divBdr>
                  <w:divsChild>
                    <w:div w:id="907348227">
                      <w:marLeft w:val="0"/>
                      <w:marRight w:val="0"/>
                      <w:marTop w:val="0"/>
                      <w:marBottom w:val="0"/>
                      <w:divBdr>
                        <w:top w:val="none" w:sz="0" w:space="0" w:color="auto"/>
                        <w:left w:val="none" w:sz="0" w:space="0" w:color="auto"/>
                        <w:bottom w:val="none" w:sz="0" w:space="0" w:color="auto"/>
                        <w:right w:val="none" w:sz="0" w:space="0" w:color="auto"/>
                      </w:divBdr>
                    </w:div>
                  </w:divsChild>
                </w:div>
                <w:div w:id="310136923">
                  <w:marLeft w:val="0"/>
                  <w:marRight w:val="0"/>
                  <w:marTop w:val="0"/>
                  <w:marBottom w:val="0"/>
                  <w:divBdr>
                    <w:top w:val="none" w:sz="0" w:space="0" w:color="auto"/>
                    <w:left w:val="none" w:sz="0" w:space="0" w:color="auto"/>
                    <w:bottom w:val="none" w:sz="0" w:space="0" w:color="auto"/>
                    <w:right w:val="none" w:sz="0" w:space="0" w:color="auto"/>
                  </w:divBdr>
                  <w:divsChild>
                    <w:div w:id="2076932125">
                      <w:marLeft w:val="0"/>
                      <w:marRight w:val="0"/>
                      <w:marTop w:val="0"/>
                      <w:marBottom w:val="0"/>
                      <w:divBdr>
                        <w:top w:val="none" w:sz="0" w:space="0" w:color="auto"/>
                        <w:left w:val="none" w:sz="0" w:space="0" w:color="auto"/>
                        <w:bottom w:val="none" w:sz="0" w:space="0" w:color="auto"/>
                        <w:right w:val="none" w:sz="0" w:space="0" w:color="auto"/>
                      </w:divBdr>
                    </w:div>
                  </w:divsChild>
                </w:div>
                <w:div w:id="613949154">
                  <w:marLeft w:val="0"/>
                  <w:marRight w:val="0"/>
                  <w:marTop w:val="0"/>
                  <w:marBottom w:val="0"/>
                  <w:divBdr>
                    <w:top w:val="none" w:sz="0" w:space="0" w:color="auto"/>
                    <w:left w:val="none" w:sz="0" w:space="0" w:color="auto"/>
                    <w:bottom w:val="none" w:sz="0" w:space="0" w:color="auto"/>
                    <w:right w:val="none" w:sz="0" w:space="0" w:color="auto"/>
                  </w:divBdr>
                  <w:divsChild>
                    <w:div w:id="1634753310">
                      <w:marLeft w:val="0"/>
                      <w:marRight w:val="0"/>
                      <w:marTop w:val="0"/>
                      <w:marBottom w:val="0"/>
                      <w:divBdr>
                        <w:top w:val="none" w:sz="0" w:space="0" w:color="auto"/>
                        <w:left w:val="none" w:sz="0" w:space="0" w:color="auto"/>
                        <w:bottom w:val="none" w:sz="0" w:space="0" w:color="auto"/>
                        <w:right w:val="none" w:sz="0" w:space="0" w:color="auto"/>
                      </w:divBdr>
                    </w:div>
                  </w:divsChild>
                </w:div>
                <w:div w:id="314142988">
                  <w:marLeft w:val="0"/>
                  <w:marRight w:val="0"/>
                  <w:marTop w:val="0"/>
                  <w:marBottom w:val="0"/>
                  <w:divBdr>
                    <w:top w:val="none" w:sz="0" w:space="0" w:color="auto"/>
                    <w:left w:val="none" w:sz="0" w:space="0" w:color="auto"/>
                    <w:bottom w:val="none" w:sz="0" w:space="0" w:color="auto"/>
                    <w:right w:val="none" w:sz="0" w:space="0" w:color="auto"/>
                  </w:divBdr>
                  <w:divsChild>
                    <w:div w:id="1689943096">
                      <w:marLeft w:val="0"/>
                      <w:marRight w:val="0"/>
                      <w:marTop w:val="0"/>
                      <w:marBottom w:val="0"/>
                      <w:divBdr>
                        <w:top w:val="none" w:sz="0" w:space="0" w:color="auto"/>
                        <w:left w:val="none" w:sz="0" w:space="0" w:color="auto"/>
                        <w:bottom w:val="none" w:sz="0" w:space="0" w:color="auto"/>
                        <w:right w:val="none" w:sz="0" w:space="0" w:color="auto"/>
                      </w:divBdr>
                    </w:div>
                  </w:divsChild>
                </w:div>
                <w:div w:id="209610464">
                  <w:marLeft w:val="0"/>
                  <w:marRight w:val="0"/>
                  <w:marTop w:val="0"/>
                  <w:marBottom w:val="0"/>
                  <w:divBdr>
                    <w:top w:val="none" w:sz="0" w:space="0" w:color="auto"/>
                    <w:left w:val="none" w:sz="0" w:space="0" w:color="auto"/>
                    <w:bottom w:val="none" w:sz="0" w:space="0" w:color="auto"/>
                    <w:right w:val="none" w:sz="0" w:space="0" w:color="auto"/>
                  </w:divBdr>
                  <w:divsChild>
                    <w:div w:id="2065760269">
                      <w:marLeft w:val="0"/>
                      <w:marRight w:val="0"/>
                      <w:marTop w:val="0"/>
                      <w:marBottom w:val="0"/>
                      <w:divBdr>
                        <w:top w:val="none" w:sz="0" w:space="0" w:color="auto"/>
                        <w:left w:val="none" w:sz="0" w:space="0" w:color="auto"/>
                        <w:bottom w:val="none" w:sz="0" w:space="0" w:color="auto"/>
                        <w:right w:val="none" w:sz="0" w:space="0" w:color="auto"/>
                      </w:divBdr>
                    </w:div>
                  </w:divsChild>
                </w:div>
                <w:div w:id="1846241925">
                  <w:marLeft w:val="0"/>
                  <w:marRight w:val="0"/>
                  <w:marTop w:val="0"/>
                  <w:marBottom w:val="0"/>
                  <w:divBdr>
                    <w:top w:val="none" w:sz="0" w:space="0" w:color="auto"/>
                    <w:left w:val="none" w:sz="0" w:space="0" w:color="auto"/>
                    <w:bottom w:val="none" w:sz="0" w:space="0" w:color="auto"/>
                    <w:right w:val="none" w:sz="0" w:space="0" w:color="auto"/>
                  </w:divBdr>
                  <w:divsChild>
                    <w:div w:id="1370882434">
                      <w:marLeft w:val="0"/>
                      <w:marRight w:val="0"/>
                      <w:marTop w:val="0"/>
                      <w:marBottom w:val="0"/>
                      <w:divBdr>
                        <w:top w:val="none" w:sz="0" w:space="0" w:color="auto"/>
                        <w:left w:val="none" w:sz="0" w:space="0" w:color="auto"/>
                        <w:bottom w:val="none" w:sz="0" w:space="0" w:color="auto"/>
                        <w:right w:val="none" w:sz="0" w:space="0" w:color="auto"/>
                      </w:divBdr>
                    </w:div>
                  </w:divsChild>
                </w:div>
                <w:div w:id="2010524834">
                  <w:marLeft w:val="0"/>
                  <w:marRight w:val="0"/>
                  <w:marTop w:val="0"/>
                  <w:marBottom w:val="0"/>
                  <w:divBdr>
                    <w:top w:val="none" w:sz="0" w:space="0" w:color="auto"/>
                    <w:left w:val="none" w:sz="0" w:space="0" w:color="auto"/>
                    <w:bottom w:val="none" w:sz="0" w:space="0" w:color="auto"/>
                    <w:right w:val="none" w:sz="0" w:space="0" w:color="auto"/>
                  </w:divBdr>
                  <w:divsChild>
                    <w:div w:id="194462434">
                      <w:marLeft w:val="0"/>
                      <w:marRight w:val="0"/>
                      <w:marTop w:val="0"/>
                      <w:marBottom w:val="0"/>
                      <w:divBdr>
                        <w:top w:val="none" w:sz="0" w:space="0" w:color="auto"/>
                        <w:left w:val="none" w:sz="0" w:space="0" w:color="auto"/>
                        <w:bottom w:val="none" w:sz="0" w:space="0" w:color="auto"/>
                        <w:right w:val="none" w:sz="0" w:space="0" w:color="auto"/>
                      </w:divBdr>
                    </w:div>
                  </w:divsChild>
                </w:div>
                <w:div w:id="2091346282">
                  <w:marLeft w:val="0"/>
                  <w:marRight w:val="0"/>
                  <w:marTop w:val="0"/>
                  <w:marBottom w:val="0"/>
                  <w:divBdr>
                    <w:top w:val="none" w:sz="0" w:space="0" w:color="auto"/>
                    <w:left w:val="none" w:sz="0" w:space="0" w:color="auto"/>
                    <w:bottom w:val="none" w:sz="0" w:space="0" w:color="auto"/>
                    <w:right w:val="none" w:sz="0" w:space="0" w:color="auto"/>
                  </w:divBdr>
                  <w:divsChild>
                    <w:div w:id="1605840549">
                      <w:marLeft w:val="0"/>
                      <w:marRight w:val="0"/>
                      <w:marTop w:val="0"/>
                      <w:marBottom w:val="0"/>
                      <w:divBdr>
                        <w:top w:val="none" w:sz="0" w:space="0" w:color="auto"/>
                        <w:left w:val="none" w:sz="0" w:space="0" w:color="auto"/>
                        <w:bottom w:val="none" w:sz="0" w:space="0" w:color="auto"/>
                        <w:right w:val="none" w:sz="0" w:space="0" w:color="auto"/>
                      </w:divBdr>
                    </w:div>
                  </w:divsChild>
                </w:div>
                <w:div w:id="1459176835">
                  <w:marLeft w:val="0"/>
                  <w:marRight w:val="0"/>
                  <w:marTop w:val="0"/>
                  <w:marBottom w:val="0"/>
                  <w:divBdr>
                    <w:top w:val="none" w:sz="0" w:space="0" w:color="auto"/>
                    <w:left w:val="none" w:sz="0" w:space="0" w:color="auto"/>
                    <w:bottom w:val="none" w:sz="0" w:space="0" w:color="auto"/>
                    <w:right w:val="none" w:sz="0" w:space="0" w:color="auto"/>
                  </w:divBdr>
                  <w:divsChild>
                    <w:div w:id="776608202">
                      <w:marLeft w:val="0"/>
                      <w:marRight w:val="0"/>
                      <w:marTop w:val="0"/>
                      <w:marBottom w:val="0"/>
                      <w:divBdr>
                        <w:top w:val="none" w:sz="0" w:space="0" w:color="auto"/>
                        <w:left w:val="none" w:sz="0" w:space="0" w:color="auto"/>
                        <w:bottom w:val="none" w:sz="0" w:space="0" w:color="auto"/>
                        <w:right w:val="none" w:sz="0" w:space="0" w:color="auto"/>
                      </w:divBdr>
                    </w:div>
                  </w:divsChild>
                </w:div>
                <w:div w:id="134684013">
                  <w:marLeft w:val="0"/>
                  <w:marRight w:val="0"/>
                  <w:marTop w:val="0"/>
                  <w:marBottom w:val="0"/>
                  <w:divBdr>
                    <w:top w:val="none" w:sz="0" w:space="0" w:color="auto"/>
                    <w:left w:val="none" w:sz="0" w:space="0" w:color="auto"/>
                    <w:bottom w:val="none" w:sz="0" w:space="0" w:color="auto"/>
                    <w:right w:val="none" w:sz="0" w:space="0" w:color="auto"/>
                  </w:divBdr>
                  <w:divsChild>
                    <w:div w:id="1569194831">
                      <w:marLeft w:val="0"/>
                      <w:marRight w:val="0"/>
                      <w:marTop w:val="0"/>
                      <w:marBottom w:val="0"/>
                      <w:divBdr>
                        <w:top w:val="none" w:sz="0" w:space="0" w:color="auto"/>
                        <w:left w:val="none" w:sz="0" w:space="0" w:color="auto"/>
                        <w:bottom w:val="none" w:sz="0" w:space="0" w:color="auto"/>
                        <w:right w:val="none" w:sz="0" w:space="0" w:color="auto"/>
                      </w:divBdr>
                    </w:div>
                  </w:divsChild>
                </w:div>
                <w:div w:id="485709144">
                  <w:marLeft w:val="0"/>
                  <w:marRight w:val="0"/>
                  <w:marTop w:val="0"/>
                  <w:marBottom w:val="0"/>
                  <w:divBdr>
                    <w:top w:val="none" w:sz="0" w:space="0" w:color="auto"/>
                    <w:left w:val="none" w:sz="0" w:space="0" w:color="auto"/>
                    <w:bottom w:val="none" w:sz="0" w:space="0" w:color="auto"/>
                    <w:right w:val="none" w:sz="0" w:space="0" w:color="auto"/>
                  </w:divBdr>
                  <w:divsChild>
                    <w:div w:id="1751080230">
                      <w:marLeft w:val="0"/>
                      <w:marRight w:val="0"/>
                      <w:marTop w:val="0"/>
                      <w:marBottom w:val="0"/>
                      <w:divBdr>
                        <w:top w:val="none" w:sz="0" w:space="0" w:color="auto"/>
                        <w:left w:val="none" w:sz="0" w:space="0" w:color="auto"/>
                        <w:bottom w:val="none" w:sz="0" w:space="0" w:color="auto"/>
                        <w:right w:val="none" w:sz="0" w:space="0" w:color="auto"/>
                      </w:divBdr>
                    </w:div>
                  </w:divsChild>
                </w:div>
                <w:div w:id="342636276">
                  <w:marLeft w:val="0"/>
                  <w:marRight w:val="0"/>
                  <w:marTop w:val="0"/>
                  <w:marBottom w:val="0"/>
                  <w:divBdr>
                    <w:top w:val="none" w:sz="0" w:space="0" w:color="auto"/>
                    <w:left w:val="none" w:sz="0" w:space="0" w:color="auto"/>
                    <w:bottom w:val="none" w:sz="0" w:space="0" w:color="auto"/>
                    <w:right w:val="none" w:sz="0" w:space="0" w:color="auto"/>
                  </w:divBdr>
                  <w:divsChild>
                    <w:div w:id="551888532">
                      <w:marLeft w:val="0"/>
                      <w:marRight w:val="0"/>
                      <w:marTop w:val="0"/>
                      <w:marBottom w:val="0"/>
                      <w:divBdr>
                        <w:top w:val="none" w:sz="0" w:space="0" w:color="auto"/>
                        <w:left w:val="none" w:sz="0" w:space="0" w:color="auto"/>
                        <w:bottom w:val="none" w:sz="0" w:space="0" w:color="auto"/>
                        <w:right w:val="none" w:sz="0" w:space="0" w:color="auto"/>
                      </w:divBdr>
                    </w:div>
                  </w:divsChild>
                </w:div>
                <w:div w:id="10421728">
                  <w:marLeft w:val="0"/>
                  <w:marRight w:val="0"/>
                  <w:marTop w:val="0"/>
                  <w:marBottom w:val="0"/>
                  <w:divBdr>
                    <w:top w:val="none" w:sz="0" w:space="0" w:color="auto"/>
                    <w:left w:val="none" w:sz="0" w:space="0" w:color="auto"/>
                    <w:bottom w:val="none" w:sz="0" w:space="0" w:color="auto"/>
                    <w:right w:val="none" w:sz="0" w:space="0" w:color="auto"/>
                  </w:divBdr>
                  <w:divsChild>
                    <w:div w:id="878053410">
                      <w:marLeft w:val="0"/>
                      <w:marRight w:val="0"/>
                      <w:marTop w:val="0"/>
                      <w:marBottom w:val="0"/>
                      <w:divBdr>
                        <w:top w:val="none" w:sz="0" w:space="0" w:color="auto"/>
                        <w:left w:val="none" w:sz="0" w:space="0" w:color="auto"/>
                        <w:bottom w:val="none" w:sz="0" w:space="0" w:color="auto"/>
                        <w:right w:val="none" w:sz="0" w:space="0" w:color="auto"/>
                      </w:divBdr>
                    </w:div>
                  </w:divsChild>
                </w:div>
                <w:div w:id="1586263121">
                  <w:marLeft w:val="0"/>
                  <w:marRight w:val="0"/>
                  <w:marTop w:val="0"/>
                  <w:marBottom w:val="0"/>
                  <w:divBdr>
                    <w:top w:val="none" w:sz="0" w:space="0" w:color="auto"/>
                    <w:left w:val="none" w:sz="0" w:space="0" w:color="auto"/>
                    <w:bottom w:val="none" w:sz="0" w:space="0" w:color="auto"/>
                    <w:right w:val="none" w:sz="0" w:space="0" w:color="auto"/>
                  </w:divBdr>
                  <w:divsChild>
                    <w:div w:id="1540626736">
                      <w:marLeft w:val="0"/>
                      <w:marRight w:val="0"/>
                      <w:marTop w:val="0"/>
                      <w:marBottom w:val="0"/>
                      <w:divBdr>
                        <w:top w:val="none" w:sz="0" w:space="0" w:color="auto"/>
                        <w:left w:val="none" w:sz="0" w:space="0" w:color="auto"/>
                        <w:bottom w:val="none" w:sz="0" w:space="0" w:color="auto"/>
                        <w:right w:val="none" w:sz="0" w:space="0" w:color="auto"/>
                      </w:divBdr>
                    </w:div>
                  </w:divsChild>
                </w:div>
                <w:div w:id="1401247018">
                  <w:marLeft w:val="0"/>
                  <w:marRight w:val="0"/>
                  <w:marTop w:val="0"/>
                  <w:marBottom w:val="0"/>
                  <w:divBdr>
                    <w:top w:val="none" w:sz="0" w:space="0" w:color="auto"/>
                    <w:left w:val="none" w:sz="0" w:space="0" w:color="auto"/>
                    <w:bottom w:val="none" w:sz="0" w:space="0" w:color="auto"/>
                    <w:right w:val="none" w:sz="0" w:space="0" w:color="auto"/>
                  </w:divBdr>
                  <w:divsChild>
                    <w:div w:id="2054034846">
                      <w:marLeft w:val="0"/>
                      <w:marRight w:val="0"/>
                      <w:marTop w:val="0"/>
                      <w:marBottom w:val="0"/>
                      <w:divBdr>
                        <w:top w:val="none" w:sz="0" w:space="0" w:color="auto"/>
                        <w:left w:val="none" w:sz="0" w:space="0" w:color="auto"/>
                        <w:bottom w:val="none" w:sz="0" w:space="0" w:color="auto"/>
                        <w:right w:val="none" w:sz="0" w:space="0" w:color="auto"/>
                      </w:divBdr>
                    </w:div>
                  </w:divsChild>
                </w:div>
                <w:div w:id="273250981">
                  <w:marLeft w:val="0"/>
                  <w:marRight w:val="0"/>
                  <w:marTop w:val="0"/>
                  <w:marBottom w:val="0"/>
                  <w:divBdr>
                    <w:top w:val="none" w:sz="0" w:space="0" w:color="auto"/>
                    <w:left w:val="none" w:sz="0" w:space="0" w:color="auto"/>
                    <w:bottom w:val="none" w:sz="0" w:space="0" w:color="auto"/>
                    <w:right w:val="none" w:sz="0" w:space="0" w:color="auto"/>
                  </w:divBdr>
                  <w:divsChild>
                    <w:div w:id="1000082637">
                      <w:marLeft w:val="0"/>
                      <w:marRight w:val="0"/>
                      <w:marTop w:val="0"/>
                      <w:marBottom w:val="0"/>
                      <w:divBdr>
                        <w:top w:val="none" w:sz="0" w:space="0" w:color="auto"/>
                        <w:left w:val="none" w:sz="0" w:space="0" w:color="auto"/>
                        <w:bottom w:val="none" w:sz="0" w:space="0" w:color="auto"/>
                        <w:right w:val="none" w:sz="0" w:space="0" w:color="auto"/>
                      </w:divBdr>
                    </w:div>
                  </w:divsChild>
                </w:div>
                <w:div w:id="1738361618">
                  <w:marLeft w:val="0"/>
                  <w:marRight w:val="0"/>
                  <w:marTop w:val="0"/>
                  <w:marBottom w:val="0"/>
                  <w:divBdr>
                    <w:top w:val="none" w:sz="0" w:space="0" w:color="auto"/>
                    <w:left w:val="none" w:sz="0" w:space="0" w:color="auto"/>
                    <w:bottom w:val="none" w:sz="0" w:space="0" w:color="auto"/>
                    <w:right w:val="none" w:sz="0" w:space="0" w:color="auto"/>
                  </w:divBdr>
                  <w:divsChild>
                    <w:div w:id="975523551">
                      <w:marLeft w:val="0"/>
                      <w:marRight w:val="0"/>
                      <w:marTop w:val="0"/>
                      <w:marBottom w:val="0"/>
                      <w:divBdr>
                        <w:top w:val="none" w:sz="0" w:space="0" w:color="auto"/>
                        <w:left w:val="none" w:sz="0" w:space="0" w:color="auto"/>
                        <w:bottom w:val="none" w:sz="0" w:space="0" w:color="auto"/>
                        <w:right w:val="none" w:sz="0" w:space="0" w:color="auto"/>
                      </w:divBdr>
                    </w:div>
                  </w:divsChild>
                </w:div>
                <w:div w:id="1946883857">
                  <w:marLeft w:val="0"/>
                  <w:marRight w:val="0"/>
                  <w:marTop w:val="0"/>
                  <w:marBottom w:val="0"/>
                  <w:divBdr>
                    <w:top w:val="none" w:sz="0" w:space="0" w:color="auto"/>
                    <w:left w:val="none" w:sz="0" w:space="0" w:color="auto"/>
                    <w:bottom w:val="none" w:sz="0" w:space="0" w:color="auto"/>
                    <w:right w:val="none" w:sz="0" w:space="0" w:color="auto"/>
                  </w:divBdr>
                  <w:divsChild>
                    <w:div w:id="488592353">
                      <w:marLeft w:val="0"/>
                      <w:marRight w:val="0"/>
                      <w:marTop w:val="0"/>
                      <w:marBottom w:val="0"/>
                      <w:divBdr>
                        <w:top w:val="none" w:sz="0" w:space="0" w:color="auto"/>
                        <w:left w:val="none" w:sz="0" w:space="0" w:color="auto"/>
                        <w:bottom w:val="none" w:sz="0" w:space="0" w:color="auto"/>
                        <w:right w:val="none" w:sz="0" w:space="0" w:color="auto"/>
                      </w:divBdr>
                    </w:div>
                  </w:divsChild>
                </w:div>
                <w:div w:id="1361515744">
                  <w:marLeft w:val="0"/>
                  <w:marRight w:val="0"/>
                  <w:marTop w:val="0"/>
                  <w:marBottom w:val="0"/>
                  <w:divBdr>
                    <w:top w:val="none" w:sz="0" w:space="0" w:color="auto"/>
                    <w:left w:val="none" w:sz="0" w:space="0" w:color="auto"/>
                    <w:bottom w:val="none" w:sz="0" w:space="0" w:color="auto"/>
                    <w:right w:val="none" w:sz="0" w:space="0" w:color="auto"/>
                  </w:divBdr>
                  <w:divsChild>
                    <w:div w:id="150953392">
                      <w:marLeft w:val="0"/>
                      <w:marRight w:val="0"/>
                      <w:marTop w:val="0"/>
                      <w:marBottom w:val="0"/>
                      <w:divBdr>
                        <w:top w:val="none" w:sz="0" w:space="0" w:color="auto"/>
                        <w:left w:val="none" w:sz="0" w:space="0" w:color="auto"/>
                        <w:bottom w:val="none" w:sz="0" w:space="0" w:color="auto"/>
                        <w:right w:val="none" w:sz="0" w:space="0" w:color="auto"/>
                      </w:divBdr>
                    </w:div>
                  </w:divsChild>
                </w:div>
                <w:div w:id="1451827133">
                  <w:marLeft w:val="0"/>
                  <w:marRight w:val="0"/>
                  <w:marTop w:val="0"/>
                  <w:marBottom w:val="0"/>
                  <w:divBdr>
                    <w:top w:val="none" w:sz="0" w:space="0" w:color="auto"/>
                    <w:left w:val="none" w:sz="0" w:space="0" w:color="auto"/>
                    <w:bottom w:val="none" w:sz="0" w:space="0" w:color="auto"/>
                    <w:right w:val="none" w:sz="0" w:space="0" w:color="auto"/>
                  </w:divBdr>
                  <w:divsChild>
                    <w:div w:id="1815099618">
                      <w:marLeft w:val="0"/>
                      <w:marRight w:val="0"/>
                      <w:marTop w:val="0"/>
                      <w:marBottom w:val="0"/>
                      <w:divBdr>
                        <w:top w:val="none" w:sz="0" w:space="0" w:color="auto"/>
                        <w:left w:val="none" w:sz="0" w:space="0" w:color="auto"/>
                        <w:bottom w:val="none" w:sz="0" w:space="0" w:color="auto"/>
                        <w:right w:val="none" w:sz="0" w:space="0" w:color="auto"/>
                      </w:divBdr>
                    </w:div>
                  </w:divsChild>
                </w:div>
                <w:div w:id="1554612092">
                  <w:marLeft w:val="0"/>
                  <w:marRight w:val="0"/>
                  <w:marTop w:val="0"/>
                  <w:marBottom w:val="0"/>
                  <w:divBdr>
                    <w:top w:val="none" w:sz="0" w:space="0" w:color="auto"/>
                    <w:left w:val="none" w:sz="0" w:space="0" w:color="auto"/>
                    <w:bottom w:val="none" w:sz="0" w:space="0" w:color="auto"/>
                    <w:right w:val="none" w:sz="0" w:space="0" w:color="auto"/>
                  </w:divBdr>
                  <w:divsChild>
                    <w:div w:id="727529498">
                      <w:marLeft w:val="0"/>
                      <w:marRight w:val="0"/>
                      <w:marTop w:val="0"/>
                      <w:marBottom w:val="0"/>
                      <w:divBdr>
                        <w:top w:val="none" w:sz="0" w:space="0" w:color="auto"/>
                        <w:left w:val="none" w:sz="0" w:space="0" w:color="auto"/>
                        <w:bottom w:val="none" w:sz="0" w:space="0" w:color="auto"/>
                        <w:right w:val="none" w:sz="0" w:space="0" w:color="auto"/>
                      </w:divBdr>
                    </w:div>
                  </w:divsChild>
                </w:div>
                <w:div w:id="123276083">
                  <w:marLeft w:val="0"/>
                  <w:marRight w:val="0"/>
                  <w:marTop w:val="0"/>
                  <w:marBottom w:val="0"/>
                  <w:divBdr>
                    <w:top w:val="none" w:sz="0" w:space="0" w:color="auto"/>
                    <w:left w:val="none" w:sz="0" w:space="0" w:color="auto"/>
                    <w:bottom w:val="none" w:sz="0" w:space="0" w:color="auto"/>
                    <w:right w:val="none" w:sz="0" w:space="0" w:color="auto"/>
                  </w:divBdr>
                  <w:divsChild>
                    <w:div w:id="1416901285">
                      <w:marLeft w:val="0"/>
                      <w:marRight w:val="0"/>
                      <w:marTop w:val="0"/>
                      <w:marBottom w:val="0"/>
                      <w:divBdr>
                        <w:top w:val="none" w:sz="0" w:space="0" w:color="auto"/>
                        <w:left w:val="none" w:sz="0" w:space="0" w:color="auto"/>
                        <w:bottom w:val="none" w:sz="0" w:space="0" w:color="auto"/>
                        <w:right w:val="none" w:sz="0" w:space="0" w:color="auto"/>
                      </w:divBdr>
                    </w:div>
                  </w:divsChild>
                </w:div>
                <w:div w:id="1101338957">
                  <w:marLeft w:val="0"/>
                  <w:marRight w:val="0"/>
                  <w:marTop w:val="0"/>
                  <w:marBottom w:val="0"/>
                  <w:divBdr>
                    <w:top w:val="none" w:sz="0" w:space="0" w:color="auto"/>
                    <w:left w:val="none" w:sz="0" w:space="0" w:color="auto"/>
                    <w:bottom w:val="none" w:sz="0" w:space="0" w:color="auto"/>
                    <w:right w:val="none" w:sz="0" w:space="0" w:color="auto"/>
                  </w:divBdr>
                  <w:divsChild>
                    <w:div w:id="996614645">
                      <w:marLeft w:val="0"/>
                      <w:marRight w:val="0"/>
                      <w:marTop w:val="0"/>
                      <w:marBottom w:val="0"/>
                      <w:divBdr>
                        <w:top w:val="none" w:sz="0" w:space="0" w:color="auto"/>
                        <w:left w:val="none" w:sz="0" w:space="0" w:color="auto"/>
                        <w:bottom w:val="none" w:sz="0" w:space="0" w:color="auto"/>
                        <w:right w:val="none" w:sz="0" w:space="0" w:color="auto"/>
                      </w:divBdr>
                    </w:div>
                  </w:divsChild>
                </w:div>
                <w:div w:id="950894314">
                  <w:marLeft w:val="0"/>
                  <w:marRight w:val="0"/>
                  <w:marTop w:val="0"/>
                  <w:marBottom w:val="0"/>
                  <w:divBdr>
                    <w:top w:val="none" w:sz="0" w:space="0" w:color="auto"/>
                    <w:left w:val="none" w:sz="0" w:space="0" w:color="auto"/>
                    <w:bottom w:val="none" w:sz="0" w:space="0" w:color="auto"/>
                    <w:right w:val="none" w:sz="0" w:space="0" w:color="auto"/>
                  </w:divBdr>
                  <w:divsChild>
                    <w:div w:id="691078422">
                      <w:marLeft w:val="0"/>
                      <w:marRight w:val="0"/>
                      <w:marTop w:val="0"/>
                      <w:marBottom w:val="0"/>
                      <w:divBdr>
                        <w:top w:val="none" w:sz="0" w:space="0" w:color="auto"/>
                        <w:left w:val="none" w:sz="0" w:space="0" w:color="auto"/>
                        <w:bottom w:val="none" w:sz="0" w:space="0" w:color="auto"/>
                        <w:right w:val="none" w:sz="0" w:space="0" w:color="auto"/>
                      </w:divBdr>
                    </w:div>
                  </w:divsChild>
                </w:div>
                <w:div w:id="277218798">
                  <w:marLeft w:val="0"/>
                  <w:marRight w:val="0"/>
                  <w:marTop w:val="0"/>
                  <w:marBottom w:val="0"/>
                  <w:divBdr>
                    <w:top w:val="none" w:sz="0" w:space="0" w:color="auto"/>
                    <w:left w:val="none" w:sz="0" w:space="0" w:color="auto"/>
                    <w:bottom w:val="none" w:sz="0" w:space="0" w:color="auto"/>
                    <w:right w:val="none" w:sz="0" w:space="0" w:color="auto"/>
                  </w:divBdr>
                  <w:divsChild>
                    <w:div w:id="75785617">
                      <w:marLeft w:val="0"/>
                      <w:marRight w:val="0"/>
                      <w:marTop w:val="0"/>
                      <w:marBottom w:val="0"/>
                      <w:divBdr>
                        <w:top w:val="none" w:sz="0" w:space="0" w:color="auto"/>
                        <w:left w:val="none" w:sz="0" w:space="0" w:color="auto"/>
                        <w:bottom w:val="none" w:sz="0" w:space="0" w:color="auto"/>
                        <w:right w:val="none" w:sz="0" w:space="0" w:color="auto"/>
                      </w:divBdr>
                    </w:div>
                  </w:divsChild>
                </w:div>
                <w:div w:id="946931499">
                  <w:marLeft w:val="0"/>
                  <w:marRight w:val="0"/>
                  <w:marTop w:val="0"/>
                  <w:marBottom w:val="0"/>
                  <w:divBdr>
                    <w:top w:val="none" w:sz="0" w:space="0" w:color="auto"/>
                    <w:left w:val="none" w:sz="0" w:space="0" w:color="auto"/>
                    <w:bottom w:val="none" w:sz="0" w:space="0" w:color="auto"/>
                    <w:right w:val="none" w:sz="0" w:space="0" w:color="auto"/>
                  </w:divBdr>
                  <w:divsChild>
                    <w:div w:id="160658071">
                      <w:marLeft w:val="0"/>
                      <w:marRight w:val="0"/>
                      <w:marTop w:val="0"/>
                      <w:marBottom w:val="0"/>
                      <w:divBdr>
                        <w:top w:val="none" w:sz="0" w:space="0" w:color="auto"/>
                        <w:left w:val="none" w:sz="0" w:space="0" w:color="auto"/>
                        <w:bottom w:val="none" w:sz="0" w:space="0" w:color="auto"/>
                        <w:right w:val="none" w:sz="0" w:space="0" w:color="auto"/>
                      </w:divBdr>
                    </w:div>
                  </w:divsChild>
                </w:div>
                <w:div w:id="1272975051">
                  <w:marLeft w:val="0"/>
                  <w:marRight w:val="0"/>
                  <w:marTop w:val="0"/>
                  <w:marBottom w:val="0"/>
                  <w:divBdr>
                    <w:top w:val="none" w:sz="0" w:space="0" w:color="auto"/>
                    <w:left w:val="none" w:sz="0" w:space="0" w:color="auto"/>
                    <w:bottom w:val="none" w:sz="0" w:space="0" w:color="auto"/>
                    <w:right w:val="none" w:sz="0" w:space="0" w:color="auto"/>
                  </w:divBdr>
                  <w:divsChild>
                    <w:div w:id="218904638">
                      <w:marLeft w:val="0"/>
                      <w:marRight w:val="0"/>
                      <w:marTop w:val="0"/>
                      <w:marBottom w:val="0"/>
                      <w:divBdr>
                        <w:top w:val="none" w:sz="0" w:space="0" w:color="auto"/>
                        <w:left w:val="none" w:sz="0" w:space="0" w:color="auto"/>
                        <w:bottom w:val="none" w:sz="0" w:space="0" w:color="auto"/>
                        <w:right w:val="none" w:sz="0" w:space="0" w:color="auto"/>
                      </w:divBdr>
                    </w:div>
                  </w:divsChild>
                </w:div>
                <w:div w:id="1948199514">
                  <w:marLeft w:val="0"/>
                  <w:marRight w:val="0"/>
                  <w:marTop w:val="0"/>
                  <w:marBottom w:val="0"/>
                  <w:divBdr>
                    <w:top w:val="none" w:sz="0" w:space="0" w:color="auto"/>
                    <w:left w:val="none" w:sz="0" w:space="0" w:color="auto"/>
                    <w:bottom w:val="none" w:sz="0" w:space="0" w:color="auto"/>
                    <w:right w:val="none" w:sz="0" w:space="0" w:color="auto"/>
                  </w:divBdr>
                  <w:divsChild>
                    <w:div w:id="501043662">
                      <w:marLeft w:val="0"/>
                      <w:marRight w:val="0"/>
                      <w:marTop w:val="0"/>
                      <w:marBottom w:val="0"/>
                      <w:divBdr>
                        <w:top w:val="none" w:sz="0" w:space="0" w:color="auto"/>
                        <w:left w:val="none" w:sz="0" w:space="0" w:color="auto"/>
                        <w:bottom w:val="none" w:sz="0" w:space="0" w:color="auto"/>
                        <w:right w:val="none" w:sz="0" w:space="0" w:color="auto"/>
                      </w:divBdr>
                    </w:div>
                  </w:divsChild>
                </w:div>
                <w:div w:id="841429657">
                  <w:marLeft w:val="0"/>
                  <w:marRight w:val="0"/>
                  <w:marTop w:val="0"/>
                  <w:marBottom w:val="0"/>
                  <w:divBdr>
                    <w:top w:val="none" w:sz="0" w:space="0" w:color="auto"/>
                    <w:left w:val="none" w:sz="0" w:space="0" w:color="auto"/>
                    <w:bottom w:val="none" w:sz="0" w:space="0" w:color="auto"/>
                    <w:right w:val="none" w:sz="0" w:space="0" w:color="auto"/>
                  </w:divBdr>
                  <w:divsChild>
                    <w:div w:id="1611552415">
                      <w:marLeft w:val="0"/>
                      <w:marRight w:val="0"/>
                      <w:marTop w:val="0"/>
                      <w:marBottom w:val="0"/>
                      <w:divBdr>
                        <w:top w:val="none" w:sz="0" w:space="0" w:color="auto"/>
                        <w:left w:val="none" w:sz="0" w:space="0" w:color="auto"/>
                        <w:bottom w:val="none" w:sz="0" w:space="0" w:color="auto"/>
                        <w:right w:val="none" w:sz="0" w:space="0" w:color="auto"/>
                      </w:divBdr>
                    </w:div>
                  </w:divsChild>
                </w:div>
                <w:div w:id="1404599423">
                  <w:marLeft w:val="0"/>
                  <w:marRight w:val="0"/>
                  <w:marTop w:val="0"/>
                  <w:marBottom w:val="0"/>
                  <w:divBdr>
                    <w:top w:val="none" w:sz="0" w:space="0" w:color="auto"/>
                    <w:left w:val="none" w:sz="0" w:space="0" w:color="auto"/>
                    <w:bottom w:val="none" w:sz="0" w:space="0" w:color="auto"/>
                    <w:right w:val="none" w:sz="0" w:space="0" w:color="auto"/>
                  </w:divBdr>
                  <w:divsChild>
                    <w:div w:id="827208266">
                      <w:marLeft w:val="0"/>
                      <w:marRight w:val="0"/>
                      <w:marTop w:val="0"/>
                      <w:marBottom w:val="0"/>
                      <w:divBdr>
                        <w:top w:val="none" w:sz="0" w:space="0" w:color="auto"/>
                        <w:left w:val="none" w:sz="0" w:space="0" w:color="auto"/>
                        <w:bottom w:val="none" w:sz="0" w:space="0" w:color="auto"/>
                        <w:right w:val="none" w:sz="0" w:space="0" w:color="auto"/>
                      </w:divBdr>
                    </w:div>
                  </w:divsChild>
                </w:div>
                <w:div w:id="271133301">
                  <w:marLeft w:val="0"/>
                  <w:marRight w:val="0"/>
                  <w:marTop w:val="0"/>
                  <w:marBottom w:val="0"/>
                  <w:divBdr>
                    <w:top w:val="none" w:sz="0" w:space="0" w:color="auto"/>
                    <w:left w:val="none" w:sz="0" w:space="0" w:color="auto"/>
                    <w:bottom w:val="none" w:sz="0" w:space="0" w:color="auto"/>
                    <w:right w:val="none" w:sz="0" w:space="0" w:color="auto"/>
                  </w:divBdr>
                  <w:divsChild>
                    <w:div w:id="1338190007">
                      <w:marLeft w:val="0"/>
                      <w:marRight w:val="0"/>
                      <w:marTop w:val="0"/>
                      <w:marBottom w:val="0"/>
                      <w:divBdr>
                        <w:top w:val="none" w:sz="0" w:space="0" w:color="auto"/>
                        <w:left w:val="none" w:sz="0" w:space="0" w:color="auto"/>
                        <w:bottom w:val="none" w:sz="0" w:space="0" w:color="auto"/>
                        <w:right w:val="none" w:sz="0" w:space="0" w:color="auto"/>
                      </w:divBdr>
                    </w:div>
                  </w:divsChild>
                </w:div>
                <w:div w:id="1841311480">
                  <w:marLeft w:val="0"/>
                  <w:marRight w:val="0"/>
                  <w:marTop w:val="0"/>
                  <w:marBottom w:val="0"/>
                  <w:divBdr>
                    <w:top w:val="none" w:sz="0" w:space="0" w:color="auto"/>
                    <w:left w:val="none" w:sz="0" w:space="0" w:color="auto"/>
                    <w:bottom w:val="none" w:sz="0" w:space="0" w:color="auto"/>
                    <w:right w:val="none" w:sz="0" w:space="0" w:color="auto"/>
                  </w:divBdr>
                  <w:divsChild>
                    <w:div w:id="1484853982">
                      <w:marLeft w:val="0"/>
                      <w:marRight w:val="0"/>
                      <w:marTop w:val="0"/>
                      <w:marBottom w:val="0"/>
                      <w:divBdr>
                        <w:top w:val="none" w:sz="0" w:space="0" w:color="auto"/>
                        <w:left w:val="none" w:sz="0" w:space="0" w:color="auto"/>
                        <w:bottom w:val="none" w:sz="0" w:space="0" w:color="auto"/>
                        <w:right w:val="none" w:sz="0" w:space="0" w:color="auto"/>
                      </w:divBdr>
                    </w:div>
                  </w:divsChild>
                </w:div>
                <w:div w:id="973944895">
                  <w:marLeft w:val="0"/>
                  <w:marRight w:val="0"/>
                  <w:marTop w:val="0"/>
                  <w:marBottom w:val="0"/>
                  <w:divBdr>
                    <w:top w:val="none" w:sz="0" w:space="0" w:color="auto"/>
                    <w:left w:val="none" w:sz="0" w:space="0" w:color="auto"/>
                    <w:bottom w:val="none" w:sz="0" w:space="0" w:color="auto"/>
                    <w:right w:val="none" w:sz="0" w:space="0" w:color="auto"/>
                  </w:divBdr>
                  <w:divsChild>
                    <w:div w:id="2058628561">
                      <w:marLeft w:val="0"/>
                      <w:marRight w:val="0"/>
                      <w:marTop w:val="0"/>
                      <w:marBottom w:val="0"/>
                      <w:divBdr>
                        <w:top w:val="none" w:sz="0" w:space="0" w:color="auto"/>
                        <w:left w:val="none" w:sz="0" w:space="0" w:color="auto"/>
                        <w:bottom w:val="none" w:sz="0" w:space="0" w:color="auto"/>
                        <w:right w:val="none" w:sz="0" w:space="0" w:color="auto"/>
                      </w:divBdr>
                    </w:div>
                  </w:divsChild>
                </w:div>
                <w:div w:id="75058116">
                  <w:marLeft w:val="0"/>
                  <w:marRight w:val="0"/>
                  <w:marTop w:val="0"/>
                  <w:marBottom w:val="0"/>
                  <w:divBdr>
                    <w:top w:val="none" w:sz="0" w:space="0" w:color="auto"/>
                    <w:left w:val="none" w:sz="0" w:space="0" w:color="auto"/>
                    <w:bottom w:val="none" w:sz="0" w:space="0" w:color="auto"/>
                    <w:right w:val="none" w:sz="0" w:space="0" w:color="auto"/>
                  </w:divBdr>
                  <w:divsChild>
                    <w:div w:id="1660882678">
                      <w:marLeft w:val="0"/>
                      <w:marRight w:val="0"/>
                      <w:marTop w:val="0"/>
                      <w:marBottom w:val="0"/>
                      <w:divBdr>
                        <w:top w:val="none" w:sz="0" w:space="0" w:color="auto"/>
                        <w:left w:val="none" w:sz="0" w:space="0" w:color="auto"/>
                        <w:bottom w:val="none" w:sz="0" w:space="0" w:color="auto"/>
                        <w:right w:val="none" w:sz="0" w:space="0" w:color="auto"/>
                      </w:divBdr>
                    </w:div>
                  </w:divsChild>
                </w:div>
                <w:div w:id="2137798175">
                  <w:marLeft w:val="0"/>
                  <w:marRight w:val="0"/>
                  <w:marTop w:val="0"/>
                  <w:marBottom w:val="0"/>
                  <w:divBdr>
                    <w:top w:val="none" w:sz="0" w:space="0" w:color="auto"/>
                    <w:left w:val="none" w:sz="0" w:space="0" w:color="auto"/>
                    <w:bottom w:val="none" w:sz="0" w:space="0" w:color="auto"/>
                    <w:right w:val="none" w:sz="0" w:space="0" w:color="auto"/>
                  </w:divBdr>
                  <w:divsChild>
                    <w:div w:id="1149132156">
                      <w:marLeft w:val="0"/>
                      <w:marRight w:val="0"/>
                      <w:marTop w:val="0"/>
                      <w:marBottom w:val="0"/>
                      <w:divBdr>
                        <w:top w:val="none" w:sz="0" w:space="0" w:color="auto"/>
                        <w:left w:val="none" w:sz="0" w:space="0" w:color="auto"/>
                        <w:bottom w:val="none" w:sz="0" w:space="0" w:color="auto"/>
                        <w:right w:val="none" w:sz="0" w:space="0" w:color="auto"/>
                      </w:divBdr>
                    </w:div>
                  </w:divsChild>
                </w:div>
                <w:div w:id="1511607372">
                  <w:marLeft w:val="0"/>
                  <w:marRight w:val="0"/>
                  <w:marTop w:val="0"/>
                  <w:marBottom w:val="0"/>
                  <w:divBdr>
                    <w:top w:val="none" w:sz="0" w:space="0" w:color="auto"/>
                    <w:left w:val="none" w:sz="0" w:space="0" w:color="auto"/>
                    <w:bottom w:val="none" w:sz="0" w:space="0" w:color="auto"/>
                    <w:right w:val="none" w:sz="0" w:space="0" w:color="auto"/>
                  </w:divBdr>
                  <w:divsChild>
                    <w:div w:id="15497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23000">
          <w:marLeft w:val="0"/>
          <w:marRight w:val="0"/>
          <w:marTop w:val="0"/>
          <w:marBottom w:val="0"/>
          <w:divBdr>
            <w:top w:val="none" w:sz="0" w:space="0" w:color="auto"/>
            <w:left w:val="none" w:sz="0" w:space="0" w:color="auto"/>
            <w:bottom w:val="none" w:sz="0" w:space="0" w:color="auto"/>
            <w:right w:val="none" w:sz="0" w:space="0" w:color="auto"/>
          </w:divBdr>
        </w:div>
        <w:div w:id="1916474137">
          <w:marLeft w:val="0"/>
          <w:marRight w:val="0"/>
          <w:marTop w:val="0"/>
          <w:marBottom w:val="0"/>
          <w:divBdr>
            <w:top w:val="none" w:sz="0" w:space="0" w:color="auto"/>
            <w:left w:val="none" w:sz="0" w:space="0" w:color="auto"/>
            <w:bottom w:val="none" w:sz="0" w:space="0" w:color="auto"/>
            <w:right w:val="none" w:sz="0" w:space="0" w:color="auto"/>
          </w:divBdr>
        </w:div>
        <w:div w:id="963344477">
          <w:marLeft w:val="0"/>
          <w:marRight w:val="0"/>
          <w:marTop w:val="0"/>
          <w:marBottom w:val="0"/>
          <w:divBdr>
            <w:top w:val="none" w:sz="0" w:space="0" w:color="auto"/>
            <w:left w:val="none" w:sz="0" w:space="0" w:color="auto"/>
            <w:bottom w:val="none" w:sz="0" w:space="0" w:color="auto"/>
            <w:right w:val="none" w:sz="0" w:space="0" w:color="auto"/>
          </w:divBdr>
        </w:div>
        <w:div w:id="931283469">
          <w:marLeft w:val="0"/>
          <w:marRight w:val="0"/>
          <w:marTop w:val="0"/>
          <w:marBottom w:val="0"/>
          <w:divBdr>
            <w:top w:val="none" w:sz="0" w:space="0" w:color="auto"/>
            <w:left w:val="none" w:sz="0" w:space="0" w:color="auto"/>
            <w:bottom w:val="none" w:sz="0" w:space="0" w:color="auto"/>
            <w:right w:val="none" w:sz="0" w:space="0" w:color="auto"/>
          </w:divBdr>
        </w:div>
        <w:div w:id="2085831018">
          <w:marLeft w:val="0"/>
          <w:marRight w:val="0"/>
          <w:marTop w:val="0"/>
          <w:marBottom w:val="0"/>
          <w:divBdr>
            <w:top w:val="none" w:sz="0" w:space="0" w:color="auto"/>
            <w:left w:val="none" w:sz="0" w:space="0" w:color="auto"/>
            <w:bottom w:val="none" w:sz="0" w:space="0" w:color="auto"/>
            <w:right w:val="none" w:sz="0" w:space="0" w:color="auto"/>
          </w:divBdr>
        </w:div>
        <w:div w:id="433331452">
          <w:marLeft w:val="0"/>
          <w:marRight w:val="0"/>
          <w:marTop w:val="0"/>
          <w:marBottom w:val="0"/>
          <w:divBdr>
            <w:top w:val="none" w:sz="0" w:space="0" w:color="auto"/>
            <w:left w:val="none" w:sz="0" w:space="0" w:color="auto"/>
            <w:bottom w:val="none" w:sz="0" w:space="0" w:color="auto"/>
            <w:right w:val="none" w:sz="0" w:space="0" w:color="auto"/>
          </w:divBdr>
        </w:div>
        <w:div w:id="2053722194">
          <w:marLeft w:val="0"/>
          <w:marRight w:val="0"/>
          <w:marTop w:val="0"/>
          <w:marBottom w:val="0"/>
          <w:divBdr>
            <w:top w:val="none" w:sz="0" w:space="0" w:color="auto"/>
            <w:left w:val="none" w:sz="0" w:space="0" w:color="auto"/>
            <w:bottom w:val="none" w:sz="0" w:space="0" w:color="auto"/>
            <w:right w:val="none" w:sz="0" w:space="0" w:color="auto"/>
          </w:divBdr>
        </w:div>
        <w:div w:id="2042047114">
          <w:marLeft w:val="0"/>
          <w:marRight w:val="0"/>
          <w:marTop w:val="0"/>
          <w:marBottom w:val="0"/>
          <w:divBdr>
            <w:top w:val="none" w:sz="0" w:space="0" w:color="auto"/>
            <w:left w:val="none" w:sz="0" w:space="0" w:color="auto"/>
            <w:bottom w:val="none" w:sz="0" w:space="0" w:color="auto"/>
            <w:right w:val="none" w:sz="0" w:space="0" w:color="auto"/>
          </w:divBdr>
        </w:div>
        <w:div w:id="188110505">
          <w:marLeft w:val="0"/>
          <w:marRight w:val="0"/>
          <w:marTop w:val="0"/>
          <w:marBottom w:val="0"/>
          <w:divBdr>
            <w:top w:val="none" w:sz="0" w:space="0" w:color="auto"/>
            <w:left w:val="none" w:sz="0" w:space="0" w:color="auto"/>
            <w:bottom w:val="none" w:sz="0" w:space="0" w:color="auto"/>
            <w:right w:val="none" w:sz="0" w:space="0" w:color="auto"/>
          </w:divBdr>
        </w:div>
        <w:div w:id="659777481">
          <w:marLeft w:val="0"/>
          <w:marRight w:val="0"/>
          <w:marTop w:val="0"/>
          <w:marBottom w:val="0"/>
          <w:divBdr>
            <w:top w:val="none" w:sz="0" w:space="0" w:color="auto"/>
            <w:left w:val="none" w:sz="0" w:space="0" w:color="auto"/>
            <w:bottom w:val="none" w:sz="0" w:space="0" w:color="auto"/>
            <w:right w:val="none" w:sz="0" w:space="0" w:color="auto"/>
          </w:divBdr>
        </w:div>
        <w:div w:id="565266388">
          <w:marLeft w:val="0"/>
          <w:marRight w:val="0"/>
          <w:marTop w:val="0"/>
          <w:marBottom w:val="0"/>
          <w:divBdr>
            <w:top w:val="none" w:sz="0" w:space="0" w:color="auto"/>
            <w:left w:val="none" w:sz="0" w:space="0" w:color="auto"/>
            <w:bottom w:val="none" w:sz="0" w:space="0" w:color="auto"/>
            <w:right w:val="none" w:sz="0" w:space="0" w:color="auto"/>
          </w:divBdr>
        </w:div>
        <w:div w:id="314649618">
          <w:marLeft w:val="0"/>
          <w:marRight w:val="0"/>
          <w:marTop w:val="0"/>
          <w:marBottom w:val="0"/>
          <w:divBdr>
            <w:top w:val="none" w:sz="0" w:space="0" w:color="auto"/>
            <w:left w:val="none" w:sz="0" w:space="0" w:color="auto"/>
            <w:bottom w:val="none" w:sz="0" w:space="0" w:color="auto"/>
            <w:right w:val="none" w:sz="0" w:space="0" w:color="auto"/>
          </w:divBdr>
          <w:divsChild>
            <w:div w:id="1162159484">
              <w:marLeft w:val="-75"/>
              <w:marRight w:val="0"/>
              <w:marTop w:val="30"/>
              <w:marBottom w:val="30"/>
              <w:divBdr>
                <w:top w:val="none" w:sz="0" w:space="0" w:color="auto"/>
                <w:left w:val="none" w:sz="0" w:space="0" w:color="auto"/>
                <w:bottom w:val="none" w:sz="0" w:space="0" w:color="auto"/>
                <w:right w:val="none" w:sz="0" w:space="0" w:color="auto"/>
              </w:divBdr>
              <w:divsChild>
                <w:div w:id="1310745064">
                  <w:marLeft w:val="0"/>
                  <w:marRight w:val="0"/>
                  <w:marTop w:val="0"/>
                  <w:marBottom w:val="0"/>
                  <w:divBdr>
                    <w:top w:val="none" w:sz="0" w:space="0" w:color="auto"/>
                    <w:left w:val="none" w:sz="0" w:space="0" w:color="auto"/>
                    <w:bottom w:val="none" w:sz="0" w:space="0" w:color="auto"/>
                    <w:right w:val="none" w:sz="0" w:space="0" w:color="auto"/>
                  </w:divBdr>
                  <w:divsChild>
                    <w:div w:id="872304094">
                      <w:marLeft w:val="0"/>
                      <w:marRight w:val="0"/>
                      <w:marTop w:val="0"/>
                      <w:marBottom w:val="0"/>
                      <w:divBdr>
                        <w:top w:val="none" w:sz="0" w:space="0" w:color="auto"/>
                        <w:left w:val="none" w:sz="0" w:space="0" w:color="auto"/>
                        <w:bottom w:val="none" w:sz="0" w:space="0" w:color="auto"/>
                        <w:right w:val="none" w:sz="0" w:space="0" w:color="auto"/>
                      </w:divBdr>
                    </w:div>
                  </w:divsChild>
                </w:div>
                <w:div w:id="1796561967">
                  <w:marLeft w:val="0"/>
                  <w:marRight w:val="0"/>
                  <w:marTop w:val="0"/>
                  <w:marBottom w:val="0"/>
                  <w:divBdr>
                    <w:top w:val="none" w:sz="0" w:space="0" w:color="auto"/>
                    <w:left w:val="none" w:sz="0" w:space="0" w:color="auto"/>
                    <w:bottom w:val="none" w:sz="0" w:space="0" w:color="auto"/>
                    <w:right w:val="none" w:sz="0" w:space="0" w:color="auto"/>
                  </w:divBdr>
                  <w:divsChild>
                    <w:div w:id="608658155">
                      <w:marLeft w:val="0"/>
                      <w:marRight w:val="0"/>
                      <w:marTop w:val="0"/>
                      <w:marBottom w:val="0"/>
                      <w:divBdr>
                        <w:top w:val="none" w:sz="0" w:space="0" w:color="auto"/>
                        <w:left w:val="none" w:sz="0" w:space="0" w:color="auto"/>
                        <w:bottom w:val="none" w:sz="0" w:space="0" w:color="auto"/>
                        <w:right w:val="none" w:sz="0" w:space="0" w:color="auto"/>
                      </w:divBdr>
                    </w:div>
                  </w:divsChild>
                </w:div>
                <w:div w:id="145512448">
                  <w:marLeft w:val="0"/>
                  <w:marRight w:val="0"/>
                  <w:marTop w:val="0"/>
                  <w:marBottom w:val="0"/>
                  <w:divBdr>
                    <w:top w:val="none" w:sz="0" w:space="0" w:color="auto"/>
                    <w:left w:val="none" w:sz="0" w:space="0" w:color="auto"/>
                    <w:bottom w:val="none" w:sz="0" w:space="0" w:color="auto"/>
                    <w:right w:val="none" w:sz="0" w:space="0" w:color="auto"/>
                  </w:divBdr>
                  <w:divsChild>
                    <w:div w:id="566039730">
                      <w:marLeft w:val="0"/>
                      <w:marRight w:val="0"/>
                      <w:marTop w:val="0"/>
                      <w:marBottom w:val="0"/>
                      <w:divBdr>
                        <w:top w:val="none" w:sz="0" w:space="0" w:color="auto"/>
                        <w:left w:val="none" w:sz="0" w:space="0" w:color="auto"/>
                        <w:bottom w:val="none" w:sz="0" w:space="0" w:color="auto"/>
                        <w:right w:val="none" w:sz="0" w:space="0" w:color="auto"/>
                      </w:divBdr>
                    </w:div>
                  </w:divsChild>
                </w:div>
                <w:div w:id="1782988705">
                  <w:marLeft w:val="0"/>
                  <w:marRight w:val="0"/>
                  <w:marTop w:val="0"/>
                  <w:marBottom w:val="0"/>
                  <w:divBdr>
                    <w:top w:val="none" w:sz="0" w:space="0" w:color="auto"/>
                    <w:left w:val="none" w:sz="0" w:space="0" w:color="auto"/>
                    <w:bottom w:val="none" w:sz="0" w:space="0" w:color="auto"/>
                    <w:right w:val="none" w:sz="0" w:space="0" w:color="auto"/>
                  </w:divBdr>
                  <w:divsChild>
                    <w:div w:id="488450467">
                      <w:marLeft w:val="0"/>
                      <w:marRight w:val="0"/>
                      <w:marTop w:val="0"/>
                      <w:marBottom w:val="0"/>
                      <w:divBdr>
                        <w:top w:val="none" w:sz="0" w:space="0" w:color="auto"/>
                        <w:left w:val="none" w:sz="0" w:space="0" w:color="auto"/>
                        <w:bottom w:val="none" w:sz="0" w:space="0" w:color="auto"/>
                        <w:right w:val="none" w:sz="0" w:space="0" w:color="auto"/>
                      </w:divBdr>
                    </w:div>
                  </w:divsChild>
                </w:div>
                <w:div w:id="410857579">
                  <w:marLeft w:val="0"/>
                  <w:marRight w:val="0"/>
                  <w:marTop w:val="0"/>
                  <w:marBottom w:val="0"/>
                  <w:divBdr>
                    <w:top w:val="none" w:sz="0" w:space="0" w:color="auto"/>
                    <w:left w:val="none" w:sz="0" w:space="0" w:color="auto"/>
                    <w:bottom w:val="none" w:sz="0" w:space="0" w:color="auto"/>
                    <w:right w:val="none" w:sz="0" w:space="0" w:color="auto"/>
                  </w:divBdr>
                  <w:divsChild>
                    <w:div w:id="707950568">
                      <w:marLeft w:val="0"/>
                      <w:marRight w:val="0"/>
                      <w:marTop w:val="0"/>
                      <w:marBottom w:val="0"/>
                      <w:divBdr>
                        <w:top w:val="none" w:sz="0" w:space="0" w:color="auto"/>
                        <w:left w:val="none" w:sz="0" w:space="0" w:color="auto"/>
                        <w:bottom w:val="none" w:sz="0" w:space="0" w:color="auto"/>
                        <w:right w:val="none" w:sz="0" w:space="0" w:color="auto"/>
                      </w:divBdr>
                    </w:div>
                  </w:divsChild>
                </w:div>
                <w:div w:id="540703314">
                  <w:marLeft w:val="0"/>
                  <w:marRight w:val="0"/>
                  <w:marTop w:val="0"/>
                  <w:marBottom w:val="0"/>
                  <w:divBdr>
                    <w:top w:val="none" w:sz="0" w:space="0" w:color="auto"/>
                    <w:left w:val="none" w:sz="0" w:space="0" w:color="auto"/>
                    <w:bottom w:val="none" w:sz="0" w:space="0" w:color="auto"/>
                    <w:right w:val="none" w:sz="0" w:space="0" w:color="auto"/>
                  </w:divBdr>
                  <w:divsChild>
                    <w:div w:id="15814946">
                      <w:marLeft w:val="0"/>
                      <w:marRight w:val="0"/>
                      <w:marTop w:val="0"/>
                      <w:marBottom w:val="0"/>
                      <w:divBdr>
                        <w:top w:val="none" w:sz="0" w:space="0" w:color="auto"/>
                        <w:left w:val="none" w:sz="0" w:space="0" w:color="auto"/>
                        <w:bottom w:val="none" w:sz="0" w:space="0" w:color="auto"/>
                        <w:right w:val="none" w:sz="0" w:space="0" w:color="auto"/>
                      </w:divBdr>
                    </w:div>
                  </w:divsChild>
                </w:div>
                <w:div w:id="1684235570">
                  <w:marLeft w:val="0"/>
                  <w:marRight w:val="0"/>
                  <w:marTop w:val="0"/>
                  <w:marBottom w:val="0"/>
                  <w:divBdr>
                    <w:top w:val="none" w:sz="0" w:space="0" w:color="auto"/>
                    <w:left w:val="none" w:sz="0" w:space="0" w:color="auto"/>
                    <w:bottom w:val="none" w:sz="0" w:space="0" w:color="auto"/>
                    <w:right w:val="none" w:sz="0" w:space="0" w:color="auto"/>
                  </w:divBdr>
                  <w:divsChild>
                    <w:div w:id="1121875121">
                      <w:marLeft w:val="0"/>
                      <w:marRight w:val="0"/>
                      <w:marTop w:val="0"/>
                      <w:marBottom w:val="0"/>
                      <w:divBdr>
                        <w:top w:val="none" w:sz="0" w:space="0" w:color="auto"/>
                        <w:left w:val="none" w:sz="0" w:space="0" w:color="auto"/>
                        <w:bottom w:val="none" w:sz="0" w:space="0" w:color="auto"/>
                        <w:right w:val="none" w:sz="0" w:space="0" w:color="auto"/>
                      </w:divBdr>
                    </w:div>
                  </w:divsChild>
                </w:div>
                <w:div w:id="467433332">
                  <w:marLeft w:val="0"/>
                  <w:marRight w:val="0"/>
                  <w:marTop w:val="0"/>
                  <w:marBottom w:val="0"/>
                  <w:divBdr>
                    <w:top w:val="none" w:sz="0" w:space="0" w:color="auto"/>
                    <w:left w:val="none" w:sz="0" w:space="0" w:color="auto"/>
                    <w:bottom w:val="none" w:sz="0" w:space="0" w:color="auto"/>
                    <w:right w:val="none" w:sz="0" w:space="0" w:color="auto"/>
                  </w:divBdr>
                  <w:divsChild>
                    <w:div w:id="1249804151">
                      <w:marLeft w:val="0"/>
                      <w:marRight w:val="0"/>
                      <w:marTop w:val="0"/>
                      <w:marBottom w:val="0"/>
                      <w:divBdr>
                        <w:top w:val="none" w:sz="0" w:space="0" w:color="auto"/>
                        <w:left w:val="none" w:sz="0" w:space="0" w:color="auto"/>
                        <w:bottom w:val="none" w:sz="0" w:space="0" w:color="auto"/>
                        <w:right w:val="none" w:sz="0" w:space="0" w:color="auto"/>
                      </w:divBdr>
                    </w:div>
                  </w:divsChild>
                </w:div>
                <w:div w:id="1233470608">
                  <w:marLeft w:val="0"/>
                  <w:marRight w:val="0"/>
                  <w:marTop w:val="0"/>
                  <w:marBottom w:val="0"/>
                  <w:divBdr>
                    <w:top w:val="none" w:sz="0" w:space="0" w:color="auto"/>
                    <w:left w:val="none" w:sz="0" w:space="0" w:color="auto"/>
                    <w:bottom w:val="none" w:sz="0" w:space="0" w:color="auto"/>
                    <w:right w:val="none" w:sz="0" w:space="0" w:color="auto"/>
                  </w:divBdr>
                  <w:divsChild>
                    <w:div w:id="1416131077">
                      <w:marLeft w:val="0"/>
                      <w:marRight w:val="0"/>
                      <w:marTop w:val="0"/>
                      <w:marBottom w:val="0"/>
                      <w:divBdr>
                        <w:top w:val="none" w:sz="0" w:space="0" w:color="auto"/>
                        <w:left w:val="none" w:sz="0" w:space="0" w:color="auto"/>
                        <w:bottom w:val="none" w:sz="0" w:space="0" w:color="auto"/>
                        <w:right w:val="none" w:sz="0" w:space="0" w:color="auto"/>
                      </w:divBdr>
                    </w:div>
                  </w:divsChild>
                </w:div>
                <w:div w:id="132064052">
                  <w:marLeft w:val="0"/>
                  <w:marRight w:val="0"/>
                  <w:marTop w:val="0"/>
                  <w:marBottom w:val="0"/>
                  <w:divBdr>
                    <w:top w:val="none" w:sz="0" w:space="0" w:color="auto"/>
                    <w:left w:val="none" w:sz="0" w:space="0" w:color="auto"/>
                    <w:bottom w:val="none" w:sz="0" w:space="0" w:color="auto"/>
                    <w:right w:val="none" w:sz="0" w:space="0" w:color="auto"/>
                  </w:divBdr>
                  <w:divsChild>
                    <w:div w:id="1756900375">
                      <w:marLeft w:val="0"/>
                      <w:marRight w:val="0"/>
                      <w:marTop w:val="0"/>
                      <w:marBottom w:val="0"/>
                      <w:divBdr>
                        <w:top w:val="none" w:sz="0" w:space="0" w:color="auto"/>
                        <w:left w:val="none" w:sz="0" w:space="0" w:color="auto"/>
                        <w:bottom w:val="none" w:sz="0" w:space="0" w:color="auto"/>
                        <w:right w:val="none" w:sz="0" w:space="0" w:color="auto"/>
                      </w:divBdr>
                    </w:div>
                  </w:divsChild>
                </w:div>
                <w:div w:id="1932471313">
                  <w:marLeft w:val="0"/>
                  <w:marRight w:val="0"/>
                  <w:marTop w:val="0"/>
                  <w:marBottom w:val="0"/>
                  <w:divBdr>
                    <w:top w:val="none" w:sz="0" w:space="0" w:color="auto"/>
                    <w:left w:val="none" w:sz="0" w:space="0" w:color="auto"/>
                    <w:bottom w:val="none" w:sz="0" w:space="0" w:color="auto"/>
                    <w:right w:val="none" w:sz="0" w:space="0" w:color="auto"/>
                  </w:divBdr>
                  <w:divsChild>
                    <w:div w:id="477696935">
                      <w:marLeft w:val="0"/>
                      <w:marRight w:val="0"/>
                      <w:marTop w:val="0"/>
                      <w:marBottom w:val="0"/>
                      <w:divBdr>
                        <w:top w:val="none" w:sz="0" w:space="0" w:color="auto"/>
                        <w:left w:val="none" w:sz="0" w:space="0" w:color="auto"/>
                        <w:bottom w:val="none" w:sz="0" w:space="0" w:color="auto"/>
                        <w:right w:val="none" w:sz="0" w:space="0" w:color="auto"/>
                      </w:divBdr>
                    </w:div>
                  </w:divsChild>
                </w:div>
                <w:div w:id="883907244">
                  <w:marLeft w:val="0"/>
                  <w:marRight w:val="0"/>
                  <w:marTop w:val="0"/>
                  <w:marBottom w:val="0"/>
                  <w:divBdr>
                    <w:top w:val="none" w:sz="0" w:space="0" w:color="auto"/>
                    <w:left w:val="none" w:sz="0" w:space="0" w:color="auto"/>
                    <w:bottom w:val="none" w:sz="0" w:space="0" w:color="auto"/>
                    <w:right w:val="none" w:sz="0" w:space="0" w:color="auto"/>
                  </w:divBdr>
                  <w:divsChild>
                    <w:div w:id="313147691">
                      <w:marLeft w:val="0"/>
                      <w:marRight w:val="0"/>
                      <w:marTop w:val="0"/>
                      <w:marBottom w:val="0"/>
                      <w:divBdr>
                        <w:top w:val="none" w:sz="0" w:space="0" w:color="auto"/>
                        <w:left w:val="none" w:sz="0" w:space="0" w:color="auto"/>
                        <w:bottom w:val="none" w:sz="0" w:space="0" w:color="auto"/>
                        <w:right w:val="none" w:sz="0" w:space="0" w:color="auto"/>
                      </w:divBdr>
                    </w:div>
                  </w:divsChild>
                </w:div>
                <w:div w:id="1877430679">
                  <w:marLeft w:val="0"/>
                  <w:marRight w:val="0"/>
                  <w:marTop w:val="0"/>
                  <w:marBottom w:val="0"/>
                  <w:divBdr>
                    <w:top w:val="none" w:sz="0" w:space="0" w:color="auto"/>
                    <w:left w:val="none" w:sz="0" w:space="0" w:color="auto"/>
                    <w:bottom w:val="none" w:sz="0" w:space="0" w:color="auto"/>
                    <w:right w:val="none" w:sz="0" w:space="0" w:color="auto"/>
                  </w:divBdr>
                  <w:divsChild>
                    <w:div w:id="488790619">
                      <w:marLeft w:val="0"/>
                      <w:marRight w:val="0"/>
                      <w:marTop w:val="0"/>
                      <w:marBottom w:val="0"/>
                      <w:divBdr>
                        <w:top w:val="none" w:sz="0" w:space="0" w:color="auto"/>
                        <w:left w:val="none" w:sz="0" w:space="0" w:color="auto"/>
                        <w:bottom w:val="none" w:sz="0" w:space="0" w:color="auto"/>
                        <w:right w:val="none" w:sz="0" w:space="0" w:color="auto"/>
                      </w:divBdr>
                    </w:div>
                  </w:divsChild>
                </w:div>
                <w:div w:id="1808669873">
                  <w:marLeft w:val="0"/>
                  <w:marRight w:val="0"/>
                  <w:marTop w:val="0"/>
                  <w:marBottom w:val="0"/>
                  <w:divBdr>
                    <w:top w:val="none" w:sz="0" w:space="0" w:color="auto"/>
                    <w:left w:val="none" w:sz="0" w:space="0" w:color="auto"/>
                    <w:bottom w:val="none" w:sz="0" w:space="0" w:color="auto"/>
                    <w:right w:val="none" w:sz="0" w:space="0" w:color="auto"/>
                  </w:divBdr>
                  <w:divsChild>
                    <w:div w:id="820344736">
                      <w:marLeft w:val="0"/>
                      <w:marRight w:val="0"/>
                      <w:marTop w:val="0"/>
                      <w:marBottom w:val="0"/>
                      <w:divBdr>
                        <w:top w:val="none" w:sz="0" w:space="0" w:color="auto"/>
                        <w:left w:val="none" w:sz="0" w:space="0" w:color="auto"/>
                        <w:bottom w:val="none" w:sz="0" w:space="0" w:color="auto"/>
                        <w:right w:val="none" w:sz="0" w:space="0" w:color="auto"/>
                      </w:divBdr>
                    </w:div>
                  </w:divsChild>
                </w:div>
                <w:div w:id="1242178905">
                  <w:marLeft w:val="0"/>
                  <w:marRight w:val="0"/>
                  <w:marTop w:val="0"/>
                  <w:marBottom w:val="0"/>
                  <w:divBdr>
                    <w:top w:val="none" w:sz="0" w:space="0" w:color="auto"/>
                    <w:left w:val="none" w:sz="0" w:space="0" w:color="auto"/>
                    <w:bottom w:val="none" w:sz="0" w:space="0" w:color="auto"/>
                    <w:right w:val="none" w:sz="0" w:space="0" w:color="auto"/>
                  </w:divBdr>
                  <w:divsChild>
                    <w:div w:id="877937190">
                      <w:marLeft w:val="0"/>
                      <w:marRight w:val="0"/>
                      <w:marTop w:val="0"/>
                      <w:marBottom w:val="0"/>
                      <w:divBdr>
                        <w:top w:val="none" w:sz="0" w:space="0" w:color="auto"/>
                        <w:left w:val="none" w:sz="0" w:space="0" w:color="auto"/>
                        <w:bottom w:val="none" w:sz="0" w:space="0" w:color="auto"/>
                        <w:right w:val="none" w:sz="0" w:space="0" w:color="auto"/>
                      </w:divBdr>
                    </w:div>
                  </w:divsChild>
                </w:div>
                <w:div w:id="433018565">
                  <w:marLeft w:val="0"/>
                  <w:marRight w:val="0"/>
                  <w:marTop w:val="0"/>
                  <w:marBottom w:val="0"/>
                  <w:divBdr>
                    <w:top w:val="none" w:sz="0" w:space="0" w:color="auto"/>
                    <w:left w:val="none" w:sz="0" w:space="0" w:color="auto"/>
                    <w:bottom w:val="none" w:sz="0" w:space="0" w:color="auto"/>
                    <w:right w:val="none" w:sz="0" w:space="0" w:color="auto"/>
                  </w:divBdr>
                  <w:divsChild>
                    <w:div w:id="1391341322">
                      <w:marLeft w:val="0"/>
                      <w:marRight w:val="0"/>
                      <w:marTop w:val="0"/>
                      <w:marBottom w:val="0"/>
                      <w:divBdr>
                        <w:top w:val="none" w:sz="0" w:space="0" w:color="auto"/>
                        <w:left w:val="none" w:sz="0" w:space="0" w:color="auto"/>
                        <w:bottom w:val="none" w:sz="0" w:space="0" w:color="auto"/>
                        <w:right w:val="none" w:sz="0" w:space="0" w:color="auto"/>
                      </w:divBdr>
                    </w:div>
                  </w:divsChild>
                </w:div>
                <w:div w:id="992753932">
                  <w:marLeft w:val="0"/>
                  <w:marRight w:val="0"/>
                  <w:marTop w:val="0"/>
                  <w:marBottom w:val="0"/>
                  <w:divBdr>
                    <w:top w:val="none" w:sz="0" w:space="0" w:color="auto"/>
                    <w:left w:val="none" w:sz="0" w:space="0" w:color="auto"/>
                    <w:bottom w:val="none" w:sz="0" w:space="0" w:color="auto"/>
                    <w:right w:val="none" w:sz="0" w:space="0" w:color="auto"/>
                  </w:divBdr>
                  <w:divsChild>
                    <w:div w:id="1567378896">
                      <w:marLeft w:val="0"/>
                      <w:marRight w:val="0"/>
                      <w:marTop w:val="0"/>
                      <w:marBottom w:val="0"/>
                      <w:divBdr>
                        <w:top w:val="none" w:sz="0" w:space="0" w:color="auto"/>
                        <w:left w:val="none" w:sz="0" w:space="0" w:color="auto"/>
                        <w:bottom w:val="none" w:sz="0" w:space="0" w:color="auto"/>
                        <w:right w:val="none" w:sz="0" w:space="0" w:color="auto"/>
                      </w:divBdr>
                    </w:div>
                  </w:divsChild>
                </w:div>
                <w:div w:id="959996105">
                  <w:marLeft w:val="0"/>
                  <w:marRight w:val="0"/>
                  <w:marTop w:val="0"/>
                  <w:marBottom w:val="0"/>
                  <w:divBdr>
                    <w:top w:val="none" w:sz="0" w:space="0" w:color="auto"/>
                    <w:left w:val="none" w:sz="0" w:space="0" w:color="auto"/>
                    <w:bottom w:val="none" w:sz="0" w:space="0" w:color="auto"/>
                    <w:right w:val="none" w:sz="0" w:space="0" w:color="auto"/>
                  </w:divBdr>
                  <w:divsChild>
                    <w:div w:id="176893063">
                      <w:marLeft w:val="0"/>
                      <w:marRight w:val="0"/>
                      <w:marTop w:val="0"/>
                      <w:marBottom w:val="0"/>
                      <w:divBdr>
                        <w:top w:val="none" w:sz="0" w:space="0" w:color="auto"/>
                        <w:left w:val="none" w:sz="0" w:space="0" w:color="auto"/>
                        <w:bottom w:val="none" w:sz="0" w:space="0" w:color="auto"/>
                        <w:right w:val="none" w:sz="0" w:space="0" w:color="auto"/>
                      </w:divBdr>
                    </w:div>
                  </w:divsChild>
                </w:div>
                <w:div w:id="1080449595">
                  <w:marLeft w:val="0"/>
                  <w:marRight w:val="0"/>
                  <w:marTop w:val="0"/>
                  <w:marBottom w:val="0"/>
                  <w:divBdr>
                    <w:top w:val="none" w:sz="0" w:space="0" w:color="auto"/>
                    <w:left w:val="none" w:sz="0" w:space="0" w:color="auto"/>
                    <w:bottom w:val="none" w:sz="0" w:space="0" w:color="auto"/>
                    <w:right w:val="none" w:sz="0" w:space="0" w:color="auto"/>
                  </w:divBdr>
                  <w:divsChild>
                    <w:div w:id="922490997">
                      <w:marLeft w:val="0"/>
                      <w:marRight w:val="0"/>
                      <w:marTop w:val="0"/>
                      <w:marBottom w:val="0"/>
                      <w:divBdr>
                        <w:top w:val="none" w:sz="0" w:space="0" w:color="auto"/>
                        <w:left w:val="none" w:sz="0" w:space="0" w:color="auto"/>
                        <w:bottom w:val="none" w:sz="0" w:space="0" w:color="auto"/>
                        <w:right w:val="none" w:sz="0" w:space="0" w:color="auto"/>
                      </w:divBdr>
                    </w:div>
                  </w:divsChild>
                </w:div>
                <w:div w:id="1006784878">
                  <w:marLeft w:val="0"/>
                  <w:marRight w:val="0"/>
                  <w:marTop w:val="0"/>
                  <w:marBottom w:val="0"/>
                  <w:divBdr>
                    <w:top w:val="none" w:sz="0" w:space="0" w:color="auto"/>
                    <w:left w:val="none" w:sz="0" w:space="0" w:color="auto"/>
                    <w:bottom w:val="none" w:sz="0" w:space="0" w:color="auto"/>
                    <w:right w:val="none" w:sz="0" w:space="0" w:color="auto"/>
                  </w:divBdr>
                  <w:divsChild>
                    <w:div w:id="481581868">
                      <w:marLeft w:val="0"/>
                      <w:marRight w:val="0"/>
                      <w:marTop w:val="0"/>
                      <w:marBottom w:val="0"/>
                      <w:divBdr>
                        <w:top w:val="none" w:sz="0" w:space="0" w:color="auto"/>
                        <w:left w:val="none" w:sz="0" w:space="0" w:color="auto"/>
                        <w:bottom w:val="none" w:sz="0" w:space="0" w:color="auto"/>
                        <w:right w:val="none" w:sz="0" w:space="0" w:color="auto"/>
                      </w:divBdr>
                    </w:div>
                  </w:divsChild>
                </w:div>
                <w:div w:id="38945411">
                  <w:marLeft w:val="0"/>
                  <w:marRight w:val="0"/>
                  <w:marTop w:val="0"/>
                  <w:marBottom w:val="0"/>
                  <w:divBdr>
                    <w:top w:val="none" w:sz="0" w:space="0" w:color="auto"/>
                    <w:left w:val="none" w:sz="0" w:space="0" w:color="auto"/>
                    <w:bottom w:val="none" w:sz="0" w:space="0" w:color="auto"/>
                    <w:right w:val="none" w:sz="0" w:space="0" w:color="auto"/>
                  </w:divBdr>
                  <w:divsChild>
                    <w:div w:id="382364760">
                      <w:marLeft w:val="0"/>
                      <w:marRight w:val="0"/>
                      <w:marTop w:val="0"/>
                      <w:marBottom w:val="0"/>
                      <w:divBdr>
                        <w:top w:val="none" w:sz="0" w:space="0" w:color="auto"/>
                        <w:left w:val="none" w:sz="0" w:space="0" w:color="auto"/>
                        <w:bottom w:val="none" w:sz="0" w:space="0" w:color="auto"/>
                        <w:right w:val="none" w:sz="0" w:space="0" w:color="auto"/>
                      </w:divBdr>
                    </w:div>
                  </w:divsChild>
                </w:div>
                <w:div w:id="478807925">
                  <w:marLeft w:val="0"/>
                  <w:marRight w:val="0"/>
                  <w:marTop w:val="0"/>
                  <w:marBottom w:val="0"/>
                  <w:divBdr>
                    <w:top w:val="none" w:sz="0" w:space="0" w:color="auto"/>
                    <w:left w:val="none" w:sz="0" w:space="0" w:color="auto"/>
                    <w:bottom w:val="none" w:sz="0" w:space="0" w:color="auto"/>
                    <w:right w:val="none" w:sz="0" w:space="0" w:color="auto"/>
                  </w:divBdr>
                  <w:divsChild>
                    <w:div w:id="839855104">
                      <w:marLeft w:val="0"/>
                      <w:marRight w:val="0"/>
                      <w:marTop w:val="0"/>
                      <w:marBottom w:val="0"/>
                      <w:divBdr>
                        <w:top w:val="none" w:sz="0" w:space="0" w:color="auto"/>
                        <w:left w:val="none" w:sz="0" w:space="0" w:color="auto"/>
                        <w:bottom w:val="none" w:sz="0" w:space="0" w:color="auto"/>
                        <w:right w:val="none" w:sz="0" w:space="0" w:color="auto"/>
                      </w:divBdr>
                    </w:div>
                  </w:divsChild>
                </w:div>
                <w:div w:id="2072271464">
                  <w:marLeft w:val="0"/>
                  <w:marRight w:val="0"/>
                  <w:marTop w:val="0"/>
                  <w:marBottom w:val="0"/>
                  <w:divBdr>
                    <w:top w:val="none" w:sz="0" w:space="0" w:color="auto"/>
                    <w:left w:val="none" w:sz="0" w:space="0" w:color="auto"/>
                    <w:bottom w:val="none" w:sz="0" w:space="0" w:color="auto"/>
                    <w:right w:val="none" w:sz="0" w:space="0" w:color="auto"/>
                  </w:divBdr>
                  <w:divsChild>
                    <w:div w:id="309559135">
                      <w:marLeft w:val="0"/>
                      <w:marRight w:val="0"/>
                      <w:marTop w:val="0"/>
                      <w:marBottom w:val="0"/>
                      <w:divBdr>
                        <w:top w:val="none" w:sz="0" w:space="0" w:color="auto"/>
                        <w:left w:val="none" w:sz="0" w:space="0" w:color="auto"/>
                        <w:bottom w:val="none" w:sz="0" w:space="0" w:color="auto"/>
                        <w:right w:val="none" w:sz="0" w:space="0" w:color="auto"/>
                      </w:divBdr>
                    </w:div>
                  </w:divsChild>
                </w:div>
                <w:div w:id="517232007">
                  <w:marLeft w:val="0"/>
                  <w:marRight w:val="0"/>
                  <w:marTop w:val="0"/>
                  <w:marBottom w:val="0"/>
                  <w:divBdr>
                    <w:top w:val="none" w:sz="0" w:space="0" w:color="auto"/>
                    <w:left w:val="none" w:sz="0" w:space="0" w:color="auto"/>
                    <w:bottom w:val="none" w:sz="0" w:space="0" w:color="auto"/>
                    <w:right w:val="none" w:sz="0" w:space="0" w:color="auto"/>
                  </w:divBdr>
                  <w:divsChild>
                    <w:div w:id="1795056614">
                      <w:marLeft w:val="0"/>
                      <w:marRight w:val="0"/>
                      <w:marTop w:val="0"/>
                      <w:marBottom w:val="0"/>
                      <w:divBdr>
                        <w:top w:val="none" w:sz="0" w:space="0" w:color="auto"/>
                        <w:left w:val="none" w:sz="0" w:space="0" w:color="auto"/>
                        <w:bottom w:val="none" w:sz="0" w:space="0" w:color="auto"/>
                        <w:right w:val="none" w:sz="0" w:space="0" w:color="auto"/>
                      </w:divBdr>
                    </w:div>
                  </w:divsChild>
                </w:div>
                <w:div w:id="192882950">
                  <w:marLeft w:val="0"/>
                  <w:marRight w:val="0"/>
                  <w:marTop w:val="0"/>
                  <w:marBottom w:val="0"/>
                  <w:divBdr>
                    <w:top w:val="none" w:sz="0" w:space="0" w:color="auto"/>
                    <w:left w:val="none" w:sz="0" w:space="0" w:color="auto"/>
                    <w:bottom w:val="none" w:sz="0" w:space="0" w:color="auto"/>
                    <w:right w:val="none" w:sz="0" w:space="0" w:color="auto"/>
                  </w:divBdr>
                  <w:divsChild>
                    <w:div w:id="978804976">
                      <w:marLeft w:val="0"/>
                      <w:marRight w:val="0"/>
                      <w:marTop w:val="0"/>
                      <w:marBottom w:val="0"/>
                      <w:divBdr>
                        <w:top w:val="none" w:sz="0" w:space="0" w:color="auto"/>
                        <w:left w:val="none" w:sz="0" w:space="0" w:color="auto"/>
                        <w:bottom w:val="none" w:sz="0" w:space="0" w:color="auto"/>
                        <w:right w:val="none" w:sz="0" w:space="0" w:color="auto"/>
                      </w:divBdr>
                    </w:div>
                  </w:divsChild>
                </w:div>
                <w:div w:id="1008603126">
                  <w:marLeft w:val="0"/>
                  <w:marRight w:val="0"/>
                  <w:marTop w:val="0"/>
                  <w:marBottom w:val="0"/>
                  <w:divBdr>
                    <w:top w:val="none" w:sz="0" w:space="0" w:color="auto"/>
                    <w:left w:val="none" w:sz="0" w:space="0" w:color="auto"/>
                    <w:bottom w:val="none" w:sz="0" w:space="0" w:color="auto"/>
                    <w:right w:val="none" w:sz="0" w:space="0" w:color="auto"/>
                  </w:divBdr>
                  <w:divsChild>
                    <w:div w:id="1727685006">
                      <w:marLeft w:val="0"/>
                      <w:marRight w:val="0"/>
                      <w:marTop w:val="0"/>
                      <w:marBottom w:val="0"/>
                      <w:divBdr>
                        <w:top w:val="none" w:sz="0" w:space="0" w:color="auto"/>
                        <w:left w:val="none" w:sz="0" w:space="0" w:color="auto"/>
                        <w:bottom w:val="none" w:sz="0" w:space="0" w:color="auto"/>
                        <w:right w:val="none" w:sz="0" w:space="0" w:color="auto"/>
                      </w:divBdr>
                    </w:div>
                  </w:divsChild>
                </w:div>
                <w:div w:id="1647198802">
                  <w:marLeft w:val="0"/>
                  <w:marRight w:val="0"/>
                  <w:marTop w:val="0"/>
                  <w:marBottom w:val="0"/>
                  <w:divBdr>
                    <w:top w:val="none" w:sz="0" w:space="0" w:color="auto"/>
                    <w:left w:val="none" w:sz="0" w:space="0" w:color="auto"/>
                    <w:bottom w:val="none" w:sz="0" w:space="0" w:color="auto"/>
                    <w:right w:val="none" w:sz="0" w:space="0" w:color="auto"/>
                  </w:divBdr>
                  <w:divsChild>
                    <w:div w:id="1796218901">
                      <w:marLeft w:val="0"/>
                      <w:marRight w:val="0"/>
                      <w:marTop w:val="0"/>
                      <w:marBottom w:val="0"/>
                      <w:divBdr>
                        <w:top w:val="none" w:sz="0" w:space="0" w:color="auto"/>
                        <w:left w:val="none" w:sz="0" w:space="0" w:color="auto"/>
                        <w:bottom w:val="none" w:sz="0" w:space="0" w:color="auto"/>
                        <w:right w:val="none" w:sz="0" w:space="0" w:color="auto"/>
                      </w:divBdr>
                    </w:div>
                  </w:divsChild>
                </w:div>
                <w:div w:id="1414811400">
                  <w:marLeft w:val="0"/>
                  <w:marRight w:val="0"/>
                  <w:marTop w:val="0"/>
                  <w:marBottom w:val="0"/>
                  <w:divBdr>
                    <w:top w:val="none" w:sz="0" w:space="0" w:color="auto"/>
                    <w:left w:val="none" w:sz="0" w:space="0" w:color="auto"/>
                    <w:bottom w:val="none" w:sz="0" w:space="0" w:color="auto"/>
                    <w:right w:val="none" w:sz="0" w:space="0" w:color="auto"/>
                  </w:divBdr>
                  <w:divsChild>
                    <w:div w:id="1594897050">
                      <w:marLeft w:val="0"/>
                      <w:marRight w:val="0"/>
                      <w:marTop w:val="0"/>
                      <w:marBottom w:val="0"/>
                      <w:divBdr>
                        <w:top w:val="none" w:sz="0" w:space="0" w:color="auto"/>
                        <w:left w:val="none" w:sz="0" w:space="0" w:color="auto"/>
                        <w:bottom w:val="none" w:sz="0" w:space="0" w:color="auto"/>
                        <w:right w:val="none" w:sz="0" w:space="0" w:color="auto"/>
                      </w:divBdr>
                    </w:div>
                  </w:divsChild>
                </w:div>
                <w:div w:id="1119566366">
                  <w:marLeft w:val="0"/>
                  <w:marRight w:val="0"/>
                  <w:marTop w:val="0"/>
                  <w:marBottom w:val="0"/>
                  <w:divBdr>
                    <w:top w:val="none" w:sz="0" w:space="0" w:color="auto"/>
                    <w:left w:val="none" w:sz="0" w:space="0" w:color="auto"/>
                    <w:bottom w:val="none" w:sz="0" w:space="0" w:color="auto"/>
                    <w:right w:val="none" w:sz="0" w:space="0" w:color="auto"/>
                  </w:divBdr>
                  <w:divsChild>
                    <w:div w:id="358093970">
                      <w:marLeft w:val="0"/>
                      <w:marRight w:val="0"/>
                      <w:marTop w:val="0"/>
                      <w:marBottom w:val="0"/>
                      <w:divBdr>
                        <w:top w:val="none" w:sz="0" w:space="0" w:color="auto"/>
                        <w:left w:val="none" w:sz="0" w:space="0" w:color="auto"/>
                        <w:bottom w:val="none" w:sz="0" w:space="0" w:color="auto"/>
                        <w:right w:val="none" w:sz="0" w:space="0" w:color="auto"/>
                      </w:divBdr>
                    </w:div>
                  </w:divsChild>
                </w:div>
                <w:div w:id="282420884">
                  <w:marLeft w:val="0"/>
                  <w:marRight w:val="0"/>
                  <w:marTop w:val="0"/>
                  <w:marBottom w:val="0"/>
                  <w:divBdr>
                    <w:top w:val="none" w:sz="0" w:space="0" w:color="auto"/>
                    <w:left w:val="none" w:sz="0" w:space="0" w:color="auto"/>
                    <w:bottom w:val="none" w:sz="0" w:space="0" w:color="auto"/>
                    <w:right w:val="none" w:sz="0" w:space="0" w:color="auto"/>
                  </w:divBdr>
                  <w:divsChild>
                    <w:div w:id="1020013291">
                      <w:marLeft w:val="0"/>
                      <w:marRight w:val="0"/>
                      <w:marTop w:val="0"/>
                      <w:marBottom w:val="0"/>
                      <w:divBdr>
                        <w:top w:val="none" w:sz="0" w:space="0" w:color="auto"/>
                        <w:left w:val="none" w:sz="0" w:space="0" w:color="auto"/>
                        <w:bottom w:val="none" w:sz="0" w:space="0" w:color="auto"/>
                        <w:right w:val="none" w:sz="0" w:space="0" w:color="auto"/>
                      </w:divBdr>
                    </w:div>
                  </w:divsChild>
                </w:div>
                <w:div w:id="383985810">
                  <w:marLeft w:val="0"/>
                  <w:marRight w:val="0"/>
                  <w:marTop w:val="0"/>
                  <w:marBottom w:val="0"/>
                  <w:divBdr>
                    <w:top w:val="none" w:sz="0" w:space="0" w:color="auto"/>
                    <w:left w:val="none" w:sz="0" w:space="0" w:color="auto"/>
                    <w:bottom w:val="none" w:sz="0" w:space="0" w:color="auto"/>
                    <w:right w:val="none" w:sz="0" w:space="0" w:color="auto"/>
                  </w:divBdr>
                  <w:divsChild>
                    <w:div w:id="1827165204">
                      <w:marLeft w:val="0"/>
                      <w:marRight w:val="0"/>
                      <w:marTop w:val="0"/>
                      <w:marBottom w:val="0"/>
                      <w:divBdr>
                        <w:top w:val="none" w:sz="0" w:space="0" w:color="auto"/>
                        <w:left w:val="none" w:sz="0" w:space="0" w:color="auto"/>
                        <w:bottom w:val="none" w:sz="0" w:space="0" w:color="auto"/>
                        <w:right w:val="none" w:sz="0" w:space="0" w:color="auto"/>
                      </w:divBdr>
                    </w:div>
                  </w:divsChild>
                </w:div>
                <w:div w:id="702174197">
                  <w:marLeft w:val="0"/>
                  <w:marRight w:val="0"/>
                  <w:marTop w:val="0"/>
                  <w:marBottom w:val="0"/>
                  <w:divBdr>
                    <w:top w:val="none" w:sz="0" w:space="0" w:color="auto"/>
                    <w:left w:val="none" w:sz="0" w:space="0" w:color="auto"/>
                    <w:bottom w:val="none" w:sz="0" w:space="0" w:color="auto"/>
                    <w:right w:val="none" w:sz="0" w:space="0" w:color="auto"/>
                  </w:divBdr>
                  <w:divsChild>
                    <w:div w:id="41951242">
                      <w:marLeft w:val="0"/>
                      <w:marRight w:val="0"/>
                      <w:marTop w:val="0"/>
                      <w:marBottom w:val="0"/>
                      <w:divBdr>
                        <w:top w:val="none" w:sz="0" w:space="0" w:color="auto"/>
                        <w:left w:val="none" w:sz="0" w:space="0" w:color="auto"/>
                        <w:bottom w:val="none" w:sz="0" w:space="0" w:color="auto"/>
                        <w:right w:val="none" w:sz="0" w:space="0" w:color="auto"/>
                      </w:divBdr>
                    </w:div>
                  </w:divsChild>
                </w:div>
                <w:div w:id="315496432">
                  <w:marLeft w:val="0"/>
                  <w:marRight w:val="0"/>
                  <w:marTop w:val="0"/>
                  <w:marBottom w:val="0"/>
                  <w:divBdr>
                    <w:top w:val="none" w:sz="0" w:space="0" w:color="auto"/>
                    <w:left w:val="none" w:sz="0" w:space="0" w:color="auto"/>
                    <w:bottom w:val="none" w:sz="0" w:space="0" w:color="auto"/>
                    <w:right w:val="none" w:sz="0" w:space="0" w:color="auto"/>
                  </w:divBdr>
                  <w:divsChild>
                    <w:div w:id="1828132743">
                      <w:marLeft w:val="0"/>
                      <w:marRight w:val="0"/>
                      <w:marTop w:val="0"/>
                      <w:marBottom w:val="0"/>
                      <w:divBdr>
                        <w:top w:val="none" w:sz="0" w:space="0" w:color="auto"/>
                        <w:left w:val="none" w:sz="0" w:space="0" w:color="auto"/>
                        <w:bottom w:val="none" w:sz="0" w:space="0" w:color="auto"/>
                        <w:right w:val="none" w:sz="0" w:space="0" w:color="auto"/>
                      </w:divBdr>
                    </w:div>
                  </w:divsChild>
                </w:div>
                <w:div w:id="896670886">
                  <w:marLeft w:val="0"/>
                  <w:marRight w:val="0"/>
                  <w:marTop w:val="0"/>
                  <w:marBottom w:val="0"/>
                  <w:divBdr>
                    <w:top w:val="none" w:sz="0" w:space="0" w:color="auto"/>
                    <w:left w:val="none" w:sz="0" w:space="0" w:color="auto"/>
                    <w:bottom w:val="none" w:sz="0" w:space="0" w:color="auto"/>
                    <w:right w:val="none" w:sz="0" w:space="0" w:color="auto"/>
                  </w:divBdr>
                  <w:divsChild>
                    <w:div w:id="1883132351">
                      <w:marLeft w:val="0"/>
                      <w:marRight w:val="0"/>
                      <w:marTop w:val="0"/>
                      <w:marBottom w:val="0"/>
                      <w:divBdr>
                        <w:top w:val="none" w:sz="0" w:space="0" w:color="auto"/>
                        <w:left w:val="none" w:sz="0" w:space="0" w:color="auto"/>
                        <w:bottom w:val="none" w:sz="0" w:space="0" w:color="auto"/>
                        <w:right w:val="none" w:sz="0" w:space="0" w:color="auto"/>
                      </w:divBdr>
                    </w:div>
                  </w:divsChild>
                </w:div>
                <w:div w:id="815730369">
                  <w:marLeft w:val="0"/>
                  <w:marRight w:val="0"/>
                  <w:marTop w:val="0"/>
                  <w:marBottom w:val="0"/>
                  <w:divBdr>
                    <w:top w:val="none" w:sz="0" w:space="0" w:color="auto"/>
                    <w:left w:val="none" w:sz="0" w:space="0" w:color="auto"/>
                    <w:bottom w:val="none" w:sz="0" w:space="0" w:color="auto"/>
                    <w:right w:val="none" w:sz="0" w:space="0" w:color="auto"/>
                  </w:divBdr>
                  <w:divsChild>
                    <w:div w:id="499925318">
                      <w:marLeft w:val="0"/>
                      <w:marRight w:val="0"/>
                      <w:marTop w:val="0"/>
                      <w:marBottom w:val="0"/>
                      <w:divBdr>
                        <w:top w:val="none" w:sz="0" w:space="0" w:color="auto"/>
                        <w:left w:val="none" w:sz="0" w:space="0" w:color="auto"/>
                        <w:bottom w:val="none" w:sz="0" w:space="0" w:color="auto"/>
                        <w:right w:val="none" w:sz="0" w:space="0" w:color="auto"/>
                      </w:divBdr>
                    </w:div>
                  </w:divsChild>
                </w:div>
                <w:div w:id="1507863988">
                  <w:marLeft w:val="0"/>
                  <w:marRight w:val="0"/>
                  <w:marTop w:val="0"/>
                  <w:marBottom w:val="0"/>
                  <w:divBdr>
                    <w:top w:val="none" w:sz="0" w:space="0" w:color="auto"/>
                    <w:left w:val="none" w:sz="0" w:space="0" w:color="auto"/>
                    <w:bottom w:val="none" w:sz="0" w:space="0" w:color="auto"/>
                    <w:right w:val="none" w:sz="0" w:space="0" w:color="auto"/>
                  </w:divBdr>
                  <w:divsChild>
                    <w:div w:id="228080096">
                      <w:marLeft w:val="0"/>
                      <w:marRight w:val="0"/>
                      <w:marTop w:val="0"/>
                      <w:marBottom w:val="0"/>
                      <w:divBdr>
                        <w:top w:val="none" w:sz="0" w:space="0" w:color="auto"/>
                        <w:left w:val="none" w:sz="0" w:space="0" w:color="auto"/>
                        <w:bottom w:val="none" w:sz="0" w:space="0" w:color="auto"/>
                        <w:right w:val="none" w:sz="0" w:space="0" w:color="auto"/>
                      </w:divBdr>
                    </w:div>
                  </w:divsChild>
                </w:div>
                <w:div w:id="31424060">
                  <w:marLeft w:val="0"/>
                  <w:marRight w:val="0"/>
                  <w:marTop w:val="0"/>
                  <w:marBottom w:val="0"/>
                  <w:divBdr>
                    <w:top w:val="none" w:sz="0" w:space="0" w:color="auto"/>
                    <w:left w:val="none" w:sz="0" w:space="0" w:color="auto"/>
                    <w:bottom w:val="none" w:sz="0" w:space="0" w:color="auto"/>
                    <w:right w:val="none" w:sz="0" w:space="0" w:color="auto"/>
                  </w:divBdr>
                  <w:divsChild>
                    <w:div w:id="1494837382">
                      <w:marLeft w:val="0"/>
                      <w:marRight w:val="0"/>
                      <w:marTop w:val="0"/>
                      <w:marBottom w:val="0"/>
                      <w:divBdr>
                        <w:top w:val="none" w:sz="0" w:space="0" w:color="auto"/>
                        <w:left w:val="none" w:sz="0" w:space="0" w:color="auto"/>
                        <w:bottom w:val="none" w:sz="0" w:space="0" w:color="auto"/>
                        <w:right w:val="none" w:sz="0" w:space="0" w:color="auto"/>
                      </w:divBdr>
                    </w:div>
                  </w:divsChild>
                </w:div>
                <w:div w:id="1703245644">
                  <w:marLeft w:val="0"/>
                  <w:marRight w:val="0"/>
                  <w:marTop w:val="0"/>
                  <w:marBottom w:val="0"/>
                  <w:divBdr>
                    <w:top w:val="none" w:sz="0" w:space="0" w:color="auto"/>
                    <w:left w:val="none" w:sz="0" w:space="0" w:color="auto"/>
                    <w:bottom w:val="none" w:sz="0" w:space="0" w:color="auto"/>
                    <w:right w:val="none" w:sz="0" w:space="0" w:color="auto"/>
                  </w:divBdr>
                  <w:divsChild>
                    <w:div w:id="2045934116">
                      <w:marLeft w:val="0"/>
                      <w:marRight w:val="0"/>
                      <w:marTop w:val="0"/>
                      <w:marBottom w:val="0"/>
                      <w:divBdr>
                        <w:top w:val="none" w:sz="0" w:space="0" w:color="auto"/>
                        <w:left w:val="none" w:sz="0" w:space="0" w:color="auto"/>
                        <w:bottom w:val="none" w:sz="0" w:space="0" w:color="auto"/>
                        <w:right w:val="none" w:sz="0" w:space="0" w:color="auto"/>
                      </w:divBdr>
                    </w:div>
                  </w:divsChild>
                </w:div>
                <w:div w:id="2040861568">
                  <w:marLeft w:val="0"/>
                  <w:marRight w:val="0"/>
                  <w:marTop w:val="0"/>
                  <w:marBottom w:val="0"/>
                  <w:divBdr>
                    <w:top w:val="none" w:sz="0" w:space="0" w:color="auto"/>
                    <w:left w:val="none" w:sz="0" w:space="0" w:color="auto"/>
                    <w:bottom w:val="none" w:sz="0" w:space="0" w:color="auto"/>
                    <w:right w:val="none" w:sz="0" w:space="0" w:color="auto"/>
                  </w:divBdr>
                  <w:divsChild>
                    <w:div w:id="1309162443">
                      <w:marLeft w:val="0"/>
                      <w:marRight w:val="0"/>
                      <w:marTop w:val="0"/>
                      <w:marBottom w:val="0"/>
                      <w:divBdr>
                        <w:top w:val="none" w:sz="0" w:space="0" w:color="auto"/>
                        <w:left w:val="none" w:sz="0" w:space="0" w:color="auto"/>
                        <w:bottom w:val="none" w:sz="0" w:space="0" w:color="auto"/>
                        <w:right w:val="none" w:sz="0" w:space="0" w:color="auto"/>
                      </w:divBdr>
                    </w:div>
                  </w:divsChild>
                </w:div>
                <w:div w:id="202375637">
                  <w:marLeft w:val="0"/>
                  <w:marRight w:val="0"/>
                  <w:marTop w:val="0"/>
                  <w:marBottom w:val="0"/>
                  <w:divBdr>
                    <w:top w:val="none" w:sz="0" w:space="0" w:color="auto"/>
                    <w:left w:val="none" w:sz="0" w:space="0" w:color="auto"/>
                    <w:bottom w:val="none" w:sz="0" w:space="0" w:color="auto"/>
                    <w:right w:val="none" w:sz="0" w:space="0" w:color="auto"/>
                  </w:divBdr>
                  <w:divsChild>
                    <w:div w:id="380397832">
                      <w:marLeft w:val="0"/>
                      <w:marRight w:val="0"/>
                      <w:marTop w:val="0"/>
                      <w:marBottom w:val="0"/>
                      <w:divBdr>
                        <w:top w:val="none" w:sz="0" w:space="0" w:color="auto"/>
                        <w:left w:val="none" w:sz="0" w:space="0" w:color="auto"/>
                        <w:bottom w:val="none" w:sz="0" w:space="0" w:color="auto"/>
                        <w:right w:val="none" w:sz="0" w:space="0" w:color="auto"/>
                      </w:divBdr>
                    </w:div>
                  </w:divsChild>
                </w:div>
                <w:div w:id="1388577502">
                  <w:marLeft w:val="0"/>
                  <w:marRight w:val="0"/>
                  <w:marTop w:val="0"/>
                  <w:marBottom w:val="0"/>
                  <w:divBdr>
                    <w:top w:val="none" w:sz="0" w:space="0" w:color="auto"/>
                    <w:left w:val="none" w:sz="0" w:space="0" w:color="auto"/>
                    <w:bottom w:val="none" w:sz="0" w:space="0" w:color="auto"/>
                    <w:right w:val="none" w:sz="0" w:space="0" w:color="auto"/>
                  </w:divBdr>
                  <w:divsChild>
                    <w:div w:id="1332023342">
                      <w:marLeft w:val="0"/>
                      <w:marRight w:val="0"/>
                      <w:marTop w:val="0"/>
                      <w:marBottom w:val="0"/>
                      <w:divBdr>
                        <w:top w:val="none" w:sz="0" w:space="0" w:color="auto"/>
                        <w:left w:val="none" w:sz="0" w:space="0" w:color="auto"/>
                        <w:bottom w:val="none" w:sz="0" w:space="0" w:color="auto"/>
                        <w:right w:val="none" w:sz="0" w:space="0" w:color="auto"/>
                      </w:divBdr>
                    </w:div>
                  </w:divsChild>
                </w:div>
                <w:div w:id="361251189">
                  <w:marLeft w:val="0"/>
                  <w:marRight w:val="0"/>
                  <w:marTop w:val="0"/>
                  <w:marBottom w:val="0"/>
                  <w:divBdr>
                    <w:top w:val="none" w:sz="0" w:space="0" w:color="auto"/>
                    <w:left w:val="none" w:sz="0" w:space="0" w:color="auto"/>
                    <w:bottom w:val="none" w:sz="0" w:space="0" w:color="auto"/>
                    <w:right w:val="none" w:sz="0" w:space="0" w:color="auto"/>
                  </w:divBdr>
                  <w:divsChild>
                    <w:div w:id="20189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82946">
          <w:marLeft w:val="0"/>
          <w:marRight w:val="0"/>
          <w:marTop w:val="0"/>
          <w:marBottom w:val="0"/>
          <w:divBdr>
            <w:top w:val="none" w:sz="0" w:space="0" w:color="auto"/>
            <w:left w:val="none" w:sz="0" w:space="0" w:color="auto"/>
            <w:bottom w:val="none" w:sz="0" w:space="0" w:color="auto"/>
            <w:right w:val="none" w:sz="0" w:space="0" w:color="auto"/>
          </w:divBdr>
        </w:div>
        <w:div w:id="747726116">
          <w:marLeft w:val="0"/>
          <w:marRight w:val="0"/>
          <w:marTop w:val="0"/>
          <w:marBottom w:val="0"/>
          <w:divBdr>
            <w:top w:val="none" w:sz="0" w:space="0" w:color="auto"/>
            <w:left w:val="none" w:sz="0" w:space="0" w:color="auto"/>
            <w:bottom w:val="none" w:sz="0" w:space="0" w:color="auto"/>
            <w:right w:val="none" w:sz="0" w:space="0" w:color="auto"/>
          </w:divBdr>
        </w:div>
        <w:div w:id="964893055">
          <w:marLeft w:val="0"/>
          <w:marRight w:val="0"/>
          <w:marTop w:val="0"/>
          <w:marBottom w:val="0"/>
          <w:divBdr>
            <w:top w:val="none" w:sz="0" w:space="0" w:color="auto"/>
            <w:left w:val="none" w:sz="0" w:space="0" w:color="auto"/>
            <w:bottom w:val="none" w:sz="0" w:space="0" w:color="auto"/>
            <w:right w:val="none" w:sz="0" w:space="0" w:color="auto"/>
          </w:divBdr>
        </w:div>
        <w:div w:id="594365627">
          <w:marLeft w:val="0"/>
          <w:marRight w:val="0"/>
          <w:marTop w:val="0"/>
          <w:marBottom w:val="0"/>
          <w:divBdr>
            <w:top w:val="none" w:sz="0" w:space="0" w:color="auto"/>
            <w:left w:val="none" w:sz="0" w:space="0" w:color="auto"/>
            <w:bottom w:val="none" w:sz="0" w:space="0" w:color="auto"/>
            <w:right w:val="none" w:sz="0" w:space="0" w:color="auto"/>
          </w:divBdr>
        </w:div>
        <w:div w:id="1013191665">
          <w:marLeft w:val="0"/>
          <w:marRight w:val="0"/>
          <w:marTop w:val="0"/>
          <w:marBottom w:val="0"/>
          <w:divBdr>
            <w:top w:val="none" w:sz="0" w:space="0" w:color="auto"/>
            <w:left w:val="none" w:sz="0" w:space="0" w:color="auto"/>
            <w:bottom w:val="none" w:sz="0" w:space="0" w:color="auto"/>
            <w:right w:val="none" w:sz="0" w:space="0" w:color="auto"/>
          </w:divBdr>
        </w:div>
        <w:div w:id="468592112">
          <w:marLeft w:val="0"/>
          <w:marRight w:val="0"/>
          <w:marTop w:val="0"/>
          <w:marBottom w:val="0"/>
          <w:divBdr>
            <w:top w:val="none" w:sz="0" w:space="0" w:color="auto"/>
            <w:left w:val="none" w:sz="0" w:space="0" w:color="auto"/>
            <w:bottom w:val="none" w:sz="0" w:space="0" w:color="auto"/>
            <w:right w:val="none" w:sz="0" w:space="0" w:color="auto"/>
          </w:divBdr>
        </w:div>
        <w:div w:id="144054443">
          <w:marLeft w:val="0"/>
          <w:marRight w:val="0"/>
          <w:marTop w:val="0"/>
          <w:marBottom w:val="0"/>
          <w:divBdr>
            <w:top w:val="none" w:sz="0" w:space="0" w:color="auto"/>
            <w:left w:val="none" w:sz="0" w:space="0" w:color="auto"/>
            <w:bottom w:val="none" w:sz="0" w:space="0" w:color="auto"/>
            <w:right w:val="none" w:sz="0" w:space="0" w:color="auto"/>
          </w:divBdr>
        </w:div>
        <w:div w:id="2015767284">
          <w:marLeft w:val="0"/>
          <w:marRight w:val="0"/>
          <w:marTop w:val="0"/>
          <w:marBottom w:val="0"/>
          <w:divBdr>
            <w:top w:val="none" w:sz="0" w:space="0" w:color="auto"/>
            <w:left w:val="none" w:sz="0" w:space="0" w:color="auto"/>
            <w:bottom w:val="none" w:sz="0" w:space="0" w:color="auto"/>
            <w:right w:val="none" w:sz="0" w:space="0" w:color="auto"/>
          </w:divBdr>
        </w:div>
        <w:div w:id="1786268017">
          <w:marLeft w:val="0"/>
          <w:marRight w:val="0"/>
          <w:marTop w:val="0"/>
          <w:marBottom w:val="0"/>
          <w:divBdr>
            <w:top w:val="none" w:sz="0" w:space="0" w:color="auto"/>
            <w:left w:val="none" w:sz="0" w:space="0" w:color="auto"/>
            <w:bottom w:val="none" w:sz="0" w:space="0" w:color="auto"/>
            <w:right w:val="none" w:sz="0" w:space="0" w:color="auto"/>
          </w:divBdr>
        </w:div>
        <w:div w:id="487326389">
          <w:marLeft w:val="0"/>
          <w:marRight w:val="0"/>
          <w:marTop w:val="0"/>
          <w:marBottom w:val="0"/>
          <w:divBdr>
            <w:top w:val="none" w:sz="0" w:space="0" w:color="auto"/>
            <w:left w:val="none" w:sz="0" w:space="0" w:color="auto"/>
            <w:bottom w:val="none" w:sz="0" w:space="0" w:color="auto"/>
            <w:right w:val="none" w:sz="0" w:space="0" w:color="auto"/>
          </w:divBdr>
        </w:div>
        <w:div w:id="1790002467">
          <w:marLeft w:val="0"/>
          <w:marRight w:val="0"/>
          <w:marTop w:val="0"/>
          <w:marBottom w:val="0"/>
          <w:divBdr>
            <w:top w:val="none" w:sz="0" w:space="0" w:color="auto"/>
            <w:left w:val="none" w:sz="0" w:space="0" w:color="auto"/>
            <w:bottom w:val="none" w:sz="0" w:space="0" w:color="auto"/>
            <w:right w:val="none" w:sz="0" w:space="0" w:color="auto"/>
          </w:divBdr>
        </w:div>
        <w:div w:id="1916473495">
          <w:marLeft w:val="0"/>
          <w:marRight w:val="0"/>
          <w:marTop w:val="0"/>
          <w:marBottom w:val="0"/>
          <w:divBdr>
            <w:top w:val="none" w:sz="0" w:space="0" w:color="auto"/>
            <w:left w:val="none" w:sz="0" w:space="0" w:color="auto"/>
            <w:bottom w:val="none" w:sz="0" w:space="0" w:color="auto"/>
            <w:right w:val="none" w:sz="0" w:space="0" w:color="auto"/>
          </w:divBdr>
        </w:div>
        <w:div w:id="49505364">
          <w:marLeft w:val="0"/>
          <w:marRight w:val="0"/>
          <w:marTop w:val="0"/>
          <w:marBottom w:val="0"/>
          <w:divBdr>
            <w:top w:val="none" w:sz="0" w:space="0" w:color="auto"/>
            <w:left w:val="none" w:sz="0" w:space="0" w:color="auto"/>
            <w:bottom w:val="none" w:sz="0" w:space="0" w:color="auto"/>
            <w:right w:val="none" w:sz="0" w:space="0" w:color="auto"/>
          </w:divBdr>
        </w:div>
        <w:div w:id="193426788">
          <w:marLeft w:val="0"/>
          <w:marRight w:val="0"/>
          <w:marTop w:val="0"/>
          <w:marBottom w:val="0"/>
          <w:divBdr>
            <w:top w:val="none" w:sz="0" w:space="0" w:color="auto"/>
            <w:left w:val="none" w:sz="0" w:space="0" w:color="auto"/>
            <w:bottom w:val="none" w:sz="0" w:space="0" w:color="auto"/>
            <w:right w:val="none" w:sz="0" w:space="0" w:color="auto"/>
          </w:divBdr>
        </w:div>
        <w:div w:id="814949745">
          <w:marLeft w:val="0"/>
          <w:marRight w:val="0"/>
          <w:marTop w:val="0"/>
          <w:marBottom w:val="0"/>
          <w:divBdr>
            <w:top w:val="none" w:sz="0" w:space="0" w:color="auto"/>
            <w:left w:val="none" w:sz="0" w:space="0" w:color="auto"/>
            <w:bottom w:val="none" w:sz="0" w:space="0" w:color="auto"/>
            <w:right w:val="none" w:sz="0" w:space="0" w:color="auto"/>
          </w:divBdr>
        </w:div>
        <w:div w:id="2109735084">
          <w:marLeft w:val="0"/>
          <w:marRight w:val="0"/>
          <w:marTop w:val="0"/>
          <w:marBottom w:val="0"/>
          <w:divBdr>
            <w:top w:val="none" w:sz="0" w:space="0" w:color="auto"/>
            <w:left w:val="none" w:sz="0" w:space="0" w:color="auto"/>
            <w:bottom w:val="none" w:sz="0" w:space="0" w:color="auto"/>
            <w:right w:val="none" w:sz="0" w:space="0" w:color="auto"/>
          </w:divBdr>
        </w:div>
        <w:div w:id="1343122963">
          <w:marLeft w:val="0"/>
          <w:marRight w:val="0"/>
          <w:marTop w:val="0"/>
          <w:marBottom w:val="0"/>
          <w:divBdr>
            <w:top w:val="none" w:sz="0" w:space="0" w:color="auto"/>
            <w:left w:val="none" w:sz="0" w:space="0" w:color="auto"/>
            <w:bottom w:val="none" w:sz="0" w:space="0" w:color="auto"/>
            <w:right w:val="none" w:sz="0" w:space="0" w:color="auto"/>
          </w:divBdr>
        </w:div>
        <w:div w:id="148180820">
          <w:marLeft w:val="0"/>
          <w:marRight w:val="0"/>
          <w:marTop w:val="0"/>
          <w:marBottom w:val="0"/>
          <w:divBdr>
            <w:top w:val="none" w:sz="0" w:space="0" w:color="auto"/>
            <w:left w:val="none" w:sz="0" w:space="0" w:color="auto"/>
            <w:bottom w:val="none" w:sz="0" w:space="0" w:color="auto"/>
            <w:right w:val="none" w:sz="0" w:space="0" w:color="auto"/>
          </w:divBdr>
        </w:div>
        <w:div w:id="622931502">
          <w:marLeft w:val="0"/>
          <w:marRight w:val="0"/>
          <w:marTop w:val="0"/>
          <w:marBottom w:val="0"/>
          <w:divBdr>
            <w:top w:val="none" w:sz="0" w:space="0" w:color="auto"/>
            <w:left w:val="none" w:sz="0" w:space="0" w:color="auto"/>
            <w:bottom w:val="none" w:sz="0" w:space="0" w:color="auto"/>
            <w:right w:val="none" w:sz="0" w:space="0" w:color="auto"/>
          </w:divBdr>
        </w:div>
        <w:div w:id="598608898">
          <w:marLeft w:val="0"/>
          <w:marRight w:val="0"/>
          <w:marTop w:val="0"/>
          <w:marBottom w:val="0"/>
          <w:divBdr>
            <w:top w:val="none" w:sz="0" w:space="0" w:color="auto"/>
            <w:left w:val="none" w:sz="0" w:space="0" w:color="auto"/>
            <w:bottom w:val="none" w:sz="0" w:space="0" w:color="auto"/>
            <w:right w:val="none" w:sz="0" w:space="0" w:color="auto"/>
          </w:divBdr>
        </w:div>
        <w:div w:id="160393546">
          <w:marLeft w:val="0"/>
          <w:marRight w:val="0"/>
          <w:marTop w:val="0"/>
          <w:marBottom w:val="0"/>
          <w:divBdr>
            <w:top w:val="none" w:sz="0" w:space="0" w:color="auto"/>
            <w:left w:val="none" w:sz="0" w:space="0" w:color="auto"/>
            <w:bottom w:val="none" w:sz="0" w:space="0" w:color="auto"/>
            <w:right w:val="none" w:sz="0" w:space="0" w:color="auto"/>
          </w:divBdr>
          <w:divsChild>
            <w:div w:id="1332761489">
              <w:marLeft w:val="-75"/>
              <w:marRight w:val="0"/>
              <w:marTop w:val="30"/>
              <w:marBottom w:val="30"/>
              <w:divBdr>
                <w:top w:val="none" w:sz="0" w:space="0" w:color="auto"/>
                <w:left w:val="none" w:sz="0" w:space="0" w:color="auto"/>
                <w:bottom w:val="none" w:sz="0" w:space="0" w:color="auto"/>
                <w:right w:val="none" w:sz="0" w:space="0" w:color="auto"/>
              </w:divBdr>
              <w:divsChild>
                <w:div w:id="1556040698">
                  <w:marLeft w:val="0"/>
                  <w:marRight w:val="0"/>
                  <w:marTop w:val="0"/>
                  <w:marBottom w:val="0"/>
                  <w:divBdr>
                    <w:top w:val="none" w:sz="0" w:space="0" w:color="auto"/>
                    <w:left w:val="none" w:sz="0" w:space="0" w:color="auto"/>
                    <w:bottom w:val="none" w:sz="0" w:space="0" w:color="auto"/>
                    <w:right w:val="none" w:sz="0" w:space="0" w:color="auto"/>
                  </w:divBdr>
                  <w:divsChild>
                    <w:div w:id="1057899600">
                      <w:marLeft w:val="0"/>
                      <w:marRight w:val="0"/>
                      <w:marTop w:val="0"/>
                      <w:marBottom w:val="0"/>
                      <w:divBdr>
                        <w:top w:val="none" w:sz="0" w:space="0" w:color="auto"/>
                        <w:left w:val="none" w:sz="0" w:space="0" w:color="auto"/>
                        <w:bottom w:val="none" w:sz="0" w:space="0" w:color="auto"/>
                        <w:right w:val="none" w:sz="0" w:space="0" w:color="auto"/>
                      </w:divBdr>
                    </w:div>
                  </w:divsChild>
                </w:div>
                <w:div w:id="74907884">
                  <w:marLeft w:val="0"/>
                  <w:marRight w:val="0"/>
                  <w:marTop w:val="0"/>
                  <w:marBottom w:val="0"/>
                  <w:divBdr>
                    <w:top w:val="none" w:sz="0" w:space="0" w:color="auto"/>
                    <w:left w:val="none" w:sz="0" w:space="0" w:color="auto"/>
                    <w:bottom w:val="none" w:sz="0" w:space="0" w:color="auto"/>
                    <w:right w:val="none" w:sz="0" w:space="0" w:color="auto"/>
                  </w:divBdr>
                  <w:divsChild>
                    <w:div w:id="1685546862">
                      <w:marLeft w:val="0"/>
                      <w:marRight w:val="0"/>
                      <w:marTop w:val="0"/>
                      <w:marBottom w:val="0"/>
                      <w:divBdr>
                        <w:top w:val="none" w:sz="0" w:space="0" w:color="auto"/>
                        <w:left w:val="none" w:sz="0" w:space="0" w:color="auto"/>
                        <w:bottom w:val="none" w:sz="0" w:space="0" w:color="auto"/>
                        <w:right w:val="none" w:sz="0" w:space="0" w:color="auto"/>
                      </w:divBdr>
                    </w:div>
                  </w:divsChild>
                </w:div>
                <w:div w:id="1811245349">
                  <w:marLeft w:val="0"/>
                  <w:marRight w:val="0"/>
                  <w:marTop w:val="0"/>
                  <w:marBottom w:val="0"/>
                  <w:divBdr>
                    <w:top w:val="none" w:sz="0" w:space="0" w:color="auto"/>
                    <w:left w:val="none" w:sz="0" w:space="0" w:color="auto"/>
                    <w:bottom w:val="none" w:sz="0" w:space="0" w:color="auto"/>
                    <w:right w:val="none" w:sz="0" w:space="0" w:color="auto"/>
                  </w:divBdr>
                  <w:divsChild>
                    <w:div w:id="1881090571">
                      <w:marLeft w:val="0"/>
                      <w:marRight w:val="0"/>
                      <w:marTop w:val="0"/>
                      <w:marBottom w:val="0"/>
                      <w:divBdr>
                        <w:top w:val="none" w:sz="0" w:space="0" w:color="auto"/>
                        <w:left w:val="none" w:sz="0" w:space="0" w:color="auto"/>
                        <w:bottom w:val="none" w:sz="0" w:space="0" w:color="auto"/>
                        <w:right w:val="none" w:sz="0" w:space="0" w:color="auto"/>
                      </w:divBdr>
                    </w:div>
                  </w:divsChild>
                </w:div>
                <w:div w:id="1010253753">
                  <w:marLeft w:val="0"/>
                  <w:marRight w:val="0"/>
                  <w:marTop w:val="0"/>
                  <w:marBottom w:val="0"/>
                  <w:divBdr>
                    <w:top w:val="none" w:sz="0" w:space="0" w:color="auto"/>
                    <w:left w:val="none" w:sz="0" w:space="0" w:color="auto"/>
                    <w:bottom w:val="none" w:sz="0" w:space="0" w:color="auto"/>
                    <w:right w:val="none" w:sz="0" w:space="0" w:color="auto"/>
                  </w:divBdr>
                  <w:divsChild>
                    <w:div w:id="1232813862">
                      <w:marLeft w:val="0"/>
                      <w:marRight w:val="0"/>
                      <w:marTop w:val="0"/>
                      <w:marBottom w:val="0"/>
                      <w:divBdr>
                        <w:top w:val="none" w:sz="0" w:space="0" w:color="auto"/>
                        <w:left w:val="none" w:sz="0" w:space="0" w:color="auto"/>
                        <w:bottom w:val="none" w:sz="0" w:space="0" w:color="auto"/>
                        <w:right w:val="none" w:sz="0" w:space="0" w:color="auto"/>
                      </w:divBdr>
                    </w:div>
                  </w:divsChild>
                </w:div>
                <w:div w:id="1002245600">
                  <w:marLeft w:val="0"/>
                  <w:marRight w:val="0"/>
                  <w:marTop w:val="0"/>
                  <w:marBottom w:val="0"/>
                  <w:divBdr>
                    <w:top w:val="none" w:sz="0" w:space="0" w:color="auto"/>
                    <w:left w:val="none" w:sz="0" w:space="0" w:color="auto"/>
                    <w:bottom w:val="none" w:sz="0" w:space="0" w:color="auto"/>
                    <w:right w:val="none" w:sz="0" w:space="0" w:color="auto"/>
                  </w:divBdr>
                  <w:divsChild>
                    <w:div w:id="999622431">
                      <w:marLeft w:val="0"/>
                      <w:marRight w:val="0"/>
                      <w:marTop w:val="0"/>
                      <w:marBottom w:val="0"/>
                      <w:divBdr>
                        <w:top w:val="none" w:sz="0" w:space="0" w:color="auto"/>
                        <w:left w:val="none" w:sz="0" w:space="0" w:color="auto"/>
                        <w:bottom w:val="none" w:sz="0" w:space="0" w:color="auto"/>
                        <w:right w:val="none" w:sz="0" w:space="0" w:color="auto"/>
                      </w:divBdr>
                    </w:div>
                  </w:divsChild>
                </w:div>
                <w:div w:id="601106703">
                  <w:marLeft w:val="0"/>
                  <w:marRight w:val="0"/>
                  <w:marTop w:val="0"/>
                  <w:marBottom w:val="0"/>
                  <w:divBdr>
                    <w:top w:val="none" w:sz="0" w:space="0" w:color="auto"/>
                    <w:left w:val="none" w:sz="0" w:space="0" w:color="auto"/>
                    <w:bottom w:val="none" w:sz="0" w:space="0" w:color="auto"/>
                    <w:right w:val="none" w:sz="0" w:space="0" w:color="auto"/>
                  </w:divBdr>
                  <w:divsChild>
                    <w:div w:id="1183058585">
                      <w:marLeft w:val="0"/>
                      <w:marRight w:val="0"/>
                      <w:marTop w:val="0"/>
                      <w:marBottom w:val="0"/>
                      <w:divBdr>
                        <w:top w:val="none" w:sz="0" w:space="0" w:color="auto"/>
                        <w:left w:val="none" w:sz="0" w:space="0" w:color="auto"/>
                        <w:bottom w:val="none" w:sz="0" w:space="0" w:color="auto"/>
                        <w:right w:val="none" w:sz="0" w:space="0" w:color="auto"/>
                      </w:divBdr>
                    </w:div>
                  </w:divsChild>
                </w:div>
                <w:div w:id="800685093">
                  <w:marLeft w:val="0"/>
                  <w:marRight w:val="0"/>
                  <w:marTop w:val="0"/>
                  <w:marBottom w:val="0"/>
                  <w:divBdr>
                    <w:top w:val="none" w:sz="0" w:space="0" w:color="auto"/>
                    <w:left w:val="none" w:sz="0" w:space="0" w:color="auto"/>
                    <w:bottom w:val="none" w:sz="0" w:space="0" w:color="auto"/>
                    <w:right w:val="none" w:sz="0" w:space="0" w:color="auto"/>
                  </w:divBdr>
                  <w:divsChild>
                    <w:div w:id="1218005335">
                      <w:marLeft w:val="0"/>
                      <w:marRight w:val="0"/>
                      <w:marTop w:val="0"/>
                      <w:marBottom w:val="0"/>
                      <w:divBdr>
                        <w:top w:val="none" w:sz="0" w:space="0" w:color="auto"/>
                        <w:left w:val="none" w:sz="0" w:space="0" w:color="auto"/>
                        <w:bottom w:val="none" w:sz="0" w:space="0" w:color="auto"/>
                        <w:right w:val="none" w:sz="0" w:space="0" w:color="auto"/>
                      </w:divBdr>
                    </w:div>
                  </w:divsChild>
                </w:div>
                <w:div w:id="1758480434">
                  <w:marLeft w:val="0"/>
                  <w:marRight w:val="0"/>
                  <w:marTop w:val="0"/>
                  <w:marBottom w:val="0"/>
                  <w:divBdr>
                    <w:top w:val="none" w:sz="0" w:space="0" w:color="auto"/>
                    <w:left w:val="none" w:sz="0" w:space="0" w:color="auto"/>
                    <w:bottom w:val="none" w:sz="0" w:space="0" w:color="auto"/>
                    <w:right w:val="none" w:sz="0" w:space="0" w:color="auto"/>
                  </w:divBdr>
                  <w:divsChild>
                    <w:div w:id="1138257817">
                      <w:marLeft w:val="0"/>
                      <w:marRight w:val="0"/>
                      <w:marTop w:val="0"/>
                      <w:marBottom w:val="0"/>
                      <w:divBdr>
                        <w:top w:val="none" w:sz="0" w:space="0" w:color="auto"/>
                        <w:left w:val="none" w:sz="0" w:space="0" w:color="auto"/>
                        <w:bottom w:val="none" w:sz="0" w:space="0" w:color="auto"/>
                        <w:right w:val="none" w:sz="0" w:space="0" w:color="auto"/>
                      </w:divBdr>
                    </w:div>
                  </w:divsChild>
                </w:div>
                <w:div w:id="1104299798">
                  <w:marLeft w:val="0"/>
                  <w:marRight w:val="0"/>
                  <w:marTop w:val="0"/>
                  <w:marBottom w:val="0"/>
                  <w:divBdr>
                    <w:top w:val="none" w:sz="0" w:space="0" w:color="auto"/>
                    <w:left w:val="none" w:sz="0" w:space="0" w:color="auto"/>
                    <w:bottom w:val="none" w:sz="0" w:space="0" w:color="auto"/>
                    <w:right w:val="none" w:sz="0" w:space="0" w:color="auto"/>
                  </w:divBdr>
                  <w:divsChild>
                    <w:div w:id="862137175">
                      <w:marLeft w:val="0"/>
                      <w:marRight w:val="0"/>
                      <w:marTop w:val="0"/>
                      <w:marBottom w:val="0"/>
                      <w:divBdr>
                        <w:top w:val="none" w:sz="0" w:space="0" w:color="auto"/>
                        <w:left w:val="none" w:sz="0" w:space="0" w:color="auto"/>
                        <w:bottom w:val="none" w:sz="0" w:space="0" w:color="auto"/>
                        <w:right w:val="none" w:sz="0" w:space="0" w:color="auto"/>
                      </w:divBdr>
                    </w:div>
                  </w:divsChild>
                </w:div>
                <w:div w:id="1388141663">
                  <w:marLeft w:val="0"/>
                  <w:marRight w:val="0"/>
                  <w:marTop w:val="0"/>
                  <w:marBottom w:val="0"/>
                  <w:divBdr>
                    <w:top w:val="none" w:sz="0" w:space="0" w:color="auto"/>
                    <w:left w:val="none" w:sz="0" w:space="0" w:color="auto"/>
                    <w:bottom w:val="none" w:sz="0" w:space="0" w:color="auto"/>
                    <w:right w:val="none" w:sz="0" w:space="0" w:color="auto"/>
                  </w:divBdr>
                  <w:divsChild>
                    <w:div w:id="956839395">
                      <w:marLeft w:val="0"/>
                      <w:marRight w:val="0"/>
                      <w:marTop w:val="0"/>
                      <w:marBottom w:val="0"/>
                      <w:divBdr>
                        <w:top w:val="none" w:sz="0" w:space="0" w:color="auto"/>
                        <w:left w:val="none" w:sz="0" w:space="0" w:color="auto"/>
                        <w:bottom w:val="none" w:sz="0" w:space="0" w:color="auto"/>
                        <w:right w:val="none" w:sz="0" w:space="0" w:color="auto"/>
                      </w:divBdr>
                    </w:div>
                  </w:divsChild>
                </w:div>
                <w:div w:id="1934700755">
                  <w:marLeft w:val="0"/>
                  <w:marRight w:val="0"/>
                  <w:marTop w:val="0"/>
                  <w:marBottom w:val="0"/>
                  <w:divBdr>
                    <w:top w:val="none" w:sz="0" w:space="0" w:color="auto"/>
                    <w:left w:val="none" w:sz="0" w:space="0" w:color="auto"/>
                    <w:bottom w:val="none" w:sz="0" w:space="0" w:color="auto"/>
                    <w:right w:val="none" w:sz="0" w:space="0" w:color="auto"/>
                  </w:divBdr>
                  <w:divsChild>
                    <w:div w:id="1406300321">
                      <w:marLeft w:val="0"/>
                      <w:marRight w:val="0"/>
                      <w:marTop w:val="0"/>
                      <w:marBottom w:val="0"/>
                      <w:divBdr>
                        <w:top w:val="none" w:sz="0" w:space="0" w:color="auto"/>
                        <w:left w:val="none" w:sz="0" w:space="0" w:color="auto"/>
                        <w:bottom w:val="none" w:sz="0" w:space="0" w:color="auto"/>
                        <w:right w:val="none" w:sz="0" w:space="0" w:color="auto"/>
                      </w:divBdr>
                    </w:div>
                  </w:divsChild>
                </w:div>
                <w:div w:id="358120521">
                  <w:marLeft w:val="0"/>
                  <w:marRight w:val="0"/>
                  <w:marTop w:val="0"/>
                  <w:marBottom w:val="0"/>
                  <w:divBdr>
                    <w:top w:val="none" w:sz="0" w:space="0" w:color="auto"/>
                    <w:left w:val="none" w:sz="0" w:space="0" w:color="auto"/>
                    <w:bottom w:val="none" w:sz="0" w:space="0" w:color="auto"/>
                    <w:right w:val="none" w:sz="0" w:space="0" w:color="auto"/>
                  </w:divBdr>
                  <w:divsChild>
                    <w:div w:id="430006893">
                      <w:marLeft w:val="0"/>
                      <w:marRight w:val="0"/>
                      <w:marTop w:val="0"/>
                      <w:marBottom w:val="0"/>
                      <w:divBdr>
                        <w:top w:val="none" w:sz="0" w:space="0" w:color="auto"/>
                        <w:left w:val="none" w:sz="0" w:space="0" w:color="auto"/>
                        <w:bottom w:val="none" w:sz="0" w:space="0" w:color="auto"/>
                        <w:right w:val="none" w:sz="0" w:space="0" w:color="auto"/>
                      </w:divBdr>
                    </w:div>
                  </w:divsChild>
                </w:div>
                <w:div w:id="1281037018">
                  <w:marLeft w:val="0"/>
                  <w:marRight w:val="0"/>
                  <w:marTop w:val="0"/>
                  <w:marBottom w:val="0"/>
                  <w:divBdr>
                    <w:top w:val="none" w:sz="0" w:space="0" w:color="auto"/>
                    <w:left w:val="none" w:sz="0" w:space="0" w:color="auto"/>
                    <w:bottom w:val="none" w:sz="0" w:space="0" w:color="auto"/>
                    <w:right w:val="none" w:sz="0" w:space="0" w:color="auto"/>
                  </w:divBdr>
                  <w:divsChild>
                    <w:div w:id="946228735">
                      <w:marLeft w:val="0"/>
                      <w:marRight w:val="0"/>
                      <w:marTop w:val="0"/>
                      <w:marBottom w:val="0"/>
                      <w:divBdr>
                        <w:top w:val="none" w:sz="0" w:space="0" w:color="auto"/>
                        <w:left w:val="none" w:sz="0" w:space="0" w:color="auto"/>
                        <w:bottom w:val="none" w:sz="0" w:space="0" w:color="auto"/>
                        <w:right w:val="none" w:sz="0" w:space="0" w:color="auto"/>
                      </w:divBdr>
                    </w:div>
                  </w:divsChild>
                </w:div>
                <w:div w:id="1499349130">
                  <w:marLeft w:val="0"/>
                  <w:marRight w:val="0"/>
                  <w:marTop w:val="0"/>
                  <w:marBottom w:val="0"/>
                  <w:divBdr>
                    <w:top w:val="none" w:sz="0" w:space="0" w:color="auto"/>
                    <w:left w:val="none" w:sz="0" w:space="0" w:color="auto"/>
                    <w:bottom w:val="none" w:sz="0" w:space="0" w:color="auto"/>
                    <w:right w:val="none" w:sz="0" w:space="0" w:color="auto"/>
                  </w:divBdr>
                  <w:divsChild>
                    <w:div w:id="1143545367">
                      <w:marLeft w:val="0"/>
                      <w:marRight w:val="0"/>
                      <w:marTop w:val="0"/>
                      <w:marBottom w:val="0"/>
                      <w:divBdr>
                        <w:top w:val="none" w:sz="0" w:space="0" w:color="auto"/>
                        <w:left w:val="none" w:sz="0" w:space="0" w:color="auto"/>
                        <w:bottom w:val="none" w:sz="0" w:space="0" w:color="auto"/>
                        <w:right w:val="none" w:sz="0" w:space="0" w:color="auto"/>
                      </w:divBdr>
                    </w:div>
                  </w:divsChild>
                </w:div>
                <w:div w:id="826484236">
                  <w:marLeft w:val="0"/>
                  <w:marRight w:val="0"/>
                  <w:marTop w:val="0"/>
                  <w:marBottom w:val="0"/>
                  <w:divBdr>
                    <w:top w:val="none" w:sz="0" w:space="0" w:color="auto"/>
                    <w:left w:val="none" w:sz="0" w:space="0" w:color="auto"/>
                    <w:bottom w:val="none" w:sz="0" w:space="0" w:color="auto"/>
                    <w:right w:val="none" w:sz="0" w:space="0" w:color="auto"/>
                  </w:divBdr>
                  <w:divsChild>
                    <w:div w:id="2042708444">
                      <w:marLeft w:val="0"/>
                      <w:marRight w:val="0"/>
                      <w:marTop w:val="0"/>
                      <w:marBottom w:val="0"/>
                      <w:divBdr>
                        <w:top w:val="none" w:sz="0" w:space="0" w:color="auto"/>
                        <w:left w:val="none" w:sz="0" w:space="0" w:color="auto"/>
                        <w:bottom w:val="none" w:sz="0" w:space="0" w:color="auto"/>
                        <w:right w:val="none" w:sz="0" w:space="0" w:color="auto"/>
                      </w:divBdr>
                    </w:div>
                  </w:divsChild>
                </w:div>
                <w:div w:id="1711297447">
                  <w:marLeft w:val="0"/>
                  <w:marRight w:val="0"/>
                  <w:marTop w:val="0"/>
                  <w:marBottom w:val="0"/>
                  <w:divBdr>
                    <w:top w:val="none" w:sz="0" w:space="0" w:color="auto"/>
                    <w:left w:val="none" w:sz="0" w:space="0" w:color="auto"/>
                    <w:bottom w:val="none" w:sz="0" w:space="0" w:color="auto"/>
                    <w:right w:val="none" w:sz="0" w:space="0" w:color="auto"/>
                  </w:divBdr>
                  <w:divsChild>
                    <w:div w:id="1031416717">
                      <w:marLeft w:val="0"/>
                      <w:marRight w:val="0"/>
                      <w:marTop w:val="0"/>
                      <w:marBottom w:val="0"/>
                      <w:divBdr>
                        <w:top w:val="none" w:sz="0" w:space="0" w:color="auto"/>
                        <w:left w:val="none" w:sz="0" w:space="0" w:color="auto"/>
                        <w:bottom w:val="none" w:sz="0" w:space="0" w:color="auto"/>
                        <w:right w:val="none" w:sz="0" w:space="0" w:color="auto"/>
                      </w:divBdr>
                    </w:div>
                  </w:divsChild>
                </w:div>
                <w:div w:id="1765803988">
                  <w:marLeft w:val="0"/>
                  <w:marRight w:val="0"/>
                  <w:marTop w:val="0"/>
                  <w:marBottom w:val="0"/>
                  <w:divBdr>
                    <w:top w:val="none" w:sz="0" w:space="0" w:color="auto"/>
                    <w:left w:val="none" w:sz="0" w:space="0" w:color="auto"/>
                    <w:bottom w:val="none" w:sz="0" w:space="0" w:color="auto"/>
                    <w:right w:val="none" w:sz="0" w:space="0" w:color="auto"/>
                  </w:divBdr>
                  <w:divsChild>
                    <w:div w:id="1292712473">
                      <w:marLeft w:val="0"/>
                      <w:marRight w:val="0"/>
                      <w:marTop w:val="0"/>
                      <w:marBottom w:val="0"/>
                      <w:divBdr>
                        <w:top w:val="none" w:sz="0" w:space="0" w:color="auto"/>
                        <w:left w:val="none" w:sz="0" w:space="0" w:color="auto"/>
                        <w:bottom w:val="none" w:sz="0" w:space="0" w:color="auto"/>
                        <w:right w:val="none" w:sz="0" w:space="0" w:color="auto"/>
                      </w:divBdr>
                    </w:div>
                  </w:divsChild>
                </w:div>
                <w:div w:id="657536712">
                  <w:marLeft w:val="0"/>
                  <w:marRight w:val="0"/>
                  <w:marTop w:val="0"/>
                  <w:marBottom w:val="0"/>
                  <w:divBdr>
                    <w:top w:val="none" w:sz="0" w:space="0" w:color="auto"/>
                    <w:left w:val="none" w:sz="0" w:space="0" w:color="auto"/>
                    <w:bottom w:val="none" w:sz="0" w:space="0" w:color="auto"/>
                    <w:right w:val="none" w:sz="0" w:space="0" w:color="auto"/>
                  </w:divBdr>
                  <w:divsChild>
                    <w:div w:id="1612277718">
                      <w:marLeft w:val="0"/>
                      <w:marRight w:val="0"/>
                      <w:marTop w:val="0"/>
                      <w:marBottom w:val="0"/>
                      <w:divBdr>
                        <w:top w:val="none" w:sz="0" w:space="0" w:color="auto"/>
                        <w:left w:val="none" w:sz="0" w:space="0" w:color="auto"/>
                        <w:bottom w:val="none" w:sz="0" w:space="0" w:color="auto"/>
                        <w:right w:val="none" w:sz="0" w:space="0" w:color="auto"/>
                      </w:divBdr>
                    </w:div>
                  </w:divsChild>
                </w:div>
                <w:div w:id="1362241213">
                  <w:marLeft w:val="0"/>
                  <w:marRight w:val="0"/>
                  <w:marTop w:val="0"/>
                  <w:marBottom w:val="0"/>
                  <w:divBdr>
                    <w:top w:val="none" w:sz="0" w:space="0" w:color="auto"/>
                    <w:left w:val="none" w:sz="0" w:space="0" w:color="auto"/>
                    <w:bottom w:val="none" w:sz="0" w:space="0" w:color="auto"/>
                    <w:right w:val="none" w:sz="0" w:space="0" w:color="auto"/>
                  </w:divBdr>
                  <w:divsChild>
                    <w:div w:id="587927268">
                      <w:marLeft w:val="0"/>
                      <w:marRight w:val="0"/>
                      <w:marTop w:val="0"/>
                      <w:marBottom w:val="0"/>
                      <w:divBdr>
                        <w:top w:val="none" w:sz="0" w:space="0" w:color="auto"/>
                        <w:left w:val="none" w:sz="0" w:space="0" w:color="auto"/>
                        <w:bottom w:val="none" w:sz="0" w:space="0" w:color="auto"/>
                        <w:right w:val="none" w:sz="0" w:space="0" w:color="auto"/>
                      </w:divBdr>
                    </w:div>
                  </w:divsChild>
                </w:div>
                <w:div w:id="1029834806">
                  <w:marLeft w:val="0"/>
                  <w:marRight w:val="0"/>
                  <w:marTop w:val="0"/>
                  <w:marBottom w:val="0"/>
                  <w:divBdr>
                    <w:top w:val="none" w:sz="0" w:space="0" w:color="auto"/>
                    <w:left w:val="none" w:sz="0" w:space="0" w:color="auto"/>
                    <w:bottom w:val="none" w:sz="0" w:space="0" w:color="auto"/>
                    <w:right w:val="none" w:sz="0" w:space="0" w:color="auto"/>
                  </w:divBdr>
                  <w:divsChild>
                    <w:div w:id="1160578123">
                      <w:marLeft w:val="0"/>
                      <w:marRight w:val="0"/>
                      <w:marTop w:val="0"/>
                      <w:marBottom w:val="0"/>
                      <w:divBdr>
                        <w:top w:val="none" w:sz="0" w:space="0" w:color="auto"/>
                        <w:left w:val="none" w:sz="0" w:space="0" w:color="auto"/>
                        <w:bottom w:val="none" w:sz="0" w:space="0" w:color="auto"/>
                        <w:right w:val="none" w:sz="0" w:space="0" w:color="auto"/>
                      </w:divBdr>
                    </w:div>
                  </w:divsChild>
                </w:div>
                <w:div w:id="1760784952">
                  <w:marLeft w:val="0"/>
                  <w:marRight w:val="0"/>
                  <w:marTop w:val="0"/>
                  <w:marBottom w:val="0"/>
                  <w:divBdr>
                    <w:top w:val="none" w:sz="0" w:space="0" w:color="auto"/>
                    <w:left w:val="none" w:sz="0" w:space="0" w:color="auto"/>
                    <w:bottom w:val="none" w:sz="0" w:space="0" w:color="auto"/>
                    <w:right w:val="none" w:sz="0" w:space="0" w:color="auto"/>
                  </w:divBdr>
                  <w:divsChild>
                    <w:div w:id="150172159">
                      <w:marLeft w:val="0"/>
                      <w:marRight w:val="0"/>
                      <w:marTop w:val="0"/>
                      <w:marBottom w:val="0"/>
                      <w:divBdr>
                        <w:top w:val="none" w:sz="0" w:space="0" w:color="auto"/>
                        <w:left w:val="none" w:sz="0" w:space="0" w:color="auto"/>
                        <w:bottom w:val="none" w:sz="0" w:space="0" w:color="auto"/>
                        <w:right w:val="none" w:sz="0" w:space="0" w:color="auto"/>
                      </w:divBdr>
                    </w:div>
                  </w:divsChild>
                </w:div>
                <w:div w:id="1054037765">
                  <w:marLeft w:val="0"/>
                  <w:marRight w:val="0"/>
                  <w:marTop w:val="0"/>
                  <w:marBottom w:val="0"/>
                  <w:divBdr>
                    <w:top w:val="none" w:sz="0" w:space="0" w:color="auto"/>
                    <w:left w:val="none" w:sz="0" w:space="0" w:color="auto"/>
                    <w:bottom w:val="none" w:sz="0" w:space="0" w:color="auto"/>
                    <w:right w:val="none" w:sz="0" w:space="0" w:color="auto"/>
                  </w:divBdr>
                  <w:divsChild>
                    <w:div w:id="1937866289">
                      <w:marLeft w:val="0"/>
                      <w:marRight w:val="0"/>
                      <w:marTop w:val="0"/>
                      <w:marBottom w:val="0"/>
                      <w:divBdr>
                        <w:top w:val="none" w:sz="0" w:space="0" w:color="auto"/>
                        <w:left w:val="none" w:sz="0" w:space="0" w:color="auto"/>
                        <w:bottom w:val="none" w:sz="0" w:space="0" w:color="auto"/>
                        <w:right w:val="none" w:sz="0" w:space="0" w:color="auto"/>
                      </w:divBdr>
                    </w:div>
                  </w:divsChild>
                </w:div>
                <w:div w:id="2003459412">
                  <w:marLeft w:val="0"/>
                  <w:marRight w:val="0"/>
                  <w:marTop w:val="0"/>
                  <w:marBottom w:val="0"/>
                  <w:divBdr>
                    <w:top w:val="none" w:sz="0" w:space="0" w:color="auto"/>
                    <w:left w:val="none" w:sz="0" w:space="0" w:color="auto"/>
                    <w:bottom w:val="none" w:sz="0" w:space="0" w:color="auto"/>
                    <w:right w:val="none" w:sz="0" w:space="0" w:color="auto"/>
                  </w:divBdr>
                  <w:divsChild>
                    <w:div w:id="162864316">
                      <w:marLeft w:val="0"/>
                      <w:marRight w:val="0"/>
                      <w:marTop w:val="0"/>
                      <w:marBottom w:val="0"/>
                      <w:divBdr>
                        <w:top w:val="none" w:sz="0" w:space="0" w:color="auto"/>
                        <w:left w:val="none" w:sz="0" w:space="0" w:color="auto"/>
                        <w:bottom w:val="none" w:sz="0" w:space="0" w:color="auto"/>
                        <w:right w:val="none" w:sz="0" w:space="0" w:color="auto"/>
                      </w:divBdr>
                    </w:div>
                  </w:divsChild>
                </w:div>
                <w:div w:id="1835993789">
                  <w:marLeft w:val="0"/>
                  <w:marRight w:val="0"/>
                  <w:marTop w:val="0"/>
                  <w:marBottom w:val="0"/>
                  <w:divBdr>
                    <w:top w:val="none" w:sz="0" w:space="0" w:color="auto"/>
                    <w:left w:val="none" w:sz="0" w:space="0" w:color="auto"/>
                    <w:bottom w:val="none" w:sz="0" w:space="0" w:color="auto"/>
                    <w:right w:val="none" w:sz="0" w:space="0" w:color="auto"/>
                  </w:divBdr>
                  <w:divsChild>
                    <w:div w:id="2102873767">
                      <w:marLeft w:val="0"/>
                      <w:marRight w:val="0"/>
                      <w:marTop w:val="0"/>
                      <w:marBottom w:val="0"/>
                      <w:divBdr>
                        <w:top w:val="none" w:sz="0" w:space="0" w:color="auto"/>
                        <w:left w:val="none" w:sz="0" w:space="0" w:color="auto"/>
                        <w:bottom w:val="none" w:sz="0" w:space="0" w:color="auto"/>
                        <w:right w:val="none" w:sz="0" w:space="0" w:color="auto"/>
                      </w:divBdr>
                    </w:div>
                  </w:divsChild>
                </w:div>
                <w:div w:id="755131174">
                  <w:marLeft w:val="0"/>
                  <w:marRight w:val="0"/>
                  <w:marTop w:val="0"/>
                  <w:marBottom w:val="0"/>
                  <w:divBdr>
                    <w:top w:val="none" w:sz="0" w:space="0" w:color="auto"/>
                    <w:left w:val="none" w:sz="0" w:space="0" w:color="auto"/>
                    <w:bottom w:val="none" w:sz="0" w:space="0" w:color="auto"/>
                    <w:right w:val="none" w:sz="0" w:space="0" w:color="auto"/>
                  </w:divBdr>
                  <w:divsChild>
                    <w:div w:id="136609689">
                      <w:marLeft w:val="0"/>
                      <w:marRight w:val="0"/>
                      <w:marTop w:val="0"/>
                      <w:marBottom w:val="0"/>
                      <w:divBdr>
                        <w:top w:val="none" w:sz="0" w:space="0" w:color="auto"/>
                        <w:left w:val="none" w:sz="0" w:space="0" w:color="auto"/>
                        <w:bottom w:val="none" w:sz="0" w:space="0" w:color="auto"/>
                        <w:right w:val="none" w:sz="0" w:space="0" w:color="auto"/>
                      </w:divBdr>
                    </w:div>
                  </w:divsChild>
                </w:div>
                <w:div w:id="729424964">
                  <w:marLeft w:val="0"/>
                  <w:marRight w:val="0"/>
                  <w:marTop w:val="0"/>
                  <w:marBottom w:val="0"/>
                  <w:divBdr>
                    <w:top w:val="none" w:sz="0" w:space="0" w:color="auto"/>
                    <w:left w:val="none" w:sz="0" w:space="0" w:color="auto"/>
                    <w:bottom w:val="none" w:sz="0" w:space="0" w:color="auto"/>
                    <w:right w:val="none" w:sz="0" w:space="0" w:color="auto"/>
                  </w:divBdr>
                  <w:divsChild>
                    <w:div w:id="1631589875">
                      <w:marLeft w:val="0"/>
                      <w:marRight w:val="0"/>
                      <w:marTop w:val="0"/>
                      <w:marBottom w:val="0"/>
                      <w:divBdr>
                        <w:top w:val="none" w:sz="0" w:space="0" w:color="auto"/>
                        <w:left w:val="none" w:sz="0" w:space="0" w:color="auto"/>
                        <w:bottom w:val="none" w:sz="0" w:space="0" w:color="auto"/>
                        <w:right w:val="none" w:sz="0" w:space="0" w:color="auto"/>
                      </w:divBdr>
                    </w:div>
                  </w:divsChild>
                </w:div>
                <w:div w:id="1595627051">
                  <w:marLeft w:val="0"/>
                  <w:marRight w:val="0"/>
                  <w:marTop w:val="0"/>
                  <w:marBottom w:val="0"/>
                  <w:divBdr>
                    <w:top w:val="none" w:sz="0" w:space="0" w:color="auto"/>
                    <w:left w:val="none" w:sz="0" w:space="0" w:color="auto"/>
                    <w:bottom w:val="none" w:sz="0" w:space="0" w:color="auto"/>
                    <w:right w:val="none" w:sz="0" w:space="0" w:color="auto"/>
                  </w:divBdr>
                  <w:divsChild>
                    <w:div w:id="1188838230">
                      <w:marLeft w:val="0"/>
                      <w:marRight w:val="0"/>
                      <w:marTop w:val="0"/>
                      <w:marBottom w:val="0"/>
                      <w:divBdr>
                        <w:top w:val="none" w:sz="0" w:space="0" w:color="auto"/>
                        <w:left w:val="none" w:sz="0" w:space="0" w:color="auto"/>
                        <w:bottom w:val="none" w:sz="0" w:space="0" w:color="auto"/>
                        <w:right w:val="none" w:sz="0" w:space="0" w:color="auto"/>
                      </w:divBdr>
                    </w:div>
                  </w:divsChild>
                </w:div>
                <w:div w:id="425198125">
                  <w:marLeft w:val="0"/>
                  <w:marRight w:val="0"/>
                  <w:marTop w:val="0"/>
                  <w:marBottom w:val="0"/>
                  <w:divBdr>
                    <w:top w:val="none" w:sz="0" w:space="0" w:color="auto"/>
                    <w:left w:val="none" w:sz="0" w:space="0" w:color="auto"/>
                    <w:bottom w:val="none" w:sz="0" w:space="0" w:color="auto"/>
                    <w:right w:val="none" w:sz="0" w:space="0" w:color="auto"/>
                  </w:divBdr>
                  <w:divsChild>
                    <w:div w:id="1290939562">
                      <w:marLeft w:val="0"/>
                      <w:marRight w:val="0"/>
                      <w:marTop w:val="0"/>
                      <w:marBottom w:val="0"/>
                      <w:divBdr>
                        <w:top w:val="none" w:sz="0" w:space="0" w:color="auto"/>
                        <w:left w:val="none" w:sz="0" w:space="0" w:color="auto"/>
                        <w:bottom w:val="none" w:sz="0" w:space="0" w:color="auto"/>
                        <w:right w:val="none" w:sz="0" w:space="0" w:color="auto"/>
                      </w:divBdr>
                    </w:div>
                  </w:divsChild>
                </w:div>
                <w:div w:id="975909782">
                  <w:marLeft w:val="0"/>
                  <w:marRight w:val="0"/>
                  <w:marTop w:val="0"/>
                  <w:marBottom w:val="0"/>
                  <w:divBdr>
                    <w:top w:val="none" w:sz="0" w:space="0" w:color="auto"/>
                    <w:left w:val="none" w:sz="0" w:space="0" w:color="auto"/>
                    <w:bottom w:val="none" w:sz="0" w:space="0" w:color="auto"/>
                    <w:right w:val="none" w:sz="0" w:space="0" w:color="auto"/>
                  </w:divBdr>
                  <w:divsChild>
                    <w:div w:id="261961923">
                      <w:marLeft w:val="0"/>
                      <w:marRight w:val="0"/>
                      <w:marTop w:val="0"/>
                      <w:marBottom w:val="0"/>
                      <w:divBdr>
                        <w:top w:val="none" w:sz="0" w:space="0" w:color="auto"/>
                        <w:left w:val="none" w:sz="0" w:space="0" w:color="auto"/>
                        <w:bottom w:val="none" w:sz="0" w:space="0" w:color="auto"/>
                        <w:right w:val="none" w:sz="0" w:space="0" w:color="auto"/>
                      </w:divBdr>
                    </w:div>
                  </w:divsChild>
                </w:div>
                <w:div w:id="13119575">
                  <w:marLeft w:val="0"/>
                  <w:marRight w:val="0"/>
                  <w:marTop w:val="0"/>
                  <w:marBottom w:val="0"/>
                  <w:divBdr>
                    <w:top w:val="none" w:sz="0" w:space="0" w:color="auto"/>
                    <w:left w:val="none" w:sz="0" w:space="0" w:color="auto"/>
                    <w:bottom w:val="none" w:sz="0" w:space="0" w:color="auto"/>
                    <w:right w:val="none" w:sz="0" w:space="0" w:color="auto"/>
                  </w:divBdr>
                  <w:divsChild>
                    <w:div w:id="98570678">
                      <w:marLeft w:val="0"/>
                      <w:marRight w:val="0"/>
                      <w:marTop w:val="0"/>
                      <w:marBottom w:val="0"/>
                      <w:divBdr>
                        <w:top w:val="none" w:sz="0" w:space="0" w:color="auto"/>
                        <w:left w:val="none" w:sz="0" w:space="0" w:color="auto"/>
                        <w:bottom w:val="none" w:sz="0" w:space="0" w:color="auto"/>
                        <w:right w:val="none" w:sz="0" w:space="0" w:color="auto"/>
                      </w:divBdr>
                    </w:div>
                  </w:divsChild>
                </w:div>
                <w:div w:id="343015680">
                  <w:marLeft w:val="0"/>
                  <w:marRight w:val="0"/>
                  <w:marTop w:val="0"/>
                  <w:marBottom w:val="0"/>
                  <w:divBdr>
                    <w:top w:val="none" w:sz="0" w:space="0" w:color="auto"/>
                    <w:left w:val="none" w:sz="0" w:space="0" w:color="auto"/>
                    <w:bottom w:val="none" w:sz="0" w:space="0" w:color="auto"/>
                    <w:right w:val="none" w:sz="0" w:space="0" w:color="auto"/>
                  </w:divBdr>
                  <w:divsChild>
                    <w:div w:id="385565488">
                      <w:marLeft w:val="0"/>
                      <w:marRight w:val="0"/>
                      <w:marTop w:val="0"/>
                      <w:marBottom w:val="0"/>
                      <w:divBdr>
                        <w:top w:val="none" w:sz="0" w:space="0" w:color="auto"/>
                        <w:left w:val="none" w:sz="0" w:space="0" w:color="auto"/>
                        <w:bottom w:val="none" w:sz="0" w:space="0" w:color="auto"/>
                        <w:right w:val="none" w:sz="0" w:space="0" w:color="auto"/>
                      </w:divBdr>
                    </w:div>
                  </w:divsChild>
                </w:div>
                <w:div w:id="1387023377">
                  <w:marLeft w:val="0"/>
                  <w:marRight w:val="0"/>
                  <w:marTop w:val="0"/>
                  <w:marBottom w:val="0"/>
                  <w:divBdr>
                    <w:top w:val="none" w:sz="0" w:space="0" w:color="auto"/>
                    <w:left w:val="none" w:sz="0" w:space="0" w:color="auto"/>
                    <w:bottom w:val="none" w:sz="0" w:space="0" w:color="auto"/>
                    <w:right w:val="none" w:sz="0" w:space="0" w:color="auto"/>
                  </w:divBdr>
                  <w:divsChild>
                    <w:div w:id="1479615119">
                      <w:marLeft w:val="0"/>
                      <w:marRight w:val="0"/>
                      <w:marTop w:val="0"/>
                      <w:marBottom w:val="0"/>
                      <w:divBdr>
                        <w:top w:val="none" w:sz="0" w:space="0" w:color="auto"/>
                        <w:left w:val="none" w:sz="0" w:space="0" w:color="auto"/>
                        <w:bottom w:val="none" w:sz="0" w:space="0" w:color="auto"/>
                        <w:right w:val="none" w:sz="0" w:space="0" w:color="auto"/>
                      </w:divBdr>
                    </w:div>
                  </w:divsChild>
                </w:div>
                <w:div w:id="1401631469">
                  <w:marLeft w:val="0"/>
                  <w:marRight w:val="0"/>
                  <w:marTop w:val="0"/>
                  <w:marBottom w:val="0"/>
                  <w:divBdr>
                    <w:top w:val="none" w:sz="0" w:space="0" w:color="auto"/>
                    <w:left w:val="none" w:sz="0" w:space="0" w:color="auto"/>
                    <w:bottom w:val="none" w:sz="0" w:space="0" w:color="auto"/>
                    <w:right w:val="none" w:sz="0" w:space="0" w:color="auto"/>
                  </w:divBdr>
                  <w:divsChild>
                    <w:div w:id="924922115">
                      <w:marLeft w:val="0"/>
                      <w:marRight w:val="0"/>
                      <w:marTop w:val="0"/>
                      <w:marBottom w:val="0"/>
                      <w:divBdr>
                        <w:top w:val="none" w:sz="0" w:space="0" w:color="auto"/>
                        <w:left w:val="none" w:sz="0" w:space="0" w:color="auto"/>
                        <w:bottom w:val="none" w:sz="0" w:space="0" w:color="auto"/>
                        <w:right w:val="none" w:sz="0" w:space="0" w:color="auto"/>
                      </w:divBdr>
                    </w:div>
                  </w:divsChild>
                </w:div>
                <w:div w:id="1317153185">
                  <w:marLeft w:val="0"/>
                  <w:marRight w:val="0"/>
                  <w:marTop w:val="0"/>
                  <w:marBottom w:val="0"/>
                  <w:divBdr>
                    <w:top w:val="none" w:sz="0" w:space="0" w:color="auto"/>
                    <w:left w:val="none" w:sz="0" w:space="0" w:color="auto"/>
                    <w:bottom w:val="none" w:sz="0" w:space="0" w:color="auto"/>
                    <w:right w:val="none" w:sz="0" w:space="0" w:color="auto"/>
                  </w:divBdr>
                  <w:divsChild>
                    <w:div w:id="1080447037">
                      <w:marLeft w:val="0"/>
                      <w:marRight w:val="0"/>
                      <w:marTop w:val="0"/>
                      <w:marBottom w:val="0"/>
                      <w:divBdr>
                        <w:top w:val="none" w:sz="0" w:space="0" w:color="auto"/>
                        <w:left w:val="none" w:sz="0" w:space="0" w:color="auto"/>
                        <w:bottom w:val="none" w:sz="0" w:space="0" w:color="auto"/>
                        <w:right w:val="none" w:sz="0" w:space="0" w:color="auto"/>
                      </w:divBdr>
                    </w:div>
                  </w:divsChild>
                </w:div>
                <w:div w:id="1317806377">
                  <w:marLeft w:val="0"/>
                  <w:marRight w:val="0"/>
                  <w:marTop w:val="0"/>
                  <w:marBottom w:val="0"/>
                  <w:divBdr>
                    <w:top w:val="none" w:sz="0" w:space="0" w:color="auto"/>
                    <w:left w:val="none" w:sz="0" w:space="0" w:color="auto"/>
                    <w:bottom w:val="none" w:sz="0" w:space="0" w:color="auto"/>
                    <w:right w:val="none" w:sz="0" w:space="0" w:color="auto"/>
                  </w:divBdr>
                  <w:divsChild>
                    <w:div w:id="164168956">
                      <w:marLeft w:val="0"/>
                      <w:marRight w:val="0"/>
                      <w:marTop w:val="0"/>
                      <w:marBottom w:val="0"/>
                      <w:divBdr>
                        <w:top w:val="none" w:sz="0" w:space="0" w:color="auto"/>
                        <w:left w:val="none" w:sz="0" w:space="0" w:color="auto"/>
                        <w:bottom w:val="none" w:sz="0" w:space="0" w:color="auto"/>
                        <w:right w:val="none" w:sz="0" w:space="0" w:color="auto"/>
                      </w:divBdr>
                    </w:div>
                  </w:divsChild>
                </w:div>
                <w:div w:id="54009546">
                  <w:marLeft w:val="0"/>
                  <w:marRight w:val="0"/>
                  <w:marTop w:val="0"/>
                  <w:marBottom w:val="0"/>
                  <w:divBdr>
                    <w:top w:val="none" w:sz="0" w:space="0" w:color="auto"/>
                    <w:left w:val="none" w:sz="0" w:space="0" w:color="auto"/>
                    <w:bottom w:val="none" w:sz="0" w:space="0" w:color="auto"/>
                    <w:right w:val="none" w:sz="0" w:space="0" w:color="auto"/>
                  </w:divBdr>
                  <w:divsChild>
                    <w:div w:id="668027305">
                      <w:marLeft w:val="0"/>
                      <w:marRight w:val="0"/>
                      <w:marTop w:val="0"/>
                      <w:marBottom w:val="0"/>
                      <w:divBdr>
                        <w:top w:val="none" w:sz="0" w:space="0" w:color="auto"/>
                        <w:left w:val="none" w:sz="0" w:space="0" w:color="auto"/>
                        <w:bottom w:val="none" w:sz="0" w:space="0" w:color="auto"/>
                        <w:right w:val="none" w:sz="0" w:space="0" w:color="auto"/>
                      </w:divBdr>
                    </w:div>
                  </w:divsChild>
                </w:div>
                <w:div w:id="195390040">
                  <w:marLeft w:val="0"/>
                  <w:marRight w:val="0"/>
                  <w:marTop w:val="0"/>
                  <w:marBottom w:val="0"/>
                  <w:divBdr>
                    <w:top w:val="none" w:sz="0" w:space="0" w:color="auto"/>
                    <w:left w:val="none" w:sz="0" w:space="0" w:color="auto"/>
                    <w:bottom w:val="none" w:sz="0" w:space="0" w:color="auto"/>
                    <w:right w:val="none" w:sz="0" w:space="0" w:color="auto"/>
                  </w:divBdr>
                  <w:divsChild>
                    <w:div w:id="886338475">
                      <w:marLeft w:val="0"/>
                      <w:marRight w:val="0"/>
                      <w:marTop w:val="0"/>
                      <w:marBottom w:val="0"/>
                      <w:divBdr>
                        <w:top w:val="none" w:sz="0" w:space="0" w:color="auto"/>
                        <w:left w:val="none" w:sz="0" w:space="0" w:color="auto"/>
                        <w:bottom w:val="none" w:sz="0" w:space="0" w:color="auto"/>
                        <w:right w:val="none" w:sz="0" w:space="0" w:color="auto"/>
                      </w:divBdr>
                    </w:div>
                  </w:divsChild>
                </w:div>
                <w:div w:id="1337997194">
                  <w:marLeft w:val="0"/>
                  <w:marRight w:val="0"/>
                  <w:marTop w:val="0"/>
                  <w:marBottom w:val="0"/>
                  <w:divBdr>
                    <w:top w:val="none" w:sz="0" w:space="0" w:color="auto"/>
                    <w:left w:val="none" w:sz="0" w:space="0" w:color="auto"/>
                    <w:bottom w:val="none" w:sz="0" w:space="0" w:color="auto"/>
                    <w:right w:val="none" w:sz="0" w:space="0" w:color="auto"/>
                  </w:divBdr>
                  <w:divsChild>
                    <w:div w:id="1658224587">
                      <w:marLeft w:val="0"/>
                      <w:marRight w:val="0"/>
                      <w:marTop w:val="0"/>
                      <w:marBottom w:val="0"/>
                      <w:divBdr>
                        <w:top w:val="none" w:sz="0" w:space="0" w:color="auto"/>
                        <w:left w:val="none" w:sz="0" w:space="0" w:color="auto"/>
                        <w:bottom w:val="none" w:sz="0" w:space="0" w:color="auto"/>
                        <w:right w:val="none" w:sz="0" w:space="0" w:color="auto"/>
                      </w:divBdr>
                    </w:div>
                  </w:divsChild>
                </w:div>
                <w:div w:id="1812405806">
                  <w:marLeft w:val="0"/>
                  <w:marRight w:val="0"/>
                  <w:marTop w:val="0"/>
                  <w:marBottom w:val="0"/>
                  <w:divBdr>
                    <w:top w:val="none" w:sz="0" w:space="0" w:color="auto"/>
                    <w:left w:val="none" w:sz="0" w:space="0" w:color="auto"/>
                    <w:bottom w:val="none" w:sz="0" w:space="0" w:color="auto"/>
                    <w:right w:val="none" w:sz="0" w:space="0" w:color="auto"/>
                  </w:divBdr>
                  <w:divsChild>
                    <w:div w:id="892616728">
                      <w:marLeft w:val="0"/>
                      <w:marRight w:val="0"/>
                      <w:marTop w:val="0"/>
                      <w:marBottom w:val="0"/>
                      <w:divBdr>
                        <w:top w:val="none" w:sz="0" w:space="0" w:color="auto"/>
                        <w:left w:val="none" w:sz="0" w:space="0" w:color="auto"/>
                        <w:bottom w:val="none" w:sz="0" w:space="0" w:color="auto"/>
                        <w:right w:val="none" w:sz="0" w:space="0" w:color="auto"/>
                      </w:divBdr>
                    </w:div>
                  </w:divsChild>
                </w:div>
                <w:div w:id="824395618">
                  <w:marLeft w:val="0"/>
                  <w:marRight w:val="0"/>
                  <w:marTop w:val="0"/>
                  <w:marBottom w:val="0"/>
                  <w:divBdr>
                    <w:top w:val="none" w:sz="0" w:space="0" w:color="auto"/>
                    <w:left w:val="none" w:sz="0" w:space="0" w:color="auto"/>
                    <w:bottom w:val="none" w:sz="0" w:space="0" w:color="auto"/>
                    <w:right w:val="none" w:sz="0" w:space="0" w:color="auto"/>
                  </w:divBdr>
                  <w:divsChild>
                    <w:div w:id="1562254699">
                      <w:marLeft w:val="0"/>
                      <w:marRight w:val="0"/>
                      <w:marTop w:val="0"/>
                      <w:marBottom w:val="0"/>
                      <w:divBdr>
                        <w:top w:val="none" w:sz="0" w:space="0" w:color="auto"/>
                        <w:left w:val="none" w:sz="0" w:space="0" w:color="auto"/>
                        <w:bottom w:val="none" w:sz="0" w:space="0" w:color="auto"/>
                        <w:right w:val="none" w:sz="0" w:space="0" w:color="auto"/>
                      </w:divBdr>
                    </w:div>
                  </w:divsChild>
                </w:div>
                <w:div w:id="499004107">
                  <w:marLeft w:val="0"/>
                  <w:marRight w:val="0"/>
                  <w:marTop w:val="0"/>
                  <w:marBottom w:val="0"/>
                  <w:divBdr>
                    <w:top w:val="none" w:sz="0" w:space="0" w:color="auto"/>
                    <w:left w:val="none" w:sz="0" w:space="0" w:color="auto"/>
                    <w:bottom w:val="none" w:sz="0" w:space="0" w:color="auto"/>
                    <w:right w:val="none" w:sz="0" w:space="0" w:color="auto"/>
                  </w:divBdr>
                  <w:divsChild>
                    <w:div w:id="393160110">
                      <w:marLeft w:val="0"/>
                      <w:marRight w:val="0"/>
                      <w:marTop w:val="0"/>
                      <w:marBottom w:val="0"/>
                      <w:divBdr>
                        <w:top w:val="none" w:sz="0" w:space="0" w:color="auto"/>
                        <w:left w:val="none" w:sz="0" w:space="0" w:color="auto"/>
                        <w:bottom w:val="none" w:sz="0" w:space="0" w:color="auto"/>
                        <w:right w:val="none" w:sz="0" w:space="0" w:color="auto"/>
                      </w:divBdr>
                    </w:div>
                  </w:divsChild>
                </w:div>
                <w:div w:id="9524796">
                  <w:marLeft w:val="0"/>
                  <w:marRight w:val="0"/>
                  <w:marTop w:val="0"/>
                  <w:marBottom w:val="0"/>
                  <w:divBdr>
                    <w:top w:val="none" w:sz="0" w:space="0" w:color="auto"/>
                    <w:left w:val="none" w:sz="0" w:space="0" w:color="auto"/>
                    <w:bottom w:val="none" w:sz="0" w:space="0" w:color="auto"/>
                    <w:right w:val="none" w:sz="0" w:space="0" w:color="auto"/>
                  </w:divBdr>
                  <w:divsChild>
                    <w:div w:id="688604375">
                      <w:marLeft w:val="0"/>
                      <w:marRight w:val="0"/>
                      <w:marTop w:val="0"/>
                      <w:marBottom w:val="0"/>
                      <w:divBdr>
                        <w:top w:val="none" w:sz="0" w:space="0" w:color="auto"/>
                        <w:left w:val="none" w:sz="0" w:space="0" w:color="auto"/>
                        <w:bottom w:val="none" w:sz="0" w:space="0" w:color="auto"/>
                        <w:right w:val="none" w:sz="0" w:space="0" w:color="auto"/>
                      </w:divBdr>
                    </w:div>
                  </w:divsChild>
                </w:div>
                <w:div w:id="968973764">
                  <w:marLeft w:val="0"/>
                  <w:marRight w:val="0"/>
                  <w:marTop w:val="0"/>
                  <w:marBottom w:val="0"/>
                  <w:divBdr>
                    <w:top w:val="none" w:sz="0" w:space="0" w:color="auto"/>
                    <w:left w:val="none" w:sz="0" w:space="0" w:color="auto"/>
                    <w:bottom w:val="none" w:sz="0" w:space="0" w:color="auto"/>
                    <w:right w:val="none" w:sz="0" w:space="0" w:color="auto"/>
                  </w:divBdr>
                  <w:divsChild>
                    <w:div w:id="1839342709">
                      <w:marLeft w:val="0"/>
                      <w:marRight w:val="0"/>
                      <w:marTop w:val="0"/>
                      <w:marBottom w:val="0"/>
                      <w:divBdr>
                        <w:top w:val="none" w:sz="0" w:space="0" w:color="auto"/>
                        <w:left w:val="none" w:sz="0" w:space="0" w:color="auto"/>
                        <w:bottom w:val="none" w:sz="0" w:space="0" w:color="auto"/>
                        <w:right w:val="none" w:sz="0" w:space="0" w:color="auto"/>
                      </w:divBdr>
                    </w:div>
                  </w:divsChild>
                </w:div>
                <w:div w:id="2113162835">
                  <w:marLeft w:val="0"/>
                  <w:marRight w:val="0"/>
                  <w:marTop w:val="0"/>
                  <w:marBottom w:val="0"/>
                  <w:divBdr>
                    <w:top w:val="none" w:sz="0" w:space="0" w:color="auto"/>
                    <w:left w:val="none" w:sz="0" w:space="0" w:color="auto"/>
                    <w:bottom w:val="none" w:sz="0" w:space="0" w:color="auto"/>
                    <w:right w:val="none" w:sz="0" w:space="0" w:color="auto"/>
                  </w:divBdr>
                  <w:divsChild>
                    <w:div w:id="1363634440">
                      <w:marLeft w:val="0"/>
                      <w:marRight w:val="0"/>
                      <w:marTop w:val="0"/>
                      <w:marBottom w:val="0"/>
                      <w:divBdr>
                        <w:top w:val="none" w:sz="0" w:space="0" w:color="auto"/>
                        <w:left w:val="none" w:sz="0" w:space="0" w:color="auto"/>
                        <w:bottom w:val="none" w:sz="0" w:space="0" w:color="auto"/>
                        <w:right w:val="none" w:sz="0" w:space="0" w:color="auto"/>
                      </w:divBdr>
                    </w:div>
                  </w:divsChild>
                </w:div>
                <w:div w:id="155996322">
                  <w:marLeft w:val="0"/>
                  <w:marRight w:val="0"/>
                  <w:marTop w:val="0"/>
                  <w:marBottom w:val="0"/>
                  <w:divBdr>
                    <w:top w:val="none" w:sz="0" w:space="0" w:color="auto"/>
                    <w:left w:val="none" w:sz="0" w:space="0" w:color="auto"/>
                    <w:bottom w:val="none" w:sz="0" w:space="0" w:color="auto"/>
                    <w:right w:val="none" w:sz="0" w:space="0" w:color="auto"/>
                  </w:divBdr>
                  <w:divsChild>
                    <w:div w:id="1529761534">
                      <w:marLeft w:val="0"/>
                      <w:marRight w:val="0"/>
                      <w:marTop w:val="0"/>
                      <w:marBottom w:val="0"/>
                      <w:divBdr>
                        <w:top w:val="none" w:sz="0" w:space="0" w:color="auto"/>
                        <w:left w:val="none" w:sz="0" w:space="0" w:color="auto"/>
                        <w:bottom w:val="none" w:sz="0" w:space="0" w:color="auto"/>
                        <w:right w:val="none" w:sz="0" w:space="0" w:color="auto"/>
                      </w:divBdr>
                    </w:div>
                  </w:divsChild>
                </w:div>
                <w:div w:id="1540046602">
                  <w:marLeft w:val="0"/>
                  <w:marRight w:val="0"/>
                  <w:marTop w:val="0"/>
                  <w:marBottom w:val="0"/>
                  <w:divBdr>
                    <w:top w:val="none" w:sz="0" w:space="0" w:color="auto"/>
                    <w:left w:val="none" w:sz="0" w:space="0" w:color="auto"/>
                    <w:bottom w:val="none" w:sz="0" w:space="0" w:color="auto"/>
                    <w:right w:val="none" w:sz="0" w:space="0" w:color="auto"/>
                  </w:divBdr>
                  <w:divsChild>
                    <w:div w:id="1925600307">
                      <w:marLeft w:val="0"/>
                      <w:marRight w:val="0"/>
                      <w:marTop w:val="0"/>
                      <w:marBottom w:val="0"/>
                      <w:divBdr>
                        <w:top w:val="none" w:sz="0" w:space="0" w:color="auto"/>
                        <w:left w:val="none" w:sz="0" w:space="0" w:color="auto"/>
                        <w:bottom w:val="none" w:sz="0" w:space="0" w:color="auto"/>
                        <w:right w:val="none" w:sz="0" w:space="0" w:color="auto"/>
                      </w:divBdr>
                    </w:div>
                  </w:divsChild>
                </w:div>
                <w:div w:id="861936307">
                  <w:marLeft w:val="0"/>
                  <w:marRight w:val="0"/>
                  <w:marTop w:val="0"/>
                  <w:marBottom w:val="0"/>
                  <w:divBdr>
                    <w:top w:val="none" w:sz="0" w:space="0" w:color="auto"/>
                    <w:left w:val="none" w:sz="0" w:space="0" w:color="auto"/>
                    <w:bottom w:val="none" w:sz="0" w:space="0" w:color="auto"/>
                    <w:right w:val="none" w:sz="0" w:space="0" w:color="auto"/>
                  </w:divBdr>
                  <w:divsChild>
                    <w:div w:id="162165342">
                      <w:marLeft w:val="0"/>
                      <w:marRight w:val="0"/>
                      <w:marTop w:val="0"/>
                      <w:marBottom w:val="0"/>
                      <w:divBdr>
                        <w:top w:val="none" w:sz="0" w:space="0" w:color="auto"/>
                        <w:left w:val="none" w:sz="0" w:space="0" w:color="auto"/>
                        <w:bottom w:val="none" w:sz="0" w:space="0" w:color="auto"/>
                        <w:right w:val="none" w:sz="0" w:space="0" w:color="auto"/>
                      </w:divBdr>
                    </w:div>
                  </w:divsChild>
                </w:div>
                <w:div w:id="889265912">
                  <w:marLeft w:val="0"/>
                  <w:marRight w:val="0"/>
                  <w:marTop w:val="0"/>
                  <w:marBottom w:val="0"/>
                  <w:divBdr>
                    <w:top w:val="none" w:sz="0" w:space="0" w:color="auto"/>
                    <w:left w:val="none" w:sz="0" w:space="0" w:color="auto"/>
                    <w:bottom w:val="none" w:sz="0" w:space="0" w:color="auto"/>
                    <w:right w:val="none" w:sz="0" w:space="0" w:color="auto"/>
                  </w:divBdr>
                  <w:divsChild>
                    <w:div w:id="1578781953">
                      <w:marLeft w:val="0"/>
                      <w:marRight w:val="0"/>
                      <w:marTop w:val="0"/>
                      <w:marBottom w:val="0"/>
                      <w:divBdr>
                        <w:top w:val="none" w:sz="0" w:space="0" w:color="auto"/>
                        <w:left w:val="none" w:sz="0" w:space="0" w:color="auto"/>
                        <w:bottom w:val="none" w:sz="0" w:space="0" w:color="auto"/>
                        <w:right w:val="none" w:sz="0" w:space="0" w:color="auto"/>
                      </w:divBdr>
                    </w:div>
                  </w:divsChild>
                </w:div>
                <w:div w:id="1012024833">
                  <w:marLeft w:val="0"/>
                  <w:marRight w:val="0"/>
                  <w:marTop w:val="0"/>
                  <w:marBottom w:val="0"/>
                  <w:divBdr>
                    <w:top w:val="none" w:sz="0" w:space="0" w:color="auto"/>
                    <w:left w:val="none" w:sz="0" w:space="0" w:color="auto"/>
                    <w:bottom w:val="none" w:sz="0" w:space="0" w:color="auto"/>
                    <w:right w:val="none" w:sz="0" w:space="0" w:color="auto"/>
                  </w:divBdr>
                  <w:divsChild>
                    <w:div w:id="856846492">
                      <w:marLeft w:val="0"/>
                      <w:marRight w:val="0"/>
                      <w:marTop w:val="0"/>
                      <w:marBottom w:val="0"/>
                      <w:divBdr>
                        <w:top w:val="none" w:sz="0" w:space="0" w:color="auto"/>
                        <w:left w:val="none" w:sz="0" w:space="0" w:color="auto"/>
                        <w:bottom w:val="none" w:sz="0" w:space="0" w:color="auto"/>
                        <w:right w:val="none" w:sz="0" w:space="0" w:color="auto"/>
                      </w:divBdr>
                    </w:div>
                  </w:divsChild>
                </w:div>
                <w:div w:id="1794790038">
                  <w:marLeft w:val="0"/>
                  <w:marRight w:val="0"/>
                  <w:marTop w:val="0"/>
                  <w:marBottom w:val="0"/>
                  <w:divBdr>
                    <w:top w:val="none" w:sz="0" w:space="0" w:color="auto"/>
                    <w:left w:val="none" w:sz="0" w:space="0" w:color="auto"/>
                    <w:bottom w:val="none" w:sz="0" w:space="0" w:color="auto"/>
                    <w:right w:val="none" w:sz="0" w:space="0" w:color="auto"/>
                  </w:divBdr>
                  <w:divsChild>
                    <w:div w:id="654914640">
                      <w:marLeft w:val="0"/>
                      <w:marRight w:val="0"/>
                      <w:marTop w:val="0"/>
                      <w:marBottom w:val="0"/>
                      <w:divBdr>
                        <w:top w:val="none" w:sz="0" w:space="0" w:color="auto"/>
                        <w:left w:val="none" w:sz="0" w:space="0" w:color="auto"/>
                        <w:bottom w:val="none" w:sz="0" w:space="0" w:color="auto"/>
                        <w:right w:val="none" w:sz="0" w:space="0" w:color="auto"/>
                      </w:divBdr>
                    </w:div>
                  </w:divsChild>
                </w:div>
                <w:div w:id="1940407410">
                  <w:marLeft w:val="0"/>
                  <w:marRight w:val="0"/>
                  <w:marTop w:val="0"/>
                  <w:marBottom w:val="0"/>
                  <w:divBdr>
                    <w:top w:val="none" w:sz="0" w:space="0" w:color="auto"/>
                    <w:left w:val="none" w:sz="0" w:space="0" w:color="auto"/>
                    <w:bottom w:val="none" w:sz="0" w:space="0" w:color="auto"/>
                    <w:right w:val="none" w:sz="0" w:space="0" w:color="auto"/>
                  </w:divBdr>
                  <w:divsChild>
                    <w:div w:id="1672217006">
                      <w:marLeft w:val="0"/>
                      <w:marRight w:val="0"/>
                      <w:marTop w:val="0"/>
                      <w:marBottom w:val="0"/>
                      <w:divBdr>
                        <w:top w:val="none" w:sz="0" w:space="0" w:color="auto"/>
                        <w:left w:val="none" w:sz="0" w:space="0" w:color="auto"/>
                        <w:bottom w:val="none" w:sz="0" w:space="0" w:color="auto"/>
                        <w:right w:val="none" w:sz="0" w:space="0" w:color="auto"/>
                      </w:divBdr>
                    </w:div>
                  </w:divsChild>
                </w:div>
                <w:div w:id="640157349">
                  <w:marLeft w:val="0"/>
                  <w:marRight w:val="0"/>
                  <w:marTop w:val="0"/>
                  <w:marBottom w:val="0"/>
                  <w:divBdr>
                    <w:top w:val="none" w:sz="0" w:space="0" w:color="auto"/>
                    <w:left w:val="none" w:sz="0" w:space="0" w:color="auto"/>
                    <w:bottom w:val="none" w:sz="0" w:space="0" w:color="auto"/>
                    <w:right w:val="none" w:sz="0" w:space="0" w:color="auto"/>
                  </w:divBdr>
                  <w:divsChild>
                    <w:div w:id="1783106905">
                      <w:marLeft w:val="0"/>
                      <w:marRight w:val="0"/>
                      <w:marTop w:val="0"/>
                      <w:marBottom w:val="0"/>
                      <w:divBdr>
                        <w:top w:val="none" w:sz="0" w:space="0" w:color="auto"/>
                        <w:left w:val="none" w:sz="0" w:space="0" w:color="auto"/>
                        <w:bottom w:val="none" w:sz="0" w:space="0" w:color="auto"/>
                        <w:right w:val="none" w:sz="0" w:space="0" w:color="auto"/>
                      </w:divBdr>
                    </w:div>
                  </w:divsChild>
                </w:div>
                <w:div w:id="481389319">
                  <w:marLeft w:val="0"/>
                  <w:marRight w:val="0"/>
                  <w:marTop w:val="0"/>
                  <w:marBottom w:val="0"/>
                  <w:divBdr>
                    <w:top w:val="none" w:sz="0" w:space="0" w:color="auto"/>
                    <w:left w:val="none" w:sz="0" w:space="0" w:color="auto"/>
                    <w:bottom w:val="none" w:sz="0" w:space="0" w:color="auto"/>
                    <w:right w:val="none" w:sz="0" w:space="0" w:color="auto"/>
                  </w:divBdr>
                  <w:divsChild>
                    <w:div w:id="1870877375">
                      <w:marLeft w:val="0"/>
                      <w:marRight w:val="0"/>
                      <w:marTop w:val="0"/>
                      <w:marBottom w:val="0"/>
                      <w:divBdr>
                        <w:top w:val="none" w:sz="0" w:space="0" w:color="auto"/>
                        <w:left w:val="none" w:sz="0" w:space="0" w:color="auto"/>
                        <w:bottom w:val="none" w:sz="0" w:space="0" w:color="auto"/>
                        <w:right w:val="none" w:sz="0" w:space="0" w:color="auto"/>
                      </w:divBdr>
                    </w:div>
                  </w:divsChild>
                </w:div>
                <w:div w:id="501504281">
                  <w:marLeft w:val="0"/>
                  <w:marRight w:val="0"/>
                  <w:marTop w:val="0"/>
                  <w:marBottom w:val="0"/>
                  <w:divBdr>
                    <w:top w:val="none" w:sz="0" w:space="0" w:color="auto"/>
                    <w:left w:val="none" w:sz="0" w:space="0" w:color="auto"/>
                    <w:bottom w:val="none" w:sz="0" w:space="0" w:color="auto"/>
                    <w:right w:val="none" w:sz="0" w:space="0" w:color="auto"/>
                  </w:divBdr>
                  <w:divsChild>
                    <w:div w:id="479231095">
                      <w:marLeft w:val="0"/>
                      <w:marRight w:val="0"/>
                      <w:marTop w:val="0"/>
                      <w:marBottom w:val="0"/>
                      <w:divBdr>
                        <w:top w:val="none" w:sz="0" w:space="0" w:color="auto"/>
                        <w:left w:val="none" w:sz="0" w:space="0" w:color="auto"/>
                        <w:bottom w:val="none" w:sz="0" w:space="0" w:color="auto"/>
                        <w:right w:val="none" w:sz="0" w:space="0" w:color="auto"/>
                      </w:divBdr>
                    </w:div>
                  </w:divsChild>
                </w:div>
                <w:div w:id="1558663435">
                  <w:marLeft w:val="0"/>
                  <w:marRight w:val="0"/>
                  <w:marTop w:val="0"/>
                  <w:marBottom w:val="0"/>
                  <w:divBdr>
                    <w:top w:val="none" w:sz="0" w:space="0" w:color="auto"/>
                    <w:left w:val="none" w:sz="0" w:space="0" w:color="auto"/>
                    <w:bottom w:val="none" w:sz="0" w:space="0" w:color="auto"/>
                    <w:right w:val="none" w:sz="0" w:space="0" w:color="auto"/>
                  </w:divBdr>
                  <w:divsChild>
                    <w:div w:id="1153914982">
                      <w:marLeft w:val="0"/>
                      <w:marRight w:val="0"/>
                      <w:marTop w:val="0"/>
                      <w:marBottom w:val="0"/>
                      <w:divBdr>
                        <w:top w:val="none" w:sz="0" w:space="0" w:color="auto"/>
                        <w:left w:val="none" w:sz="0" w:space="0" w:color="auto"/>
                        <w:bottom w:val="none" w:sz="0" w:space="0" w:color="auto"/>
                        <w:right w:val="none" w:sz="0" w:space="0" w:color="auto"/>
                      </w:divBdr>
                    </w:div>
                  </w:divsChild>
                </w:div>
                <w:div w:id="1903371736">
                  <w:marLeft w:val="0"/>
                  <w:marRight w:val="0"/>
                  <w:marTop w:val="0"/>
                  <w:marBottom w:val="0"/>
                  <w:divBdr>
                    <w:top w:val="none" w:sz="0" w:space="0" w:color="auto"/>
                    <w:left w:val="none" w:sz="0" w:space="0" w:color="auto"/>
                    <w:bottom w:val="none" w:sz="0" w:space="0" w:color="auto"/>
                    <w:right w:val="none" w:sz="0" w:space="0" w:color="auto"/>
                  </w:divBdr>
                  <w:divsChild>
                    <w:div w:id="7093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89728">
          <w:marLeft w:val="0"/>
          <w:marRight w:val="0"/>
          <w:marTop w:val="0"/>
          <w:marBottom w:val="0"/>
          <w:divBdr>
            <w:top w:val="none" w:sz="0" w:space="0" w:color="auto"/>
            <w:left w:val="none" w:sz="0" w:space="0" w:color="auto"/>
            <w:bottom w:val="none" w:sz="0" w:space="0" w:color="auto"/>
            <w:right w:val="none" w:sz="0" w:space="0" w:color="auto"/>
          </w:divBdr>
        </w:div>
        <w:div w:id="82917812">
          <w:marLeft w:val="0"/>
          <w:marRight w:val="0"/>
          <w:marTop w:val="0"/>
          <w:marBottom w:val="0"/>
          <w:divBdr>
            <w:top w:val="none" w:sz="0" w:space="0" w:color="auto"/>
            <w:left w:val="none" w:sz="0" w:space="0" w:color="auto"/>
            <w:bottom w:val="none" w:sz="0" w:space="0" w:color="auto"/>
            <w:right w:val="none" w:sz="0" w:space="0" w:color="auto"/>
          </w:divBdr>
          <w:divsChild>
            <w:div w:id="1128429043">
              <w:marLeft w:val="-75"/>
              <w:marRight w:val="0"/>
              <w:marTop w:val="30"/>
              <w:marBottom w:val="30"/>
              <w:divBdr>
                <w:top w:val="none" w:sz="0" w:space="0" w:color="auto"/>
                <w:left w:val="none" w:sz="0" w:space="0" w:color="auto"/>
                <w:bottom w:val="none" w:sz="0" w:space="0" w:color="auto"/>
                <w:right w:val="none" w:sz="0" w:space="0" w:color="auto"/>
              </w:divBdr>
              <w:divsChild>
                <w:div w:id="1951428460">
                  <w:marLeft w:val="0"/>
                  <w:marRight w:val="0"/>
                  <w:marTop w:val="0"/>
                  <w:marBottom w:val="0"/>
                  <w:divBdr>
                    <w:top w:val="none" w:sz="0" w:space="0" w:color="auto"/>
                    <w:left w:val="none" w:sz="0" w:space="0" w:color="auto"/>
                    <w:bottom w:val="none" w:sz="0" w:space="0" w:color="auto"/>
                    <w:right w:val="none" w:sz="0" w:space="0" w:color="auto"/>
                  </w:divBdr>
                  <w:divsChild>
                    <w:div w:id="2001425714">
                      <w:marLeft w:val="0"/>
                      <w:marRight w:val="0"/>
                      <w:marTop w:val="0"/>
                      <w:marBottom w:val="0"/>
                      <w:divBdr>
                        <w:top w:val="none" w:sz="0" w:space="0" w:color="auto"/>
                        <w:left w:val="none" w:sz="0" w:space="0" w:color="auto"/>
                        <w:bottom w:val="none" w:sz="0" w:space="0" w:color="auto"/>
                        <w:right w:val="none" w:sz="0" w:space="0" w:color="auto"/>
                      </w:divBdr>
                    </w:div>
                  </w:divsChild>
                </w:div>
                <w:div w:id="1972469174">
                  <w:marLeft w:val="0"/>
                  <w:marRight w:val="0"/>
                  <w:marTop w:val="0"/>
                  <w:marBottom w:val="0"/>
                  <w:divBdr>
                    <w:top w:val="none" w:sz="0" w:space="0" w:color="auto"/>
                    <w:left w:val="none" w:sz="0" w:space="0" w:color="auto"/>
                    <w:bottom w:val="none" w:sz="0" w:space="0" w:color="auto"/>
                    <w:right w:val="none" w:sz="0" w:space="0" w:color="auto"/>
                  </w:divBdr>
                  <w:divsChild>
                    <w:div w:id="995383228">
                      <w:marLeft w:val="0"/>
                      <w:marRight w:val="0"/>
                      <w:marTop w:val="0"/>
                      <w:marBottom w:val="0"/>
                      <w:divBdr>
                        <w:top w:val="none" w:sz="0" w:space="0" w:color="auto"/>
                        <w:left w:val="none" w:sz="0" w:space="0" w:color="auto"/>
                        <w:bottom w:val="none" w:sz="0" w:space="0" w:color="auto"/>
                        <w:right w:val="none" w:sz="0" w:space="0" w:color="auto"/>
                      </w:divBdr>
                    </w:div>
                  </w:divsChild>
                </w:div>
                <w:div w:id="1036156470">
                  <w:marLeft w:val="0"/>
                  <w:marRight w:val="0"/>
                  <w:marTop w:val="0"/>
                  <w:marBottom w:val="0"/>
                  <w:divBdr>
                    <w:top w:val="none" w:sz="0" w:space="0" w:color="auto"/>
                    <w:left w:val="none" w:sz="0" w:space="0" w:color="auto"/>
                    <w:bottom w:val="none" w:sz="0" w:space="0" w:color="auto"/>
                    <w:right w:val="none" w:sz="0" w:space="0" w:color="auto"/>
                  </w:divBdr>
                  <w:divsChild>
                    <w:div w:id="1300263845">
                      <w:marLeft w:val="0"/>
                      <w:marRight w:val="0"/>
                      <w:marTop w:val="0"/>
                      <w:marBottom w:val="0"/>
                      <w:divBdr>
                        <w:top w:val="none" w:sz="0" w:space="0" w:color="auto"/>
                        <w:left w:val="none" w:sz="0" w:space="0" w:color="auto"/>
                        <w:bottom w:val="none" w:sz="0" w:space="0" w:color="auto"/>
                        <w:right w:val="none" w:sz="0" w:space="0" w:color="auto"/>
                      </w:divBdr>
                    </w:div>
                  </w:divsChild>
                </w:div>
                <w:div w:id="1665157337">
                  <w:marLeft w:val="0"/>
                  <w:marRight w:val="0"/>
                  <w:marTop w:val="0"/>
                  <w:marBottom w:val="0"/>
                  <w:divBdr>
                    <w:top w:val="none" w:sz="0" w:space="0" w:color="auto"/>
                    <w:left w:val="none" w:sz="0" w:space="0" w:color="auto"/>
                    <w:bottom w:val="none" w:sz="0" w:space="0" w:color="auto"/>
                    <w:right w:val="none" w:sz="0" w:space="0" w:color="auto"/>
                  </w:divBdr>
                  <w:divsChild>
                    <w:div w:id="4989066">
                      <w:marLeft w:val="0"/>
                      <w:marRight w:val="0"/>
                      <w:marTop w:val="0"/>
                      <w:marBottom w:val="0"/>
                      <w:divBdr>
                        <w:top w:val="none" w:sz="0" w:space="0" w:color="auto"/>
                        <w:left w:val="none" w:sz="0" w:space="0" w:color="auto"/>
                        <w:bottom w:val="none" w:sz="0" w:space="0" w:color="auto"/>
                        <w:right w:val="none" w:sz="0" w:space="0" w:color="auto"/>
                      </w:divBdr>
                    </w:div>
                  </w:divsChild>
                </w:div>
                <w:div w:id="771362719">
                  <w:marLeft w:val="0"/>
                  <w:marRight w:val="0"/>
                  <w:marTop w:val="0"/>
                  <w:marBottom w:val="0"/>
                  <w:divBdr>
                    <w:top w:val="none" w:sz="0" w:space="0" w:color="auto"/>
                    <w:left w:val="none" w:sz="0" w:space="0" w:color="auto"/>
                    <w:bottom w:val="none" w:sz="0" w:space="0" w:color="auto"/>
                    <w:right w:val="none" w:sz="0" w:space="0" w:color="auto"/>
                  </w:divBdr>
                  <w:divsChild>
                    <w:div w:id="1309943752">
                      <w:marLeft w:val="0"/>
                      <w:marRight w:val="0"/>
                      <w:marTop w:val="0"/>
                      <w:marBottom w:val="0"/>
                      <w:divBdr>
                        <w:top w:val="none" w:sz="0" w:space="0" w:color="auto"/>
                        <w:left w:val="none" w:sz="0" w:space="0" w:color="auto"/>
                        <w:bottom w:val="none" w:sz="0" w:space="0" w:color="auto"/>
                        <w:right w:val="none" w:sz="0" w:space="0" w:color="auto"/>
                      </w:divBdr>
                    </w:div>
                  </w:divsChild>
                </w:div>
                <w:div w:id="827592264">
                  <w:marLeft w:val="0"/>
                  <w:marRight w:val="0"/>
                  <w:marTop w:val="0"/>
                  <w:marBottom w:val="0"/>
                  <w:divBdr>
                    <w:top w:val="none" w:sz="0" w:space="0" w:color="auto"/>
                    <w:left w:val="none" w:sz="0" w:space="0" w:color="auto"/>
                    <w:bottom w:val="none" w:sz="0" w:space="0" w:color="auto"/>
                    <w:right w:val="none" w:sz="0" w:space="0" w:color="auto"/>
                  </w:divBdr>
                  <w:divsChild>
                    <w:div w:id="1655374255">
                      <w:marLeft w:val="0"/>
                      <w:marRight w:val="0"/>
                      <w:marTop w:val="0"/>
                      <w:marBottom w:val="0"/>
                      <w:divBdr>
                        <w:top w:val="none" w:sz="0" w:space="0" w:color="auto"/>
                        <w:left w:val="none" w:sz="0" w:space="0" w:color="auto"/>
                        <w:bottom w:val="none" w:sz="0" w:space="0" w:color="auto"/>
                        <w:right w:val="none" w:sz="0" w:space="0" w:color="auto"/>
                      </w:divBdr>
                    </w:div>
                  </w:divsChild>
                </w:div>
                <w:div w:id="1419711582">
                  <w:marLeft w:val="0"/>
                  <w:marRight w:val="0"/>
                  <w:marTop w:val="0"/>
                  <w:marBottom w:val="0"/>
                  <w:divBdr>
                    <w:top w:val="none" w:sz="0" w:space="0" w:color="auto"/>
                    <w:left w:val="none" w:sz="0" w:space="0" w:color="auto"/>
                    <w:bottom w:val="none" w:sz="0" w:space="0" w:color="auto"/>
                    <w:right w:val="none" w:sz="0" w:space="0" w:color="auto"/>
                  </w:divBdr>
                  <w:divsChild>
                    <w:div w:id="1556358472">
                      <w:marLeft w:val="0"/>
                      <w:marRight w:val="0"/>
                      <w:marTop w:val="0"/>
                      <w:marBottom w:val="0"/>
                      <w:divBdr>
                        <w:top w:val="none" w:sz="0" w:space="0" w:color="auto"/>
                        <w:left w:val="none" w:sz="0" w:space="0" w:color="auto"/>
                        <w:bottom w:val="none" w:sz="0" w:space="0" w:color="auto"/>
                        <w:right w:val="none" w:sz="0" w:space="0" w:color="auto"/>
                      </w:divBdr>
                    </w:div>
                  </w:divsChild>
                </w:div>
                <w:div w:id="741953532">
                  <w:marLeft w:val="0"/>
                  <w:marRight w:val="0"/>
                  <w:marTop w:val="0"/>
                  <w:marBottom w:val="0"/>
                  <w:divBdr>
                    <w:top w:val="none" w:sz="0" w:space="0" w:color="auto"/>
                    <w:left w:val="none" w:sz="0" w:space="0" w:color="auto"/>
                    <w:bottom w:val="none" w:sz="0" w:space="0" w:color="auto"/>
                    <w:right w:val="none" w:sz="0" w:space="0" w:color="auto"/>
                  </w:divBdr>
                  <w:divsChild>
                    <w:div w:id="2035299223">
                      <w:marLeft w:val="0"/>
                      <w:marRight w:val="0"/>
                      <w:marTop w:val="0"/>
                      <w:marBottom w:val="0"/>
                      <w:divBdr>
                        <w:top w:val="none" w:sz="0" w:space="0" w:color="auto"/>
                        <w:left w:val="none" w:sz="0" w:space="0" w:color="auto"/>
                        <w:bottom w:val="none" w:sz="0" w:space="0" w:color="auto"/>
                        <w:right w:val="none" w:sz="0" w:space="0" w:color="auto"/>
                      </w:divBdr>
                    </w:div>
                  </w:divsChild>
                </w:div>
                <w:div w:id="1293318920">
                  <w:marLeft w:val="0"/>
                  <w:marRight w:val="0"/>
                  <w:marTop w:val="0"/>
                  <w:marBottom w:val="0"/>
                  <w:divBdr>
                    <w:top w:val="none" w:sz="0" w:space="0" w:color="auto"/>
                    <w:left w:val="none" w:sz="0" w:space="0" w:color="auto"/>
                    <w:bottom w:val="none" w:sz="0" w:space="0" w:color="auto"/>
                    <w:right w:val="none" w:sz="0" w:space="0" w:color="auto"/>
                  </w:divBdr>
                  <w:divsChild>
                    <w:div w:id="223103730">
                      <w:marLeft w:val="0"/>
                      <w:marRight w:val="0"/>
                      <w:marTop w:val="0"/>
                      <w:marBottom w:val="0"/>
                      <w:divBdr>
                        <w:top w:val="none" w:sz="0" w:space="0" w:color="auto"/>
                        <w:left w:val="none" w:sz="0" w:space="0" w:color="auto"/>
                        <w:bottom w:val="none" w:sz="0" w:space="0" w:color="auto"/>
                        <w:right w:val="none" w:sz="0" w:space="0" w:color="auto"/>
                      </w:divBdr>
                    </w:div>
                  </w:divsChild>
                </w:div>
                <w:div w:id="2106337671">
                  <w:marLeft w:val="0"/>
                  <w:marRight w:val="0"/>
                  <w:marTop w:val="0"/>
                  <w:marBottom w:val="0"/>
                  <w:divBdr>
                    <w:top w:val="none" w:sz="0" w:space="0" w:color="auto"/>
                    <w:left w:val="none" w:sz="0" w:space="0" w:color="auto"/>
                    <w:bottom w:val="none" w:sz="0" w:space="0" w:color="auto"/>
                    <w:right w:val="none" w:sz="0" w:space="0" w:color="auto"/>
                  </w:divBdr>
                  <w:divsChild>
                    <w:div w:id="357699341">
                      <w:marLeft w:val="0"/>
                      <w:marRight w:val="0"/>
                      <w:marTop w:val="0"/>
                      <w:marBottom w:val="0"/>
                      <w:divBdr>
                        <w:top w:val="none" w:sz="0" w:space="0" w:color="auto"/>
                        <w:left w:val="none" w:sz="0" w:space="0" w:color="auto"/>
                        <w:bottom w:val="none" w:sz="0" w:space="0" w:color="auto"/>
                        <w:right w:val="none" w:sz="0" w:space="0" w:color="auto"/>
                      </w:divBdr>
                    </w:div>
                  </w:divsChild>
                </w:div>
                <w:div w:id="699627065">
                  <w:marLeft w:val="0"/>
                  <w:marRight w:val="0"/>
                  <w:marTop w:val="0"/>
                  <w:marBottom w:val="0"/>
                  <w:divBdr>
                    <w:top w:val="none" w:sz="0" w:space="0" w:color="auto"/>
                    <w:left w:val="none" w:sz="0" w:space="0" w:color="auto"/>
                    <w:bottom w:val="none" w:sz="0" w:space="0" w:color="auto"/>
                    <w:right w:val="none" w:sz="0" w:space="0" w:color="auto"/>
                  </w:divBdr>
                  <w:divsChild>
                    <w:div w:id="1147547282">
                      <w:marLeft w:val="0"/>
                      <w:marRight w:val="0"/>
                      <w:marTop w:val="0"/>
                      <w:marBottom w:val="0"/>
                      <w:divBdr>
                        <w:top w:val="none" w:sz="0" w:space="0" w:color="auto"/>
                        <w:left w:val="none" w:sz="0" w:space="0" w:color="auto"/>
                        <w:bottom w:val="none" w:sz="0" w:space="0" w:color="auto"/>
                        <w:right w:val="none" w:sz="0" w:space="0" w:color="auto"/>
                      </w:divBdr>
                    </w:div>
                  </w:divsChild>
                </w:div>
                <w:div w:id="1883326303">
                  <w:marLeft w:val="0"/>
                  <w:marRight w:val="0"/>
                  <w:marTop w:val="0"/>
                  <w:marBottom w:val="0"/>
                  <w:divBdr>
                    <w:top w:val="none" w:sz="0" w:space="0" w:color="auto"/>
                    <w:left w:val="none" w:sz="0" w:space="0" w:color="auto"/>
                    <w:bottom w:val="none" w:sz="0" w:space="0" w:color="auto"/>
                    <w:right w:val="none" w:sz="0" w:space="0" w:color="auto"/>
                  </w:divBdr>
                  <w:divsChild>
                    <w:div w:id="526137691">
                      <w:marLeft w:val="0"/>
                      <w:marRight w:val="0"/>
                      <w:marTop w:val="0"/>
                      <w:marBottom w:val="0"/>
                      <w:divBdr>
                        <w:top w:val="none" w:sz="0" w:space="0" w:color="auto"/>
                        <w:left w:val="none" w:sz="0" w:space="0" w:color="auto"/>
                        <w:bottom w:val="none" w:sz="0" w:space="0" w:color="auto"/>
                        <w:right w:val="none" w:sz="0" w:space="0" w:color="auto"/>
                      </w:divBdr>
                    </w:div>
                  </w:divsChild>
                </w:div>
                <w:div w:id="1261447549">
                  <w:marLeft w:val="0"/>
                  <w:marRight w:val="0"/>
                  <w:marTop w:val="0"/>
                  <w:marBottom w:val="0"/>
                  <w:divBdr>
                    <w:top w:val="none" w:sz="0" w:space="0" w:color="auto"/>
                    <w:left w:val="none" w:sz="0" w:space="0" w:color="auto"/>
                    <w:bottom w:val="none" w:sz="0" w:space="0" w:color="auto"/>
                    <w:right w:val="none" w:sz="0" w:space="0" w:color="auto"/>
                  </w:divBdr>
                  <w:divsChild>
                    <w:div w:id="334773648">
                      <w:marLeft w:val="0"/>
                      <w:marRight w:val="0"/>
                      <w:marTop w:val="0"/>
                      <w:marBottom w:val="0"/>
                      <w:divBdr>
                        <w:top w:val="none" w:sz="0" w:space="0" w:color="auto"/>
                        <w:left w:val="none" w:sz="0" w:space="0" w:color="auto"/>
                        <w:bottom w:val="none" w:sz="0" w:space="0" w:color="auto"/>
                        <w:right w:val="none" w:sz="0" w:space="0" w:color="auto"/>
                      </w:divBdr>
                    </w:div>
                  </w:divsChild>
                </w:div>
                <w:div w:id="1484664135">
                  <w:marLeft w:val="0"/>
                  <w:marRight w:val="0"/>
                  <w:marTop w:val="0"/>
                  <w:marBottom w:val="0"/>
                  <w:divBdr>
                    <w:top w:val="none" w:sz="0" w:space="0" w:color="auto"/>
                    <w:left w:val="none" w:sz="0" w:space="0" w:color="auto"/>
                    <w:bottom w:val="none" w:sz="0" w:space="0" w:color="auto"/>
                    <w:right w:val="none" w:sz="0" w:space="0" w:color="auto"/>
                  </w:divBdr>
                  <w:divsChild>
                    <w:div w:id="704986769">
                      <w:marLeft w:val="0"/>
                      <w:marRight w:val="0"/>
                      <w:marTop w:val="0"/>
                      <w:marBottom w:val="0"/>
                      <w:divBdr>
                        <w:top w:val="none" w:sz="0" w:space="0" w:color="auto"/>
                        <w:left w:val="none" w:sz="0" w:space="0" w:color="auto"/>
                        <w:bottom w:val="none" w:sz="0" w:space="0" w:color="auto"/>
                        <w:right w:val="none" w:sz="0" w:space="0" w:color="auto"/>
                      </w:divBdr>
                    </w:div>
                  </w:divsChild>
                </w:div>
                <w:div w:id="597250419">
                  <w:marLeft w:val="0"/>
                  <w:marRight w:val="0"/>
                  <w:marTop w:val="0"/>
                  <w:marBottom w:val="0"/>
                  <w:divBdr>
                    <w:top w:val="none" w:sz="0" w:space="0" w:color="auto"/>
                    <w:left w:val="none" w:sz="0" w:space="0" w:color="auto"/>
                    <w:bottom w:val="none" w:sz="0" w:space="0" w:color="auto"/>
                    <w:right w:val="none" w:sz="0" w:space="0" w:color="auto"/>
                  </w:divBdr>
                  <w:divsChild>
                    <w:div w:id="526871724">
                      <w:marLeft w:val="0"/>
                      <w:marRight w:val="0"/>
                      <w:marTop w:val="0"/>
                      <w:marBottom w:val="0"/>
                      <w:divBdr>
                        <w:top w:val="none" w:sz="0" w:space="0" w:color="auto"/>
                        <w:left w:val="none" w:sz="0" w:space="0" w:color="auto"/>
                        <w:bottom w:val="none" w:sz="0" w:space="0" w:color="auto"/>
                        <w:right w:val="none" w:sz="0" w:space="0" w:color="auto"/>
                      </w:divBdr>
                    </w:div>
                  </w:divsChild>
                </w:div>
                <w:div w:id="57364953">
                  <w:marLeft w:val="0"/>
                  <w:marRight w:val="0"/>
                  <w:marTop w:val="0"/>
                  <w:marBottom w:val="0"/>
                  <w:divBdr>
                    <w:top w:val="none" w:sz="0" w:space="0" w:color="auto"/>
                    <w:left w:val="none" w:sz="0" w:space="0" w:color="auto"/>
                    <w:bottom w:val="none" w:sz="0" w:space="0" w:color="auto"/>
                    <w:right w:val="none" w:sz="0" w:space="0" w:color="auto"/>
                  </w:divBdr>
                  <w:divsChild>
                    <w:div w:id="1502699336">
                      <w:marLeft w:val="0"/>
                      <w:marRight w:val="0"/>
                      <w:marTop w:val="0"/>
                      <w:marBottom w:val="0"/>
                      <w:divBdr>
                        <w:top w:val="none" w:sz="0" w:space="0" w:color="auto"/>
                        <w:left w:val="none" w:sz="0" w:space="0" w:color="auto"/>
                        <w:bottom w:val="none" w:sz="0" w:space="0" w:color="auto"/>
                        <w:right w:val="none" w:sz="0" w:space="0" w:color="auto"/>
                      </w:divBdr>
                    </w:div>
                  </w:divsChild>
                </w:div>
                <w:div w:id="1264264649">
                  <w:marLeft w:val="0"/>
                  <w:marRight w:val="0"/>
                  <w:marTop w:val="0"/>
                  <w:marBottom w:val="0"/>
                  <w:divBdr>
                    <w:top w:val="none" w:sz="0" w:space="0" w:color="auto"/>
                    <w:left w:val="none" w:sz="0" w:space="0" w:color="auto"/>
                    <w:bottom w:val="none" w:sz="0" w:space="0" w:color="auto"/>
                    <w:right w:val="none" w:sz="0" w:space="0" w:color="auto"/>
                  </w:divBdr>
                  <w:divsChild>
                    <w:div w:id="5718976">
                      <w:marLeft w:val="0"/>
                      <w:marRight w:val="0"/>
                      <w:marTop w:val="0"/>
                      <w:marBottom w:val="0"/>
                      <w:divBdr>
                        <w:top w:val="none" w:sz="0" w:space="0" w:color="auto"/>
                        <w:left w:val="none" w:sz="0" w:space="0" w:color="auto"/>
                        <w:bottom w:val="none" w:sz="0" w:space="0" w:color="auto"/>
                        <w:right w:val="none" w:sz="0" w:space="0" w:color="auto"/>
                      </w:divBdr>
                    </w:div>
                  </w:divsChild>
                </w:div>
                <w:div w:id="1388337573">
                  <w:marLeft w:val="0"/>
                  <w:marRight w:val="0"/>
                  <w:marTop w:val="0"/>
                  <w:marBottom w:val="0"/>
                  <w:divBdr>
                    <w:top w:val="none" w:sz="0" w:space="0" w:color="auto"/>
                    <w:left w:val="none" w:sz="0" w:space="0" w:color="auto"/>
                    <w:bottom w:val="none" w:sz="0" w:space="0" w:color="auto"/>
                    <w:right w:val="none" w:sz="0" w:space="0" w:color="auto"/>
                  </w:divBdr>
                  <w:divsChild>
                    <w:div w:id="324555827">
                      <w:marLeft w:val="0"/>
                      <w:marRight w:val="0"/>
                      <w:marTop w:val="0"/>
                      <w:marBottom w:val="0"/>
                      <w:divBdr>
                        <w:top w:val="none" w:sz="0" w:space="0" w:color="auto"/>
                        <w:left w:val="none" w:sz="0" w:space="0" w:color="auto"/>
                        <w:bottom w:val="none" w:sz="0" w:space="0" w:color="auto"/>
                        <w:right w:val="none" w:sz="0" w:space="0" w:color="auto"/>
                      </w:divBdr>
                    </w:div>
                  </w:divsChild>
                </w:div>
                <w:div w:id="815679920">
                  <w:marLeft w:val="0"/>
                  <w:marRight w:val="0"/>
                  <w:marTop w:val="0"/>
                  <w:marBottom w:val="0"/>
                  <w:divBdr>
                    <w:top w:val="none" w:sz="0" w:space="0" w:color="auto"/>
                    <w:left w:val="none" w:sz="0" w:space="0" w:color="auto"/>
                    <w:bottom w:val="none" w:sz="0" w:space="0" w:color="auto"/>
                    <w:right w:val="none" w:sz="0" w:space="0" w:color="auto"/>
                  </w:divBdr>
                  <w:divsChild>
                    <w:div w:id="778182286">
                      <w:marLeft w:val="0"/>
                      <w:marRight w:val="0"/>
                      <w:marTop w:val="0"/>
                      <w:marBottom w:val="0"/>
                      <w:divBdr>
                        <w:top w:val="none" w:sz="0" w:space="0" w:color="auto"/>
                        <w:left w:val="none" w:sz="0" w:space="0" w:color="auto"/>
                        <w:bottom w:val="none" w:sz="0" w:space="0" w:color="auto"/>
                        <w:right w:val="none" w:sz="0" w:space="0" w:color="auto"/>
                      </w:divBdr>
                    </w:div>
                  </w:divsChild>
                </w:div>
                <w:div w:id="1970698188">
                  <w:marLeft w:val="0"/>
                  <w:marRight w:val="0"/>
                  <w:marTop w:val="0"/>
                  <w:marBottom w:val="0"/>
                  <w:divBdr>
                    <w:top w:val="none" w:sz="0" w:space="0" w:color="auto"/>
                    <w:left w:val="none" w:sz="0" w:space="0" w:color="auto"/>
                    <w:bottom w:val="none" w:sz="0" w:space="0" w:color="auto"/>
                    <w:right w:val="none" w:sz="0" w:space="0" w:color="auto"/>
                  </w:divBdr>
                  <w:divsChild>
                    <w:div w:id="2055537490">
                      <w:marLeft w:val="0"/>
                      <w:marRight w:val="0"/>
                      <w:marTop w:val="0"/>
                      <w:marBottom w:val="0"/>
                      <w:divBdr>
                        <w:top w:val="none" w:sz="0" w:space="0" w:color="auto"/>
                        <w:left w:val="none" w:sz="0" w:space="0" w:color="auto"/>
                        <w:bottom w:val="none" w:sz="0" w:space="0" w:color="auto"/>
                        <w:right w:val="none" w:sz="0" w:space="0" w:color="auto"/>
                      </w:divBdr>
                    </w:div>
                  </w:divsChild>
                </w:div>
                <w:div w:id="1340961516">
                  <w:marLeft w:val="0"/>
                  <w:marRight w:val="0"/>
                  <w:marTop w:val="0"/>
                  <w:marBottom w:val="0"/>
                  <w:divBdr>
                    <w:top w:val="none" w:sz="0" w:space="0" w:color="auto"/>
                    <w:left w:val="none" w:sz="0" w:space="0" w:color="auto"/>
                    <w:bottom w:val="none" w:sz="0" w:space="0" w:color="auto"/>
                    <w:right w:val="none" w:sz="0" w:space="0" w:color="auto"/>
                  </w:divBdr>
                  <w:divsChild>
                    <w:div w:id="2001106804">
                      <w:marLeft w:val="0"/>
                      <w:marRight w:val="0"/>
                      <w:marTop w:val="0"/>
                      <w:marBottom w:val="0"/>
                      <w:divBdr>
                        <w:top w:val="none" w:sz="0" w:space="0" w:color="auto"/>
                        <w:left w:val="none" w:sz="0" w:space="0" w:color="auto"/>
                        <w:bottom w:val="none" w:sz="0" w:space="0" w:color="auto"/>
                        <w:right w:val="none" w:sz="0" w:space="0" w:color="auto"/>
                      </w:divBdr>
                    </w:div>
                  </w:divsChild>
                </w:div>
                <w:div w:id="1138570456">
                  <w:marLeft w:val="0"/>
                  <w:marRight w:val="0"/>
                  <w:marTop w:val="0"/>
                  <w:marBottom w:val="0"/>
                  <w:divBdr>
                    <w:top w:val="none" w:sz="0" w:space="0" w:color="auto"/>
                    <w:left w:val="none" w:sz="0" w:space="0" w:color="auto"/>
                    <w:bottom w:val="none" w:sz="0" w:space="0" w:color="auto"/>
                    <w:right w:val="none" w:sz="0" w:space="0" w:color="auto"/>
                  </w:divBdr>
                  <w:divsChild>
                    <w:div w:id="1973291344">
                      <w:marLeft w:val="0"/>
                      <w:marRight w:val="0"/>
                      <w:marTop w:val="0"/>
                      <w:marBottom w:val="0"/>
                      <w:divBdr>
                        <w:top w:val="none" w:sz="0" w:space="0" w:color="auto"/>
                        <w:left w:val="none" w:sz="0" w:space="0" w:color="auto"/>
                        <w:bottom w:val="none" w:sz="0" w:space="0" w:color="auto"/>
                        <w:right w:val="none" w:sz="0" w:space="0" w:color="auto"/>
                      </w:divBdr>
                    </w:div>
                  </w:divsChild>
                </w:div>
                <w:div w:id="1061950842">
                  <w:marLeft w:val="0"/>
                  <w:marRight w:val="0"/>
                  <w:marTop w:val="0"/>
                  <w:marBottom w:val="0"/>
                  <w:divBdr>
                    <w:top w:val="none" w:sz="0" w:space="0" w:color="auto"/>
                    <w:left w:val="none" w:sz="0" w:space="0" w:color="auto"/>
                    <w:bottom w:val="none" w:sz="0" w:space="0" w:color="auto"/>
                    <w:right w:val="none" w:sz="0" w:space="0" w:color="auto"/>
                  </w:divBdr>
                  <w:divsChild>
                    <w:div w:id="1442844588">
                      <w:marLeft w:val="0"/>
                      <w:marRight w:val="0"/>
                      <w:marTop w:val="0"/>
                      <w:marBottom w:val="0"/>
                      <w:divBdr>
                        <w:top w:val="none" w:sz="0" w:space="0" w:color="auto"/>
                        <w:left w:val="none" w:sz="0" w:space="0" w:color="auto"/>
                        <w:bottom w:val="none" w:sz="0" w:space="0" w:color="auto"/>
                        <w:right w:val="none" w:sz="0" w:space="0" w:color="auto"/>
                      </w:divBdr>
                    </w:div>
                  </w:divsChild>
                </w:div>
                <w:div w:id="880434219">
                  <w:marLeft w:val="0"/>
                  <w:marRight w:val="0"/>
                  <w:marTop w:val="0"/>
                  <w:marBottom w:val="0"/>
                  <w:divBdr>
                    <w:top w:val="none" w:sz="0" w:space="0" w:color="auto"/>
                    <w:left w:val="none" w:sz="0" w:space="0" w:color="auto"/>
                    <w:bottom w:val="none" w:sz="0" w:space="0" w:color="auto"/>
                    <w:right w:val="none" w:sz="0" w:space="0" w:color="auto"/>
                  </w:divBdr>
                  <w:divsChild>
                    <w:div w:id="85001921">
                      <w:marLeft w:val="0"/>
                      <w:marRight w:val="0"/>
                      <w:marTop w:val="0"/>
                      <w:marBottom w:val="0"/>
                      <w:divBdr>
                        <w:top w:val="none" w:sz="0" w:space="0" w:color="auto"/>
                        <w:left w:val="none" w:sz="0" w:space="0" w:color="auto"/>
                        <w:bottom w:val="none" w:sz="0" w:space="0" w:color="auto"/>
                        <w:right w:val="none" w:sz="0" w:space="0" w:color="auto"/>
                      </w:divBdr>
                    </w:div>
                  </w:divsChild>
                </w:div>
                <w:div w:id="237788314">
                  <w:marLeft w:val="0"/>
                  <w:marRight w:val="0"/>
                  <w:marTop w:val="0"/>
                  <w:marBottom w:val="0"/>
                  <w:divBdr>
                    <w:top w:val="none" w:sz="0" w:space="0" w:color="auto"/>
                    <w:left w:val="none" w:sz="0" w:space="0" w:color="auto"/>
                    <w:bottom w:val="none" w:sz="0" w:space="0" w:color="auto"/>
                    <w:right w:val="none" w:sz="0" w:space="0" w:color="auto"/>
                  </w:divBdr>
                  <w:divsChild>
                    <w:div w:id="168176930">
                      <w:marLeft w:val="0"/>
                      <w:marRight w:val="0"/>
                      <w:marTop w:val="0"/>
                      <w:marBottom w:val="0"/>
                      <w:divBdr>
                        <w:top w:val="none" w:sz="0" w:space="0" w:color="auto"/>
                        <w:left w:val="none" w:sz="0" w:space="0" w:color="auto"/>
                        <w:bottom w:val="none" w:sz="0" w:space="0" w:color="auto"/>
                        <w:right w:val="none" w:sz="0" w:space="0" w:color="auto"/>
                      </w:divBdr>
                    </w:div>
                  </w:divsChild>
                </w:div>
                <w:div w:id="1785804042">
                  <w:marLeft w:val="0"/>
                  <w:marRight w:val="0"/>
                  <w:marTop w:val="0"/>
                  <w:marBottom w:val="0"/>
                  <w:divBdr>
                    <w:top w:val="none" w:sz="0" w:space="0" w:color="auto"/>
                    <w:left w:val="none" w:sz="0" w:space="0" w:color="auto"/>
                    <w:bottom w:val="none" w:sz="0" w:space="0" w:color="auto"/>
                    <w:right w:val="none" w:sz="0" w:space="0" w:color="auto"/>
                  </w:divBdr>
                  <w:divsChild>
                    <w:div w:id="682436447">
                      <w:marLeft w:val="0"/>
                      <w:marRight w:val="0"/>
                      <w:marTop w:val="0"/>
                      <w:marBottom w:val="0"/>
                      <w:divBdr>
                        <w:top w:val="none" w:sz="0" w:space="0" w:color="auto"/>
                        <w:left w:val="none" w:sz="0" w:space="0" w:color="auto"/>
                        <w:bottom w:val="none" w:sz="0" w:space="0" w:color="auto"/>
                        <w:right w:val="none" w:sz="0" w:space="0" w:color="auto"/>
                      </w:divBdr>
                    </w:div>
                  </w:divsChild>
                </w:div>
                <w:div w:id="1062603460">
                  <w:marLeft w:val="0"/>
                  <w:marRight w:val="0"/>
                  <w:marTop w:val="0"/>
                  <w:marBottom w:val="0"/>
                  <w:divBdr>
                    <w:top w:val="none" w:sz="0" w:space="0" w:color="auto"/>
                    <w:left w:val="none" w:sz="0" w:space="0" w:color="auto"/>
                    <w:bottom w:val="none" w:sz="0" w:space="0" w:color="auto"/>
                    <w:right w:val="none" w:sz="0" w:space="0" w:color="auto"/>
                  </w:divBdr>
                  <w:divsChild>
                    <w:div w:id="1404374662">
                      <w:marLeft w:val="0"/>
                      <w:marRight w:val="0"/>
                      <w:marTop w:val="0"/>
                      <w:marBottom w:val="0"/>
                      <w:divBdr>
                        <w:top w:val="none" w:sz="0" w:space="0" w:color="auto"/>
                        <w:left w:val="none" w:sz="0" w:space="0" w:color="auto"/>
                        <w:bottom w:val="none" w:sz="0" w:space="0" w:color="auto"/>
                        <w:right w:val="none" w:sz="0" w:space="0" w:color="auto"/>
                      </w:divBdr>
                    </w:div>
                  </w:divsChild>
                </w:div>
                <w:div w:id="2100103288">
                  <w:marLeft w:val="0"/>
                  <w:marRight w:val="0"/>
                  <w:marTop w:val="0"/>
                  <w:marBottom w:val="0"/>
                  <w:divBdr>
                    <w:top w:val="none" w:sz="0" w:space="0" w:color="auto"/>
                    <w:left w:val="none" w:sz="0" w:space="0" w:color="auto"/>
                    <w:bottom w:val="none" w:sz="0" w:space="0" w:color="auto"/>
                    <w:right w:val="none" w:sz="0" w:space="0" w:color="auto"/>
                  </w:divBdr>
                  <w:divsChild>
                    <w:div w:id="281807619">
                      <w:marLeft w:val="0"/>
                      <w:marRight w:val="0"/>
                      <w:marTop w:val="0"/>
                      <w:marBottom w:val="0"/>
                      <w:divBdr>
                        <w:top w:val="none" w:sz="0" w:space="0" w:color="auto"/>
                        <w:left w:val="none" w:sz="0" w:space="0" w:color="auto"/>
                        <w:bottom w:val="none" w:sz="0" w:space="0" w:color="auto"/>
                        <w:right w:val="none" w:sz="0" w:space="0" w:color="auto"/>
                      </w:divBdr>
                    </w:div>
                  </w:divsChild>
                </w:div>
                <w:div w:id="336226758">
                  <w:marLeft w:val="0"/>
                  <w:marRight w:val="0"/>
                  <w:marTop w:val="0"/>
                  <w:marBottom w:val="0"/>
                  <w:divBdr>
                    <w:top w:val="none" w:sz="0" w:space="0" w:color="auto"/>
                    <w:left w:val="none" w:sz="0" w:space="0" w:color="auto"/>
                    <w:bottom w:val="none" w:sz="0" w:space="0" w:color="auto"/>
                    <w:right w:val="none" w:sz="0" w:space="0" w:color="auto"/>
                  </w:divBdr>
                  <w:divsChild>
                    <w:div w:id="1869366371">
                      <w:marLeft w:val="0"/>
                      <w:marRight w:val="0"/>
                      <w:marTop w:val="0"/>
                      <w:marBottom w:val="0"/>
                      <w:divBdr>
                        <w:top w:val="none" w:sz="0" w:space="0" w:color="auto"/>
                        <w:left w:val="none" w:sz="0" w:space="0" w:color="auto"/>
                        <w:bottom w:val="none" w:sz="0" w:space="0" w:color="auto"/>
                        <w:right w:val="none" w:sz="0" w:space="0" w:color="auto"/>
                      </w:divBdr>
                    </w:div>
                  </w:divsChild>
                </w:div>
                <w:div w:id="1058357972">
                  <w:marLeft w:val="0"/>
                  <w:marRight w:val="0"/>
                  <w:marTop w:val="0"/>
                  <w:marBottom w:val="0"/>
                  <w:divBdr>
                    <w:top w:val="none" w:sz="0" w:space="0" w:color="auto"/>
                    <w:left w:val="none" w:sz="0" w:space="0" w:color="auto"/>
                    <w:bottom w:val="none" w:sz="0" w:space="0" w:color="auto"/>
                    <w:right w:val="none" w:sz="0" w:space="0" w:color="auto"/>
                  </w:divBdr>
                  <w:divsChild>
                    <w:div w:id="1997879935">
                      <w:marLeft w:val="0"/>
                      <w:marRight w:val="0"/>
                      <w:marTop w:val="0"/>
                      <w:marBottom w:val="0"/>
                      <w:divBdr>
                        <w:top w:val="none" w:sz="0" w:space="0" w:color="auto"/>
                        <w:left w:val="none" w:sz="0" w:space="0" w:color="auto"/>
                        <w:bottom w:val="none" w:sz="0" w:space="0" w:color="auto"/>
                        <w:right w:val="none" w:sz="0" w:space="0" w:color="auto"/>
                      </w:divBdr>
                    </w:div>
                  </w:divsChild>
                </w:div>
                <w:div w:id="870799807">
                  <w:marLeft w:val="0"/>
                  <w:marRight w:val="0"/>
                  <w:marTop w:val="0"/>
                  <w:marBottom w:val="0"/>
                  <w:divBdr>
                    <w:top w:val="none" w:sz="0" w:space="0" w:color="auto"/>
                    <w:left w:val="none" w:sz="0" w:space="0" w:color="auto"/>
                    <w:bottom w:val="none" w:sz="0" w:space="0" w:color="auto"/>
                    <w:right w:val="none" w:sz="0" w:space="0" w:color="auto"/>
                  </w:divBdr>
                  <w:divsChild>
                    <w:div w:id="1360008802">
                      <w:marLeft w:val="0"/>
                      <w:marRight w:val="0"/>
                      <w:marTop w:val="0"/>
                      <w:marBottom w:val="0"/>
                      <w:divBdr>
                        <w:top w:val="none" w:sz="0" w:space="0" w:color="auto"/>
                        <w:left w:val="none" w:sz="0" w:space="0" w:color="auto"/>
                        <w:bottom w:val="none" w:sz="0" w:space="0" w:color="auto"/>
                        <w:right w:val="none" w:sz="0" w:space="0" w:color="auto"/>
                      </w:divBdr>
                    </w:div>
                  </w:divsChild>
                </w:div>
                <w:div w:id="1062489165">
                  <w:marLeft w:val="0"/>
                  <w:marRight w:val="0"/>
                  <w:marTop w:val="0"/>
                  <w:marBottom w:val="0"/>
                  <w:divBdr>
                    <w:top w:val="none" w:sz="0" w:space="0" w:color="auto"/>
                    <w:left w:val="none" w:sz="0" w:space="0" w:color="auto"/>
                    <w:bottom w:val="none" w:sz="0" w:space="0" w:color="auto"/>
                    <w:right w:val="none" w:sz="0" w:space="0" w:color="auto"/>
                  </w:divBdr>
                  <w:divsChild>
                    <w:div w:id="220557975">
                      <w:marLeft w:val="0"/>
                      <w:marRight w:val="0"/>
                      <w:marTop w:val="0"/>
                      <w:marBottom w:val="0"/>
                      <w:divBdr>
                        <w:top w:val="none" w:sz="0" w:space="0" w:color="auto"/>
                        <w:left w:val="none" w:sz="0" w:space="0" w:color="auto"/>
                        <w:bottom w:val="none" w:sz="0" w:space="0" w:color="auto"/>
                        <w:right w:val="none" w:sz="0" w:space="0" w:color="auto"/>
                      </w:divBdr>
                    </w:div>
                  </w:divsChild>
                </w:div>
                <w:div w:id="1617368224">
                  <w:marLeft w:val="0"/>
                  <w:marRight w:val="0"/>
                  <w:marTop w:val="0"/>
                  <w:marBottom w:val="0"/>
                  <w:divBdr>
                    <w:top w:val="none" w:sz="0" w:space="0" w:color="auto"/>
                    <w:left w:val="none" w:sz="0" w:space="0" w:color="auto"/>
                    <w:bottom w:val="none" w:sz="0" w:space="0" w:color="auto"/>
                    <w:right w:val="none" w:sz="0" w:space="0" w:color="auto"/>
                  </w:divBdr>
                  <w:divsChild>
                    <w:div w:id="980236461">
                      <w:marLeft w:val="0"/>
                      <w:marRight w:val="0"/>
                      <w:marTop w:val="0"/>
                      <w:marBottom w:val="0"/>
                      <w:divBdr>
                        <w:top w:val="none" w:sz="0" w:space="0" w:color="auto"/>
                        <w:left w:val="none" w:sz="0" w:space="0" w:color="auto"/>
                        <w:bottom w:val="none" w:sz="0" w:space="0" w:color="auto"/>
                        <w:right w:val="none" w:sz="0" w:space="0" w:color="auto"/>
                      </w:divBdr>
                    </w:div>
                  </w:divsChild>
                </w:div>
                <w:div w:id="680010048">
                  <w:marLeft w:val="0"/>
                  <w:marRight w:val="0"/>
                  <w:marTop w:val="0"/>
                  <w:marBottom w:val="0"/>
                  <w:divBdr>
                    <w:top w:val="none" w:sz="0" w:space="0" w:color="auto"/>
                    <w:left w:val="none" w:sz="0" w:space="0" w:color="auto"/>
                    <w:bottom w:val="none" w:sz="0" w:space="0" w:color="auto"/>
                    <w:right w:val="none" w:sz="0" w:space="0" w:color="auto"/>
                  </w:divBdr>
                  <w:divsChild>
                    <w:div w:id="1134329475">
                      <w:marLeft w:val="0"/>
                      <w:marRight w:val="0"/>
                      <w:marTop w:val="0"/>
                      <w:marBottom w:val="0"/>
                      <w:divBdr>
                        <w:top w:val="none" w:sz="0" w:space="0" w:color="auto"/>
                        <w:left w:val="none" w:sz="0" w:space="0" w:color="auto"/>
                        <w:bottom w:val="none" w:sz="0" w:space="0" w:color="auto"/>
                        <w:right w:val="none" w:sz="0" w:space="0" w:color="auto"/>
                      </w:divBdr>
                    </w:div>
                  </w:divsChild>
                </w:div>
                <w:div w:id="1982929533">
                  <w:marLeft w:val="0"/>
                  <w:marRight w:val="0"/>
                  <w:marTop w:val="0"/>
                  <w:marBottom w:val="0"/>
                  <w:divBdr>
                    <w:top w:val="none" w:sz="0" w:space="0" w:color="auto"/>
                    <w:left w:val="none" w:sz="0" w:space="0" w:color="auto"/>
                    <w:bottom w:val="none" w:sz="0" w:space="0" w:color="auto"/>
                    <w:right w:val="none" w:sz="0" w:space="0" w:color="auto"/>
                  </w:divBdr>
                  <w:divsChild>
                    <w:div w:id="817889336">
                      <w:marLeft w:val="0"/>
                      <w:marRight w:val="0"/>
                      <w:marTop w:val="0"/>
                      <w:marBottom w:val="0"/>
                      <w:divBdr>
                        <w:top w:val="none" w:sz="0" w:space="0" w:color="auto"/>
                        <w:left w:val="none" w:sz="0" w:space="0" w:color="auto"/>
                        <w:bottom w:val="none" w:sz="0" w:space="0" w:color="auto"/>
                        <w:right w:val="none" w:sz="0" w:space="0" w:color="auto"/>
                      </w:divBdr>
                    </w:div>
                  </w:divsChild>
                </w:div>
                <w:div w:id="1212226525">
                  <w:marLeft w:val="0"/>
                  <w:marRight w:val="0"/>
                  <w:marTop w:val="0"/>
                  <w:marBottom w:val="0"/>
                  <w:divBdr>
                    <w:top w:val="none" w:sz="0" w:space="0" w:color="auto"/>
                    <w:left w:val="none" w:sz="0" w:space="0" w:color="auto"/>
                    <w:bottom w:val="none" w:sz="0" w:space="0" w:color="auto"/>
                    <w:right w:val="none" w:sz="0" w:space="0" w:color="auto"/>
                  </w:divBdr>
                  <w:divsChild>
                    <w:div w:id="1292786720">
                      <w:marLeft w:val="0"/>
                      <w:marRight w:val="0"/>
                      <w:marTop w:val="0"/>
                      <w:marBottom w:val="0"/>
                      <w:divBdr>
                        <w:top w:val="none" w:sz="0" w:space="0" w:color="auto"/>
                        <w:left w:val="none" w:sz="0" w:space="0" w:color="auto"/>
                        <w:bottom w:val="none" w:sz="0" w:space="0" w:color="auto"/>
                        <w:right w:val="none" w:sz="0" w:space="0" w:color="auto"/>
                      </w:divBdr>
                    </w:div>
                  </w:divsChild>
                </w:div>
                <w:div w:id="1986229900">
                  <w:marLeft w:val="0"/>
                  <w:marRight w:val="0"/>
                  <w:marTop w:val="0"/>
                  <w:marBottom w:val="0"/>
                  <w:divBdr>
                    <w:top w:val="none" w:sz="0" w:space="0" w:color="auto"/>
                    <w:left w:val="none" w:sz="0" w:space="0" w:color="auto"/>
                    <w:bottom w:val="none" w:sz="0" w:space="0" w:color="auto"/>
                    <w:right w:val="none" w:sz="0" w:space="0" w:color="auto"/>
                  </w:divBdr>
                  <w:divsChild>
                    <w:div w:id="200751454">
                      <w:marLeft w:val="0"/>
                      <w:marRight w:val="0"/>
                      <w:marTop w:val="0"/>
                      <w:marBottom w:val="0"/>
                      <w:divBdr>
                        <w:top w:val="none" w:sz="0" w:space="0" w:color="auto"/>
                        <w:left w:val="none" w:sz="0" w:space="0" w:color="auto"/>
                        <w:bottom w:val="none" w:sz="0" w:space="0" w:color="auto"/>
                        <w:right w:val="none" w:sz="0" w:space="0" w:color="auto"/>
                      </w:divBdr>
                    </w:div>
                  </w:divsChild>
                </w:div>
                <w:div w:id="522938985">
                  <w:marLeft w:val="0"/>
                  <w:marRight w:val="0"/>
                  <w:marTop w:val="0"/>
                  <w:marBottom w:val="0"/>
                  <w:divBdr>
                    <w:top w:val="none" w:sz="0" w:space="0" w:color="auto"/>
                    <w:left w:val="none" w:sz="0" w:space="0" w:color="auto"/>
                    <w:bottom w:val="none" w:sz="0" w:space="0" w:color="auto"/>
                    <w:right w:val="none" w:sz="0" w:space="0" w:color="auto"/>
                  </w:divBdr>
                  <w:divsChild>
                    <w:div w:id="157383302">
                      <w:marLeft w:val="0"/>
                      <w:marRight w:val="0"/>
                      <w:marTop w:val="0"/>
                      <w:marBottom w:val="0"/>
                      <w:divBdr>
                        <w:top w:val="none" w:sz="0" w:space="0" w:color="auto"/>
                        <w:left w:val="none" w:sz="0" w:space="0" w:color="auto"/>
                        <w:bottom w:val="none" w:sz="0" w:space="0" w:color="auto"/>
                        <w:right w:val="none" w:sz="0" w:space="0" w:color="auto"/>
                      </w:divBdr>
                    </w:div>
                  </w:divsChild>
                </w:div>
                <w:div w:id="261840380">
                  <w:marLeft w:val="0"/>
                  <w:marRight w:val="0"/>
                  <w:marTop w:val="0"/>
                  <w:marBottom w:val="0"/>
                  <w:divBdr>
                    <w:top w:val="none" w:sz="0" w:space="0" w:color="auto"/>
                    <w:left w:val="none" w:sz="0" w:space="0" w:color="auto"/>
                    <w:bottom w:val="none" w:sz="0" w:space="0" w:color="auto"/>
                    <w:right w:val="none" w:sz="0" w:space="0" w:color="auto"/>
                  </w:divBdr>
                  <w:divsChild>
                    <w:div w:id="1776171866">
                      <w:marLeft w:val="0"/>
                      <w:marRight w:val="0"/>
                      <w:marTop w:val="0"/>
                      <w:marBottom w:val="0"/>
                      <w:divBdr>
                        <w:top w:val="none" w:sz="0" w:space="0" w:color="auto"/>
                        <w:left w:val="none" w:sz="0" w:space="0" w:color="auto"/>
                        <w:bottom w:val="none" w:sz="0" w:space="0" w:color="auto"/>
                        <w:right w:val="none" w:sz="0" w:space="0" w:color="auto"/>
                      </w:divBdr>
                    </w:div>
                  </w:divsChild>
                </w:div>
                <w:div w:id="35278629">
                  <w:marLeft w:val="0"/>
                  <w:marRight w:val="0"/>
                  <w:marTop w:val="0"/>
                  <w:marBottom w:val="0"/>
                  <w:divBdr>
                    <w:top w:val="none" w:sz="0" w:space="0" w:color="auto"/>
                    <w:left w:val="none" w:sz="0" w:space="0" w:color="auto"/>
                    <w:bottom w:val="none" w:sz="0" w:space="0" w:color="auto"/>
                    <w:right w:val="none" w:sz="0" w:space="0" w:color="auto"/>
                  </w:divBdr>
                  <w:divsChild>
                    <w:div w:id="958728713">
                      <w:marLeft w:val="0"/>
                      <w:marRight w:val="0"/>
                      <w:marTop w:val="0"/>
                      <w:marBottom w:val="0"/>
                      <w:divBdr>
                        <w:top w:val="none" w:sz="0" w:space="0" w:color="auto"/>
                        <w:left w:val="none" w:sz="0" w:space="0" w:color="auto"/>
                        <w:bottom w:val="none" w:sz="0" w:space="0" w:color="auto"/>
                        <w:right w:val="none" w:sz="0" w:space="0" w:color="auto"/>
                      </w:divBdr>
                    </w:div>
                  </w:divsChild>
                </w:div>
                <w:div w:id="1904173835">
                  <w:marLeft w:val="0"/>
                  <w:marRight w:val="0"/>
                  <w:marTop w:val="0"/>
                  <w:marBottom w:val="0"/>
                  <w:divBdr>
                    <w:top w:val="none" w:sz="0" w:space="0" w:color="auto"/>
                    <w:left w:val="none" w:sz="0" w:space="0" w:color="auto"/>
                    <w:bottom w:val="none" w:sz="0" w:space="0" w:color="auto"/>
                    <w:right w:val="none" w:sz="0" w:space="0" w:color="auto"/>
                  </w:divBdr>
                  <w:divsChild>
                    <w:div w:id="1701278641">
                      <w:marLeft w:val="0"/>
                      <w:marRight w:val="0"/>
                      <w:marTop w:val="0"/>
                      <w:marBottom w:val="0"/>
                      <w:divBdr>
                        <w:top w:val="none" w:sz="0" w:space="0" w:color="auto"/>
                        <w:left w:val="none" w:sz="0" w:space="0" w:color="auto"/>
                        <w:bottom w:val="none" w:sz="0" w:space="0" w:color="auto"/>
                        <w:right w:val="none" w:sz="0" w:space="0" w:color="auto"/>
                      </w:divBdr>
                    </w:div>
                  </w:divsChild>
                </w:div>
                <w:div w:id="466124564">
                  <w:marLeft w:val="0"/>
                  <w:marRight w:val="0"/>
                  <w:marTop w:val="0"/>
                  <w:marBottom w:val="0"/>
                  <w:divBdr>
                    <w:top w:val="none" w:sz="0" w:space="0" w:color="auto"/>
                    <w:left w:val="none" w:sz="0" w:space="0" w:color="auto"/>
                    <w:bottom w:val="none" w:sz="0" w:space="0" w:color="auto"/>
                    <w:right w:val="none" w:sz="0" w:space="0" w:color="auto"/>
                  </w:divBdr>
                  <w:divsChild>
                    <w:div w:id="1114061495">
                      <w:marLeft w:val="0"/>
                      <w:marRight w:val="0"/>
                      <w:marTop w:val="0"/>
                      <w:marBottom w:val="0"/>
                      <w:divBdr>
                        <w:top w:val="none" w:sz="0" w:space="0" w:color="auto"/>
                        <w:left w:val="none" w:sz="0" w:space="0" w:color="auto"/>
                        <w:bottom w:val="none" w:sz="0" w:space="0" w:color="auto"/>
                        <w:right w:val="none" w:sz="0" w:space="0" w:color="auto"/>
                      </w:divBdr>
                    </w:div>
                  </w:divsChild>
                </w:div>
                <w:div w:id="37752126">
                  <w:marLeft w:val="0"/>
                  <w:marRight w:val="0"/>
                  <w:marTop w:val="0"/>
                  <w:marBottom w:val="0"/>
                  <w:divBdr>
                    <w:top w:val="none" w:sz="0" w:space="0" w:color="auto"/>
                    <w:left w:val="none" w:sz="0" w:space="0" w:color="auto"/>
                    <w:bottom w:val="none" w:sz="0" w:space="0" w:color="auto"/>
                    <w:right w:val="none" w:sz="0" w:space="0" w:color="auto"/>
                  </w:divBdr>
                  <w:divsChild>
                    <w:div w:id="1294555739">
                      <w:marLeft w:val="0"/>
                      <w:marRight w:val="0"/>
                      <w:marTop w:val="0"/>
                      <w:marBottom w:val="0"/>
                      <w:divBdr>
                        <w:top w:val="none" w:sz="0" w:space="0" w:color="auto"/>
                        <w:left w:val="none" w:sz="0" w:space="0" w:color="auto"/>
                        <w:bottom w:val="none" w:sz="0" w:space="0" w:color="auto"/>
                        <w:right w:val="none" w:sz="0" w:space="0" w:color="auto"/>
                      </w:divBdr>
                    </w:div>
                  </w:divsChild>
                </w:div>
                <w:div w:id="594898387">
                  <w:marLeft w:val="0"/>
                  <w:marRight w:val="0"/>
                  <w:marTop w:val="0"/>
                  <w:marBottom w:val="0"/>
                  <w:divBdr>
                    <w:top w:val="none" w:sz="0" w:space="0" w:color="auto"/>
                    <w:left w:val="none" w:sz="0" w:space="0" w:color="auto"/>
                    <w:bottom w:val="none" w:sz="0" w:space="0" w:color="auto"/>
                    <w:right w:val="none" w:sz="0" w:space="0" w:color="auto"/>
                  </w:divBdr>
                  <w:divsChild>
                    <w:div w:id="341443141">
                      <w:marLeft w:val="0"/>
                      <w:marRight w:val="0"/>
                      <w:marTop w:val="0"/>
                      <w:marBottom w:val="0"/>
                      <w:divBdr>
                        <w:top w:val="none" w:sz="0" w:space="0" w:color="auto"/>
                        <w:left w:val="none" w:sz="0" w:space="0" w:color="auto"/>
                        <w:bottom w:val="none" w:sz="0" w:space="0" w:color="auto"/>
                        <w:right w:val="none" w:sz="0" w:space="0" w:color="auto"/>
                      </w:divBdr>
                    </w:div>
                  </w:divsChild>
                </w:div>
                <w:div w:id="643589157">
                  <w:marLeft w:val="0"/>
                  <w:marRight w:val="0"/>
                  <w:marTop w:val="0"/>
                  <w:marBottom w:val="0"/>
                  <w:divBdr>
                    <w:top w:val="none" w:sz="0" w:space="0" w:color="auto"/>
                    <w:left w:val="none" w:sz="0" w:space="0" w:color="auto"/>
                    <w:bottom w:val="none" w:sz="0" w:space="0" w:color="auto"/>
                    <w:right w:val="none" w:sz="0" w:space="0" w:color="auto"/>
                  </w:divBdr>
                  <w:divsChild>
                    <w:div w:id="1365014394">
                      <w:marLeft w:val="0"/>
                      <w:marRight w:val="0"/>
                      <w:marTop w:val="0"/>
                      <w:marBottom w:val="0"/>
                      <w:divBdr>
                        <w:top w:val="none" w:sz="0" w:space="0" w:color="auto"/>
                        <w:left w:val="none" w:sz="0" w:space="0" w:color="auto"/>
                        <w:bottom w:val="none" w:sz="0" w:space="0" w:color="auto"/>
                        <w:right w:val="none" w:sz="0" w:space="0" w:color="auto"/>
                      </w:divBdr>
                    </w:div>
                  </w:divsChild>
                </w:div>
                <w:div w:id="1620989940">
                  <w:marLeft w:val="0"/>
                  <w:marRight w:val="0"/>
                  <w:marTop w:val="0"/>
                  <w:marBottom w:val="0"/>
                  <w:divBdr>
                    <w:top w:val="none" w:sz="0" w:space="0" w:color="auto"/>
                    <w:left w:val="none" w:sz="0" w:space="0" w:color="auto"/>
                    <w:bottom w:val="none" w:sz="0" w:space="0" w:color="auto"/>
                    <w:right w:val="none" w:sz="0" w:space="0" w:color="auto"/>
                  </w:divBdr>
                  <w:divsChild>
                    <w:div w:id="288977597">
                      <w:marLeft w:val="0"/>
                      <w:marRight w:val="0"/>
                      <w:marTop w:val="0"/>
                      <w:marBottom w:val="0"/>
                      <w:divBdr>
                        <w:top w:val="none" w:sz="0" w:space="0" w:color="auto"/>
                        <w:left w:val="none" w:sz="0" w:space="0" w:color="auto"/>
                        <w:bottom w:val="none" w:sz="0" w:space="0" w:color="auto"/>
                        <w:right w:val="none" w:sz="0" w:space="0" w:color="auto"/>
                      </w:divBdr>
                    </w:div>
                  </w:divsChild>
                </w:div>
                <w:div w:id="873495030">
                  <w:marLeft w:val="0"/>
                  <w:marRight w:val="0"/>
                  <w:marTop w:val="0"/>
                  <w:marBottom w:val="0"/>
                  <w:divBdr>
                    <w:top w:val="none" w:sz="0" w:space="0" w:color="auto"/>
                    <w:left w:val="none" w:sz="0" w:space="0" w:color="auto"/>
                    <w:bottom w:val="none" w:sz="0" w:space="0" w:color="auto"/>
                    <w:right w:val="none" w:sz="0" w:space="0" w:color="auto"/>
                  </w:divBdr>
                  <w:divsChild>
                    <w:div w:id="1560050618">
                      <w:marLeft w:val="0"/>
                      <w:marRight w:val="0"/>
                      <w:marTop w:val="0"/>
                      <w:marBottom w:val="0"/>
                      <w:divBdr>
                        <w:top w:val="none" w:sz="0" w:space="0" w:color="auto"/>
                        <w:left w:val="none" w:sz="0" w:space="0" w:color="auto"/>
                        <w:bottom w:val="none" w:sz="0" w:space="0" w:color="auto"/>
                        <w:right w:val="none" w:sz="0" w:space="0" w:color="auto"/>
                      </w:divBdr>
                    </w:div>
                  </w:divsChild>
                </w:div>
                <w:div w:id="1671521817">
                  <w:marLeft w:val="0"/>
                  <w:marRight w:val="0"/>
                  <w:marTop w:val="0"/>
                  <w:marBottom w:val="0"/>
                  <w:divBdr>
                    <w:top w:val="none" w:sz="0" w:space="0" w:color="auto"/>
                    <w:left w:val="none" w:sz="0" w:space="0" w:color="auto"/>
                    <w:bottom w:val="none" w:sz="0" w:space="0" w:color="auto"/>
                    <w:right w:val="none" w:sz="0" w:space="0" w:color="auto"/>
                  </w:divBdr>
                  <w:divsChild>
                    <w:div w:id="1805542543">
                      <w:marLeft w:val="0"/>
                      <w:marRight w:val="0"/>
                      <w:marTop w:val="0"/>
                      <w:marBottom w:val="0"/>
                      <w:divBdr>
                        <w:top w:val="none" w:sz="0" w:space="0" w:color="auto"/>
                        <w:left w:val="none" w:sz="0" w:space="0" w:color="auto"/>
                        <w:bottom w:val="none" w:sz="0" w:space="0" w:color="auto"/>
                        <w:right w:val="none" w:sz="0" w:space="0" w:color="auto"/>
                      </w:divBdr>
                    </w:div>
                  </w:divsChild>
                </w:div>
                <w:div w:id="1924073281">
                  <w:marLeft w:val="0"/>
                  <w:marRight w:val="0"/>
                  <w:marTop w:val="0"/>
                  <w:marBottom w:val="0"/>
                  <w:divBdr>
                    <w:top w:val="none" w:sz="0" w:space="0" w:color="auto"/>
                    <w:left w:val="none" w:sz="0" w:space="0" w:color="auto"/>
                    <w:bottom w:val="none" w:sz="0" w:space="0" w:color="auto"/>
                    <w:right w:val="none" w:sz="0" w:space="0" w:color="auto"/>
                  </w:divBdr>
                  <w:divsChild>
                    <w:div w:id="1926646362">
                      <w:marLeft w:val="0"/>
                      <w:marRight w:val="0"/>
                      <w:marTop w:val="0"/>
                      <w:marBottom w:val="0"/>
                      <w:divBdr>
                        <w:top w:val="none" w:sz="0" w:space="0" w:color="auto"/>
                        <w:left w:val="none" w:sz="0" w:space="0" w:color="auto"/>
                        <w:bottom w:val="none" w:sz="0" w:space="0" w:color="auto"/>
                        <w:right w:val="none" w:sz="0" w:space="0" w:color="auto"/>
                      </w:divBdr>
                    </w:div>
                  </w:divsChild>
                </w:div>
                <w:div w:id="1327896597">
                  <w:marLeft w:val="0"/>
                  <w:marRight w:val="0"/>
                  <w:marTop w:val="0"/>
                  <w:marBottom w:val="0"/>
                  <w:divBdr>
                    <w:top w:val="none" w:sz="0" w:space="0" w:color="auto"/>
                    <w:left w:val="none" w:sz="0" w:space="0" w:color="auto"/>
                    <w:bottom w:val="none" w:sz="0" w:space="0" w:color="auto"/>
                    <w:right w:val="none" w:sz="0" w:space="0" w:color="auto"/>
                  </w:divBdr>
                  <w:divsChild>
                    <w:div w:id="1314722149">
                      <w:marLeft w:val="0"/>
                      <w:marRight w:val="0"/>
                      <w:marTop w:val="0"/>
                      <w:marBottom w:val="0"/>
                      <w:divBdr>
                        <w:top w:val="none" w:sz="0" w:space="0" w:color="auto"/>
                        <w:left w:val="none" w:sz="0" w:space="0" w:color="auto"/>
                        <w:bottom w:val="none" w:sz="0" w:space="0" w:color="auto"/>
                        <w:right w:val="none" w:sz="0" w:space="0" w:color="auto"/>
                      </w:divBdr>
                    </w:div>
                  </w:divsChild>
                </w:div>
                <w:div w:id="1236013255">
                  <w:marLeft w:val="0"/>
                  <w:marRight w:val="0"/>
                  <w:marTop w:val="0"/>
                  <w:marBottom w:val="0"/>
                  <w:divBdr>
                    <w:top w:val="none" w:sz="0" w:space="0" w:color="auto"/>
                    <w:left w:val="none" w:sz="0" w:space="0" w:color="auto"/>
                    <w:bottom w:val="none" w:sz="0" w:space="0" w:color="auto"/>
                    <w:right w:val="none" w:sz="0" w:space="0" w:color="auto"/>
                  </w:divBdr>
                  <w:divsChild>
                    <w:div w:id="1834055957">
                      <w:marLeft w:val="0"/>
                      <w:marRight w:val="0"/>
                      <w:marTop w:val="0"/>
                      <w:marBottom w:val="0"/>
                      <w:divBdr>
                        <w:top w:val="none" w:sz="0" w:space="0" w:color="auto"/>
                        <w:left w:val="none" w:sz="0" w:space="0" w:color="auto"/>
                        <w:bottom w:val="none" w:sz="0" w:space="0" w:color="auto"/>
                        <w:right w:val="none" w:sz="0" w:space="0" w:color="auto"/>
                      </w:divBdr>
                    </w:div>
                  </w:divsChild>
                </w:div>
                <w:div w:id="2111583545">
                  <w:marLeft w:val="0"/>
                  <w:marRight w:val="0"/>
                  <w:marTop w:val="0"/>
                  <w:marBottom w:val="0"/>
                  <w:divBdr>
                    <w:top w:val="none" w:sz="0" w:space="0" w:color="auto"/>
                    <w:left w:val="none" w:sz="0" w:space="0" w:color="auto"/>
                    <w:bottom w:val="none" w:sz="0" w:space="0" w:color="auto"/>
                    <w:right w:val="none" w:sz="0" w:space="0" w:color="auto"/>
                  </w:divBdr>
                  <w:divsChild>
                    <w:div w:id="1073313787">
                      <w:marLeft w:val="0"/>
                      <w:marRight w:val="0"/>
                      <w:marTop w:val="0"/>
                      <w:marBottom w:val="0"/>
                      <w:divBdr>
                        <w:top w:val="none" w:sz="0" w:space="0" w:color="auto"/>
                        <w:left w:val="none" w:sz="0" w:space="0" w:color="auto"/>
                        <w:bottom w:val="none" w:sz="0" w:space="0" w:color="auto"/>
                        <w:right w:val="none" w:sz="0" w:space="0" w:color="auto"/>
                      </w:divBdr>
                    </w:div>
                  </w:divsChild>
                </w:div>
                <w:div w:id="660231806">
                  <w:marLeft w:val="0"/>
                  <w:marRight w:val="0"/>
                  <w:marTop w:val="0"/>
                  <w:marBottom w:val="0"/>
                  <w:divBdr>
                    <w:top w:val="none" w:sz="0" w:space="0" w:color="auto"/>
                    <w:left w:val="none" w:sz="0" w:space="0" w:color="auto"/>
                    <w:bottom w:val="none" w:sz="0" w:space="0" w:color="auto"/>
                    <w:right w:val="none" w:sz="0" w:space="0" w:color="auto"/>
                  </w:divBdr>
                  <w:divsChild>
                    <w:div w:id="1855799608">
                      <w:marLeft w:val="0"/>
                      <w:marRight w:val="0"/>
                      <w:marTop w:val="0"/>
                      <w:marBottom w:val="0"/>
                      <w:divBdr>
                        <w:top w:val="none" w:sz="0" w:space="0" w:color="auto"/>
                        <w:left w:val="none" w:sz="0" w:space="0" w:color="auto"/>
                        <w:bottom w:val="none" w:sz="0" w:space="0" w:color="auto"/>
                        <w:right w:val="none" w:sz="0" w:space="0" w:color="auto"/>
                      </w:divBdr>
                    </w:div>
                  </w:divsChild>
                </w:div>
                <w:div w:id="391197454">
                  <w:marLeft w:val="0"/>
                  <w:marRight w:val="0"/>
                  <w:marTop w:val="0"/>
                  <w:marBottom w:val="0"/>
                  <w:divBdr>
                    <w:top w:val="none" w:sz="0" w:space="0" w:color="auto"/>
                    <w:left w:val="none" w:sz="0" w:space="0" w:color="auto"/>
                    <w:bottom w:val="none" w:sz="0" w:space="0" w:color="auto"/>
                    <w:right w:val="none" w:sz="0" w:space="0" w:color="auto"/>
                  </w:divBdr>
                  <w:divsChild>
                    <w:div w:id="1184856967">
                      <w:marLeft w:val="0"/>
                      <w:marRight w:val="0"/>
                      <w:marTop w:val="0"/>
                      <w:marBottom w:val="0"/>
                      <w:divBdr>
                        <w:top w:val="none" w:sz="0" w:space="0" w:color="auto"/>
                        <w:left w:val="none" w:sz="0" w:space="0" w:color="auto"/>
                        <w:bottom w:val="none" w:sz="0" w:space="0" w:color="auto"/>
                        <w:right w:val="none" w:sz="0" w:space="0" w:color="auto"/>
                      </w:divBdr>
                    </w:div>
                  </w:divsChild>
                </w:div>
                <w:div w:id="1640765386">
                  <w:marLeft w:val="0"/>
                  <w:marRight w:val="0"/>
                  <w:marTop w:val="0"/>
                  <w:marBottom w:val="0"/>
                  <w:divBdr>
                    <w:top w:val="none" w:sz="0" w:space="0" w:color="auto"/>
                    <w:left w:val="none" w:sz="0" w:space="0" w:color="auto"/>
                    <w:bottom w:val="none" w:sz="0" w:space="0" w:color="auto"/>
                    <w:right w:val="none" w:sz="0" w:space="0" w:color="auto"/>
                  </w:divBdr>
                  <w:divsChild>
                    <w:div w:id="1117069620">
                      <w:marLeft w:val="0"/>
                      <w:marRight w:val="0"/>
                      <w:marTop w:val="0"/>
                      <w:marBottom w:val="0"/>
                      <w:divBdr>
                        <w:top w:val="none" w:sz="0" w:space="0" w:color="auto"/>
                        <w:left w:val="none" w:sz="0" w:space="0" w:color="auto"/>
                        <w:bottom w:val="none" w:sz="0" w:space="0" w:color="auto"/>
                        <w:right w:val="none" w:sz="0" w:space="0" w:color="auto"/>
                      </w:divBdr>
                    </w:div>
                  </w:divsChild>
                </w:div>
                <w:div w:id="962493627">
                  <w:marLeft w:val="0"/>
                  <w:marRight w:val="0"/>
                  <w:marTop w:val="0"/>
                  <w:marBottom w:val="0"/>
                  <w:divBdr>
                    <w:top w:val="none" w:sz="0" w:space="0" w:color="auto"/>
                    <w:left w:val="none" w:sz="0" w:space="0" w:color="auto"/>
                    <w:bottom w:val="none" w:sz="0" w:space="0" w:color="auto"/>
                    <w:right w:val="none" w:sz="0" w:space="0" w:color="auto"/>
                  </w:divBdr>
                  <w:divsChild>
                    <w:div w:id="772936066">
                      <w:marLeft w:val="0"/>
                      <w:marRight w:val="0"/>
                      <w:marTop w:val="0"/>
                      <w:marBottom w:val="0"/>
                      <w:divBdr>
                        <w:top w:val="none" w:sz="0" w:space="0" w:color="auto"/>
                        <w:left w:val="none" w:sz="0" w:space="0" w:color="auto"/>
                        <w:bottom w:val="none" w:sz="0" w:space="0" w:color="auto"/>
                        <w:right w:val="none" w:sz="0" w:space="0" w:color="auto"/>
                      </w:divBdr>
                    </w:div>
                  </w:divsChild>
                </w:div>
                <w:div w:id="335503128">
                  <w:marLeft w:val="0"/>
                  <w:marRight w:val="0"/>
                  <w:marTop w:val="0"/>
                  <w:marBottom w:val="0"/>
                  <w:divBdr>
                    <w:top w:val="none" w:sz="0" w:space="0" w:color="auto"/>
                    <w:left w:val="none" w:sz="0" w:space="0" w:color="auto"/>
                    <w:bottom w:val="none" w:sz="0" w:space="0" w:color="auto"/>
                    <w:right w:val="none" w:sz="0" w:space="0" w:color="auto"/>
                  </w:divBdr>
                  <w:divsChild>
                    <w:div w:id="963384048">
                      <w:marLeft w:val="0"/>
                      <w:marRight w:val="0"/>
                      <w:marTop w:val="0"/>
                      <w:marBottom w:val="0"/>
                      <w:divBdr>
                        <w:top w:val="none" w:sz="0" w:space="0" w:color="auto"/>
                        <w:left w:val="none" w:sz="0" w:space="0" w:color="auto"/>
                        <w:bottom w:val="none" w:sz="0" w:space="0" w:color="auto"/>
                        <w:right w:val="none" w:sz="0" w:space="0" w:color="auto"/>
                      </w:divBdr>
                    </w:div>
                  </w:divsChild>
                </w:div>
                <w:div w:id="1921062964">
                  <w:marLeft w:val="0"/>
                  <w:marRight w:val="0"/>
                  <w:marTop w:val="0"/>
                  <w:marBottom w:val="0"/>
                  <w:divBdr>
                    <w:top w:val="none" w:sz="0" w:space="0" w:color="auto"/>
                    <w:left w:val="none" w:sz="0" w:space="0" w:color="auto"/>
                    <w:bottom w:val="none" w:sz="0" w:space="0" w:color="auto"/>
                    <w:right w:val="none" w:sz="0" w:space="0" w:color="auto"/>
                  </w:divBdr>
                  <w:divsChild>
                    <w:div w:id="828791811">
                      <w:marLeft w:val="0"/>
                      <w:marRight w:val="0"/>
                      <w:marTop w:val="0"/>
                      <w:marBottom w:val="0"/>
                      <w:divBdr>
                        <w:top w:val="none" w:sz="0" w:space="0" w:color="auto"/>
                        <w:left w:val="none" w:sz="0" w:space="0" w:color="auto"/>
                        <w:bottom w:val="none" w:sz="0" w:space="0" w:color="auto"/>
                        <w:right w:val="none" w:sz="0" w:space="0" w:color="auto"/>
                      </w:divBdr>
                    </w:div>
                  </w:divsChild>
                </w:div>
                <w:div w:id="523204196">
                  <w:marLeft w:val="0"/>
                  <w:marRight w:val="0"/>
                  <w:marTop w:val="0"/>
                  <w:marBottom w:val="0"/>
                  <w:divBdr>
                    <w:top w:val="none" w:sz="0" w:space="0" w:color="auto"/>
                    <w:left w:val="none" w:sz="0" w:space="0" w:color="auto"/>
                    <w:bottom w:val="none" w:sz="0" w:space="0" w:color="auto"/>
                    <w:right w:val="none" w:sz="0" w:space="0" w:color="auto"/>
                  </w:divBdr>
                  <w:divsChild>
                    <w:div w:id="345450666">
                      <w:marLeft w:val="0"/>
                      <w:marRight w:val="0"/>
                      <w:marTop w:val="0"/>
                      <w:marBottom w:val="0"/>
                      <w:divBdr>
                        <w:top w:val="none" w:sz="0" w:space="0" w:color="auto"/>
                        <w:left w:val="none" w:sz="0" w:space="0" w:color="auto"/>
                        <w:bottom w:val="none" w:sz="0" w:space="0" w:color="auto"/>
                        <w:right w:val="none" w:sz="0" w:space="0" w:color="auto"/>
                      </w:divBdr>
                    </w:div>
                  </w:divsChild>
                </w:div>
                <w:div w:id="844515811">
                  <w:marLeft w:val="0"/>
                  <w:marRight w:val="0"/>
                  <w:marTop w:val="0"/>
                  <w:marBottom w:val="0"/>
                  <w:divBdr>
                    <w:top w:val="none" w:sz="0" w:space="0" w:color="auto"/>
                    <w:left w:val="none" w:sz="0" w:space="0" w:color="auto"/>
                    <w:bottom w:val="none" w:sz="0" w:space="0" w:color="auto"/>
                    <w:right w:val="none" w:sz="0" w:space="0" w:color="auto"/>
                  </w:divBdr>
                  <w:divsChild>
                    <w:div w:id="2148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78478">
          <w:marLeft w:val="0"/>
          <w:marRight w:val="0"/>
          <w:marTop w:val="0"/>
          <w:marBottom w:val="0"/>
          <w:divBdr>
            <w:top w:val="none" w:sz="0" w:space="0" w:color="auto"/>
            <w:left w:val="none" w:sz="0" w:space="0" w:color="auto"/>
            <w:bottom w:val="none" w:sz="0" w:space="0" w:color="auto"/>
            <w:right w:val="none" w:sz="0" w:space="0" w:color="auto"/>
          </w:divBdr>
        </w:div>
        <w:div w:id="1466122889">
          <w:marLeft w:val="0"/>
          <w:marRight w:val="0"/>
          <w:marTop w:val="0"/>
          <w:marBottom w:val="0"/>
          <w:divBdr>
            <w:top w:val="none" w:sz="0" w:space="0" w:color="auto"/>
            <w:left w:val="none" w:sz="0" w:space="0" w:color="auto"/>
            <w:bottom w:val="none" w:sz="0" w:space="0" w:color="auto"/>
            <w:right w:val="none" w:sz="0" w:space="0" w:color="auto"/>
          </w:divBdr>
        </w:div>
        <w:div w:id="265625355">
          <w:marLeft w:val="0"/>
          <w:marRight w:val="0"/>
          <w:marTop w:val="0"/>
          <w:marBottom w:val="0"/>
          <w:divBdr>
            <w:top w:val="none" w:sz="0" w:space="0" w:color="auto"/>
            <w:left w:val="none" w:sz="0" w:space="0" w:color="auto"/>
            <w:bottom w:val="none" w:sz="0" w:space="0" w:color="auto"/>
            <w:right w:val="none" w:sz="0" w:space="0" w:color="auto"/>
          </w:divBdr>
        </w:div>
        <w:div w:id="180167364">
          <w:marLeft w:val="0"/>
          <w:marRight w:val="0"/>
          <w:marTop w:val="0"/>
          <w:marBottom w:val="0"/>
          <w:divBdr>
            <w:top w:val="none" w:sz="0" w:space="0" w:color="auto"/>
            <w:left w:val="none" w:sz="0" w:space="0" w:color="auto"/>
            <w:bottom w:val="none" w:sz="0" w:space="0" w:color="auto"/>
            <w:right w:val="none" w:sz="0" w:space="0" w:color="auto"/>
          </w:divBdr>
          <w:divsChild>
            <w:div w:id="792989250">
              <w:marLeft w:val="-75"/>
              <w:marRight w:val="0"/>
              <w:marTop w:val="30"/>
              <w:marBottom w:val="30"/>
              <w:divBdr>
                <w:top w:val="none" w:sz="0" w:space="0" w:color="auto"/>
                <w:left w:val="none" w:sz="0" w:space="0" w:color="auto"/>
                <w:bottom w:val="none" w:sz="0" w:space="0" w:color="auto"/>
                <w:right w:val="none" w:sz="0" w:space="0" w:color="auto"/>
              </w:divBdr>
              <w:divsChild>
                <w:div w:id="135218793">
                  <w:marLeft w:val="0"/>
                  <w:marRight w:val="0"/>
                  <w:marTop w:val="0"/>
                  <w:marBottom w:val="0"/>
                  <w:divBdr>
                    <w:top w:val="none" w:sz="0" w:space="0" w:color="auto"/>
                    <w:left w:val="none" w:sz="0" w:space="0" w:color="auto"/>
                    <w:bottom w:val="none" w:sz="0" w:space="0" w:color="auto"/>
                    <w:right w:val="none" w:sz="0" w:space="0" w:color="auto"/>
                  </w:divBdr>
                  <w:divsChild>
                    <w:div w:id="55052102">
                      <w:marLeft w:val="0"/>
                      <w:marRight w:val="0"/>
                      <w:marTop w:val="0"/>
                      <w:marBottom w:val="0"/>
                      <w:divBdr>
                        <w:top w:val="none" w:sz="0" w:space="0" w:color="auto"/>
                        <w:left w:val="none" w:sz="0" w:space="0" w:color="auto"/>
                        <w:bottom w:val="none" w:sz="0" w:space="0" w:color="auto"/>
                        <w:right w:val="none" w:sz="0" w:space="0" w:color="auto"/>
                      </w:divBdr>
                    </w:div>
                  </w:divsChild>
                </w:div>
                <w:div w:id="1120488328">
                  <w:marLeft w:val="0"/>
                  <w:marRight w:val="0"/>
                  <w:marTop w:val="0"/>
                  <w:marBottom w:val="0"/>
                  <w:divBdr>
                    <w:top w:val="none" w:sz="0" w:space="0" w:color="auto"/>
                    <w:left w:val="none" w:sz="0" w:space="0" w:color="auto"/>
                    <w:bottom w:val="none" w:sz="0" w:space="0" w:color="auto"/>
                    <w:right w:val="none" w:sz="0" w:space="0" w:color="auto"/>
                  </w:divBdr>
                  <w:divsChild>
                    <w:div w:id="928537181">
                      <w:marLeft w:val="0"/>
                      <w:marRight w:val="0"/>
                      <w:marTop w:val="0"/>
                      <w:marBottom w:val="0"/>
                      <w:divBdr>
                        <w:top w:val="none" w:sz="0" w:space="0" w:color="auto"/>
                        <w:left w:val="none" w:sz="0" w:space="0" w:color="auto"/>
                        <w:bottom w:val="none" w:sz="0" w:space="0" w:color="auto"/>
                        <w:right w:val="none" w:sz="0" w:space="0" w:color="auto"/>
                      </w:divBdr>
                    </w:div>
                  </w:divsChild>
                </w:div>
                <w:div w:id="656811851">
                  <w:marLeft w:val="0"/>
                  <w:marRight w:val="0"/>
                  <w:marTop w:val="0"/>
                  <w:marBottom w:val="0"/>
                  <w:divBdr>
                    <w:top w:val="none" w:sz="0" w:space="0" w:color="auto"/>
                    <w:left w:val="none" w:sz="0" w:space="0" w:color="auto"/>
                    <w:bottom w:val="none" w:sz="0" w:space="0" w:color="auto"/>
                    <w:right w:val="none" w:sz="0" w:space="0" w:color="auto"/>
                  </w:divBdr>
                  <w:divsChild>
                    <w:div w:id="831140411">
                      <w:marLeft w:val="0"/>
                      <w:marRight w:val="0"/>
                      <w:marTop w:val="0"/>
                      <w:marBottom w:val="0"/>
                      <w:divBdr>
                        <w:top w:val="none" w:sz="0" w:space="0" w:color="auto"/>
                        <w:left w:val="none" w:sz="0" w:space="0" w:color="auto"/>
                        <w:bottom w:val="none" w:sz="0" w:space="0" w:color="auto"/>
                        <w:right w:val="none" w:sz="0" w:space="0" w:color="auto"/>
                      </w:divBdr>
                    </w:div>
                  </w:divsChild>
                </w:div>
                <w:div w:id="591091252">
                  <w:marLeft w:val="0"/>
                  <w:marRight w:val="0"/>
                  <w:marTop w:val="0"/>
                  <w:marBottom w:val="0"/>
                  <w:divBdr>
                    <w:top w:val="none" w:sz="0" w:space="0" w:color="auto"/>
                    <w:left w:val="none" w:sz="0" w:space="0" w:color="auto"/>
                    <w:bottom w:val="none" w:sz="0" w:space="0" w:color="auto"/>
                    <w:right w:val="none" w:sz="0" w:space="0" w:color="auto"/>
                  </w:divBdr>
                  <w:divsChild>
                    <w:div w:id="2129622979">
                      <w:marLeft w:val="0"/>
                      <w:marRight w:val="0"/>
                      <w:marTop w:val="0"/>
                      <w:marBottom w:val="0"/>
                      <w:divBdr>
                        <w:top w:val="none" w:sz="0" w:space="0" w:color="auto"/>
                        <w:left w:val="none" w:sz="0" w:space="0" w:color="auto"/>
                        <w:bottom w:val="none" w:sz="0" w:space="0" w:color="auto"/>
                        <w:right w:val="none" w:sz="0" w:space="0" w:color="auto"/>
                      </w:divBdr>
                    </w:div>
                  </w:divsChild>
                </w:div>
                <w:div w:id="1530140317">
                  <w:marLeft w:val="0"/>
                  <w:marRight w:val="0"/>
                  <w:marTop w:val="0"/>
                  <w:marBottom w:val="0"/>
                  <w:divBdr>
                    <w:top w:val="none" w:sz="0" w:space="0" w:color="auto"/>
                    <w:left w:val="none" w:sz="0" w:space="0" w:color="auto"/>
                    <w:bottom w:val="none" w:sz="0" w:space="0" w:color="auto"/>
                    <w:right w:val="none" w:sz="0" w:space="0" w:color="auto"/>
                  </w:divBdr>
                  <w:divsChild>
                    <w:div w:id="663239399">
                      <w:marLeft w:val="0"/>
                      <w:marRight w:val="0"/>
                      <w:marTop w:val="0"/>
                      <w:marBottom w:val="0"/>
                      <w:divBdr>
                        <w:top w:val="none" w:sz="0" w:space="0" w:color="auto"/>
                        <w:left w:val="none" w:sz="0" w:space="0" w:color="auto"/>
                        <w:bottom w:val="none" w:sz="0" w:space="0" w:color="auto"/>
                        <w:right w:val="none" w:sz="0" w:space="0" w:color="auto"/>
                      </w:divBdr>
                    </w:div>
                  </w:divsChild>
                </w:div>
                <w:div w:id="740442981">
                  <w:marLeft w:val="0"/>
                  <w:marRight w:val="0"/>
                  <w:marTop w:val="0"/>
                  <w:marBottom w:val="0"/>
                  <w:divBdr>
                    <w:top w:val="none" w:sz="0" w:space="0" w:color="auto"/>
                    <w:left w:val="none" w:sz="0" w:space="0" w:color="auto"/>
                    <w:bottom w:val="none" w:sz="0" w:space="0" w:color="auto"/>
                    <w:right w:val="none" w:sz="0" w:space="0" w:color="auto"/>
                  </w:divBdr>
                  <w:divsChild>
                    <w:div w:id="207836037">
                      <w:marLeft w:val="0"/>
                      <w:marRight w:val="0"/>
                      <w:marTop w:val="0"/>
                      <w:marBottom w:val="0"/>
                      <w:divBdr>
                        <w:top w:val="none" w:sz="0" w:space="0" w:color="auto"/>
                        <w:left w:val="none" w:sz="0" w:space="0" w:color="auto"/>
                        <w:bottom w:val="none" w:sz="0" w:space="0" w:color="auto"/>
                        <w:right w:val="none" w:sz="0" w:space="0" w:color="auto"/>
                      </w:divBdr>
                    </w:div>
                  </w:divsChild>
                </w:div>
                <w:div w:id="1893349872">
                  <w:marLeft w:val="0"/>
                  <w:marRight w:val="0"/>
                  <w:marTop w:val="0"/>
                  <w:marBottom w:val="0"/>
                  <w:divBdr>
                    <w:top w:val="none" w:sz="0" w:space="0" w:color="auto"/>
                    <w:left w:val="none" w:sz="0" w:space="0" w:color="auto"/>
                    <w:bottom w:val="none" w:sz="0" w:space="0" w:color="auto"/>
                    <w:right w:val="none" w:sz="0" w:space="0" w:color="auto"/>
                  </w:divBdr>
                  <w:divsChild>
                    <w:div w:id="230429910">
                      <w:marLeft w:val="0"/>
                      <w:marRight w:val="0"/>
                      <w:marTop w:val="0"/>
                      <w:marBottom w:val="0"/>
                      <w:divBdr>
                        <w:top w:val="none" w:sz="0" w:space="0" w:color="auto"/>
                        <w:left w:val="none" w:sz="0" w:space="0" w:color="auto"/>
                        <w:bottom w:val="none" w:sz="0" w:space="0" w:color="auto"/>
                        <w:right w:val="none" w:sz="0" w:space="0" w:color="auto"/>
                      </w:divBdr>
                    </w:div>
                  </w:divsChild>
                </w:div>
                <w:div w:id="1157771025">
                  <w:marLeft w:val="0"/>
                  <w:marRight w:val="0"/>
                  <w:marTop w:val="0"/>
                  <w:marBottom w:val="0"/>
                  <w:divBdr>
                    <w:top w:val="none" w:sz="0" w:space="0" w:color="auto"/>
                    <w:left w:val="none" w:sz="0" w:space="0" w:color="auto"/>
                    <w:bottom w:val="none" w:sz="0" w:space="0" w:color="auto"/>
                    <w:right w:val="none" w:sz="0" w:space="0" w:color="auto"/>
                  </w:divBdr>
                  <w:divsChild>
                    <w:div w:id="1389764552">
                      <w:marLeft w:val="0"/>
                      <w:marRight w:val="0"/>
                      <w:marTop w:val="0"/>
                      <w:marBottom w:val="0"/>
                      <w:divBdr>
                        <w:top w:val="none" w:sz="0" w:space="0" w:color="auto"/>
                        <w:left w:val="none" w:sz="0" w:space="0" w:color="auto"/>
                        <w:bottom w:val="none" w:sz="0" w:space="0" w:color="auto"/>
                        <w:right w:val="none" w:sz="0" w:space="0" w:color="auto"/>
                      </w:divBdr>
                    </w:div>
                  </w:divsChild>
                </w:div>
                <w:div w:id="923957844">
                  <w:marLeft w:val="0"/>
                  <w:marRight w:val="0"/>
                  <w:marTop w:val="0"/>
                  <w:marBottom w:val="0"/>
                  <w:divBdr>
                    <w:top w:val="none" w:sz="0" w:space="0" w:color="auto"/>
                    <w:left w:val="none" w:sz="0" w:space="0" w:color="auto"/>
                    <w:bottom w:val="none" w:sz="0" w:space="0" w:color="auto"/>
                    <w:right w:val="none" w:sz="0" w:space="0" w:color="auto"/>
                  </w:divBdr>
                  <w:divsChild>
                    <w:div w:id="754938402">
                      <w:marLeft w:val="0"/>
                      <w:marRight w:val="0"/>
                      <w:marTop w:val="0"/>
                      <w:marBottom w:val="0"/>
                      <w:divBdr>
                        <w:top w:val="none" w:sz="0" w:space="0" w:color="auto"/>
                        <w:left w:val="none" w:sz="0" w:space="0" w:color="auto"/>
                        <w:bottom w:val="none" w:sz="0" w:space="0" w:color="auto"/>
                        <w:right w:val="none" w:sz="0" w:space="0" w:color="auto"/>
                      </w:divBdr>
                    </w:div>
                  </w:divsChild>
                </w:div>
                <w:div w:id="1287003715">
                  <w:marLeft w:val="0"/>
                  <w:marRight w:val="0"/>
                  <w:marTop w:val="0"/>
                  <w:marBottom w:val="0"/>
                  <w:divBdr>
                    <w:top w:val="none" w:sz="0" w:space="0" w:color="auto"/>
                    <w:left w:val="none" w:sz="0" w:space="0" w:color="auto"/>
                    <w:bottom w:val="none" w:sz="0" w:space="0" w:color="auto"/>
                    <w:right w:val="none" w:sz="0" w:space="0" w:color="auto"/>
                  </w:divBdr>
                  <w:divsChild>
                    <w:div w:id="291599243">
                      <w:marLeft w:val="0"/>
                      <w:marRight w:val="0"/>
                      <w:marTop w:val="0"/>
                      <w:marBottom w:val="0"/>
                      <w:divBdr>
                        <w:top w:val="none" w:sz="0" w:space="0" w:color="auto"/>
                        <w:left w:val="none" w:sz="0" w:space="0" w:color="auto"/>
                        <w:bottom w:val="none" w:sz="0" w:space="0" w:color="auto"/>
                        <w:right w:val="none" w:sz="0" w:space="0" w:color="auto"/>
                      </w:divBdr>
                    </w:div>
                  </w:divsChild>
                </w:div>
                <w:div w:id="701246208">
                  <w:marLeft w:val="0"/>
                  <w:marRight w:val="0"/>
                  <w:marTop w:val="0"/>
                  <w:marBottom w:val="0"/>
                  <w:divBdr>
                    <w:top w:val="none" w:sz="0" w:space="0" w:color="auto"/>
                    <w:left w:val="none" w:sz="0" w:space="0" w:color="auto"/>
                    <w:bottom w:val="none" w:sz="0" w:space="0" w:color="auto"/>
                    <w:right w:val="none" w:sz="0" w:space="0" w:color="auto"/>
                  </w:divBdr>
                  <w:divsChild>
                    <w:div w:id="160246288">
                      <w:marLeft w:val="0"/>
                      <w:marRight w:val="0"/>
                      <w:marTop w:val="0"/>
                      <w:marBottom w:val="0"/>
                      <w:divBdr>
                        <w:top w:val="none" w:sz="0" w:space="0" w:color="auto"/>
                        <w:left w:val="none" w:sz="0" w:space="0" w:color="auto"/>
                        <w:bottom w:val="none" w:sz="0" w:space="0" w:color="auto"/>
                        <w:right w:val="none" w:sz="0" w:space="0" w:color="auto"/>
                      </w:divBdr>
                    </w:div>
                  </w:divsChild>
                </w:div>
                <w:div w:id="1551376953">
                  <w:marLeft w:val="0"/>
                  <w:marRight w:val="0"/>
                  <w:marTop w:val="0"/>
                  <w:marBottom w:val="0"/>
                  <w:divBdr>
                    <w:top w:val="none" w:sz="0" w:space="0" w:color="auto"/>
                    <w:left w:val="none" w:sz="0" w:space="0" w:color="auto"/>
                    <w:bottom w:val="none" w:sz="0" w:space="0" w:color="auto"/>
                    <w:right w:val="none" w:sz="0" w:space="0" w:color="auto"/>
                  </w:divBdr>
                  <w:divsChild>
                    <w:div w:id="705065574">
                      <w:marLeft w:val="0"/>
                      <w:marRight w:val="0"/>
                      <w:marTop w:val="0"/>
                      <w:marBottom w:val="0"/>
                      <w:divBdr>
                        <w:top w:val="none" w:sz="0" w:space="0" w:color="auto"/>
                        <w:left w:val="none" w:sz="0" w:space="0" w:color="auto"/>
                        <w:bottom w:val="none" w:sz="0" w:space="0" w:color="auto"/>
                        <w:right w:val="none" w:sz="0" w:space="0" w:color="auto"/>
                      </w:divBdr>
                    </w:div>
                  </w:divsChild>
                </w:div>
                <w:div w:id="1353801228">
                  <w:marLeft w:val="0"/>
                  <w:marRight w:val="0"/>
                  <w:marTop w:val="0"/>
                  <w:marBottom w:val="0"/>
                  <w:divBdr>
                    <w:top w:val="none" w:sz="0" w:space="0" w:color="auto"/>
                    <w:left w:val="none" w:sz="0" w:space="0" w:color="auto"/>
                    <w:bottom w:val="none" w:sz="0" w:space="0" w:color="auto"/>
                    <w:right w:val="none" w:sz="0" w:space="0" w:color="auto"/>
                  </w:divBdr>
                  <w:divsChild>
                    <w:div w:id="1874612115">
                      <w:marLeft w:val="0"/>
                      <w:marRight w:val="0"/>
                      <w:marTop w:val="0"/>
                      <w:marBottom w:val="0"/>
                      <w:divBdr>
                        <w:top w:val="none" w:sz="0" w:space="0" w:color="auto"/>
                        <w:left w:val="none" w:sz="0" w:space="0" w:color="auto"/>
                        <w:bottom w:val="none" w:sz="0" w:space="0" w:color="auto"/>
                        <w:right w:val="none" w:sz="0" w:space="0" w:color="auto"/>
                      </w:divBdr>
                    </w:div>
                  </w:divsChild>
                </w:div>
                <w:div w:id="849880965">
                  <w:marLeft w:val="0"/>
                  <w:marRight w:val="0"/>
                  <w:marTop w:val="0"/>
                  <w:marBottom w:val="0"/>
                  <w:divBdr>
                    <w:top w:val="none" w:sz="0" w:space="0" w:color="auto"/>
                    <w:left w:val="none" w:sz="0" w:space="0" w:color="auto"/>
                    <w:bottom w:val="none" w:sz="0" w:space="0" w:color="auto"/>
                    <w:right w:val="none" w:sz="0" w:space="0" w:color="auto"/>
                  </w:divBdr>
                  <w:divsChild>
                    <w:div w:id="122164146">
                      <w:marLeft w:val="0"/>
                      <w:marRight w:val="0"/>
                      <w:marTop w:val="0"/>
                      <w:marBottom w:val="0"/>
                      <w:divBdr>
                        <w:top w:val="none" w:sz="0" w:space="0" w:color="auto"/>
                        <w:left w:val="none" w:sz="0" w:space="0" w:color="auto"/>
                        <w:bottom w:val="none" w:sz="0" w:space="0" w:color="auto"/>
                        <w:right w:val="none" w:sz="0" w:space="0" w:color="auto"/>
                      </w:divBdr>
                    </w:div>
                  </w:divsChild>
                </w:div>
                <w:div w:id="1880900877">
                  <w:marLeft w:val="0"/>
                  <w:marRight w:val="0"/>
                  <w:marTop w:val="0"/>
                  <w:marBottom w:val="0"/>
                  <w:divBdr>
                    <w:top w:val="none" w:sz="0" w:space="0" w:color="auto"/>
                    <w:left w:val="none" w:sz="0" w:space="0" w:color="auto"/>
                    <w:bottom w:val="none" w:sz="0" w:space="0" w:color="auto"/>
                    <w:right w:val="none" w:sz="0" w:space="0" w:color="auto"/>
                  </w:divBdr>
                  <w:divsChild>
                    <w:div w:id="511409514">
                      <w:marLeft w:val="0"/>
                      <w:marRight w:val="0"/>
                      <w:marTop w:val="0"/>
                      <w:marBottom w:val="0"/>
                      <w:divBdr>
                        <w:top w:val="none" w:sz="0" w:space="0" w:color="auto"/>
                        <w:left w:val="none" w:sz="0" w:space="0" w:color="auto"/>
                        <w:bottom w:val="none" w:sz="0" w:space="0" w:color="auto"/>
                        <w:right w:val="none" w:sz="0" w:space="0" w:color="auto"/>
                      </w:divBdr>
                    </w:div>
                  </w:divsChild>
                </w:div>
                <w:div w:id="1478717003">
                  <w:marLeft w:val="0"/>
                  <w:marRight w:val="0"/>
                  <w:marTop w:val="0"/>
                  <w:marBottom w:val="0"/>
                  <w:divBdr>
                    <w:top w:val="none" w:sz="0" w:space="0" w:color="auto"/>
                    <w:left w:val="none" w:sz="0" w:space="0" w:color="auto"/>
                    <w:bottom w:val="none" w:sz="0" w:space="0" w:color="auto"/>
                    <w:right w:val="none" w:sz="0" w:space="0" w:color="auto"/>
                  </w:divBdr>
                  <w:divsChild>
                    <w:div w:id="241526490">
                      <w:marLeft w:val="0"/>
                      <w:marRight w:val="0"/>
                      <w:marTop w:val="0"/>
                      <w:marBottom w:val="0"/>
                      <w:divBdr>
                        <w:top w:val="none" w:sz="0" w:space="0" w:color="auto"/>
                        <w:left w:val="none" w:sz="0" w:space="0" w:color="auto"/>
                        <w:bottom w:val="none" w:sz="0" w:space="0" w:color="auto"/>
                        <w:right w:val="none" w:sz="0" w:space="0" w:color="auto"/>
                      </w:divBdr>
                    </w:div>
                  </w:divsChild>
                </w:div>
                <w:div w:id="1554464227">
                  <w:marLeft w:val="0"/>
                  <w:marRight w:val="0"/>
                  <w:marTop w:val="0"/>
                  <w:marBottom w:val="0"/>
                  <w:divBdr>
                    <w:top w:val="none" w:sz="0" w:space="0" w:color="auto"/>
                    <w:left w:val="none" w:sz="0" w:space="0" w:color="auto"/>
                    <w:bottom w:val="none" w:sz="0" w:space="0" w:color="auto"/>
                    <w:right w:val="none" w:sz="0" w:space="0" w:color="auto"/>
                  </w:divBdr>
                  <w:divsChild>
                    <w:div w:id="1466772872">
                      <w:marLeft w:val="0"/>
                      <w:marRight w:val="0"/>
                      <w:marTop w:val="0"/>
                      <w:marBottom w:val="0"/>
                      <w:divBdr>
                        <w:top w:val="none" w:sz="0" w:space="0" w:color="auto"/>
                        <w:left w:val="none" w:sz="0" w:space="0" w:color="auto"/>
                        <w:bottom w:val="none" w:sz="0" w:space="0" w:color="auto"/>
                        <w:right w:val="none" w:sz="0" w:space="0" w:color="auto"/>
                      </w:divBdr>
                    </w:div>
                  </w:divsChild>
                </w:div>
                <w:div w:id="2128694637">
                  <w:marLeft w:val="0"/>
                  <w:marRight w:val="0"/>
                  <w:marTop w:val="0"/>
                  <w:marBottom w:val="0"/>
                  <w:divBdr>
                    <w:top w:val="none" w:sz="0" w:space="0" w:color="auto"/>
                    <w:left w:val="none" w:sz="0" w:space="0" w:color="auto"/>
                    <w:bottom w:val="none" w:sz="0" w:space="0" w:color="auto"/>
                    <w:right w:val="none" w:sz="0" w:space="0" w:color="auto"/>
                  </w:divBdr>
                  <w:divsChild>
                    <w:div w:id="1240602072">
                      <w:marLeft w:val="0"/>
                      <w:marRight w:val="0"/>
                      <w:marTop w:val="0"/>
                      <w:marBottom w:val="0"/>
                      <w:divBdr>
                        <w:top w:val="none" w:sz="0" w:space="0" w:color="auto"/>
                        <w:left w:val="none" w:sz="0" w:space="0" w:color="auto"/>
                        <w:bottom w:val="none" w:sz="0" w:space="0" w:color="auto"/>
                        <w:right w:val="none" w:sz="0" w:space="0" w:color="auto"/>
                      </w:divBdr>
                    </w:div>
                  </w:divsChild>
                </w:div>
                <w:div w:id="1121846405">
                  <w:marLeft w:val="0"/>
                  <w:marRight w:val="0"/>
                  <w:marTop w:val="0"/>
                  <w:marBottom w:val="0"/>
                  <w:divBdr>
                    <w:top w:val="none" w:sz="0" w:space="0" w:color="auto"/>
                    <w:left w:val="none" w:sz="0" w:space="0" w:color="auto"/>
                    <w:bottom w:val="none" w:sz="0" w:space="0" w:color="auto"/>
                    <w:right w:val="none" w:sz="0" w:space="0" w:color="auto"/>
                  </w:divBdr>
                  <w:divsChild>
                    <w:div w:id="1619608939">
                      <w:marLeft w:val="0"/>
                      <w:marRight w:val="0"/>
                      <w:marTop w:val="0"/>
                      <w:marBottom w:val="0"/>
                      <w:divBdr>
                        <w:top w:val="none" w:sz="0" w:space="0" w:color="auto"/>
                        <w:left w:val="none" w:sz="0" w:space="0" w:color="auto"/>
                        <w:bottom w:val="none" w:sz="0" w:space="0" w:color="auto"/>
                        <w:right w:val="none" w:sz="0" w:space="0" w:color="auto"/>
                      </w:divBdr>
                    </w:div>
                  </w:divsChild>
                </w:div>
                <w:div w:id="1557819646">
                  <w:marLeft w:val="0"/>
                  <w:marRight w:val="0"/>
                  <w:marTop w:val="0"/>
                  <w:marBottom w:val="0"/>
                  <w:divBdr>
                    <w:top w:val="none" w:sz="0" w:space="0" w:color="auto"/>
                    <w:left w:val="none" w:sz="0" w:space="0" w:color="auto"/>
                    <w:bottom w:val="none" w:sz="0" w:space="0" w:color="auto"/>
                    <w:right w:val="none" w:sz="0" w:space="0" w:color="auto"/>
                  </w:divBdr>
                  <w:divsChild>
                    <w:div w:id="1867134282">
                      <w:marLeft w:val="0"/>
                      <w:marRight w:val="0"/>
                      <w:marTop w:val="0"/>
                      <w:marBottom w:val="0"/>
                      <w:divBdr>
                        <w:top w:val="none" w:sz="0" w:space="0" w:color="auto"/>
                        <w:left w:val="none" w:sz="0" w:space="0" w:color="auto"/>
                        <w:bottom w:val="none" w:sz="0" w:space="0" w:color="auto"/>
                        <w:right w:val="none" w:sz="0" w:space="0" w:color="auto"/>
                      </w:divBdr>
                    </w:div>
                  </w:divsChild>
                </w:div>
                <w:div w:id="155070782">
                  <w:marLeft w:val="0"/>
                  <w:marRight w:val="0"/>
                  <w:marTop w:val="0"/>
                  <w:marBottom w:val="0"/>
                  <w:divBdr>
                    <w:top w:val="none" w:sz="0" w:space="0" w:color="auto"/>
                    <w:left w:val="none" w:sz="0" w:space="0" w:color="auto"/>
                    <w:bottom w:val="none" w:sz="0" w:space="0" w:color="auto"/>
                    <w:right w:val="none" w:sz="0" w:space="0" w:color="auto"/>
                  </w:divBdr>
                  <w:divsChild>
                    <w:div w:id="2073574491">
                      <w:marLeft w:val="0"/>
                      <w:marRight w:val="0"/>
                      <w:marTop w:val="0"/>
                      <w:marBottom w:val="0"/>
                      <w:divBdr>
                        <w:top w:val="none" w:sz="0" w:space="0" w:color="auto"/>
                        <w:left w:val="none" w:sz="0" w:space="0" w:color="auto"/>
                        <w:bottom w:val="none" w:sz="0" w:space="0" w:color="auto"/>
                        <w:right w:val="none" w:sz="0" w:space="0" w:color="auto"/>
                      </w:divBdr>
                    </w:div>
                  </w:divsChild>
                </w:div>
                <w:div w:id="1935627684">
                  <w:marLeft w:val="0"/>
                  <w:marRight w:val="0"/>
                  <w:marTop w:val="0"/>
                  <w:marBottom w:val="0"/>
                  <w:divBdr>
                    <w:top w:val="none" w:sz="0" w:space="0" w:color="auto"/>
                    <w:left w:val="none" w:sz="0" w:space="0" w:color="auto"/>
                    <w:bottom w:val="none" w:sz="0" w:space="0" w:color="auto"/>
                    <w:right w:val="none" w:sz="0" w:space="0" w:color="auto"/>
                  </w:divBdr>
                  <w:divsChild>
                    <w:div w:id="998926963">
                      <w:marLeft w:val="0"/>
                      <w:marRight w:val="0"/>
                      <w:marTop w:val="0"/>
                      <w:marBottom w:val="0"/>
                      <w:divBdr>
                        <w:top w:val="none" w:sz="0" w:space="0" w:color="auto"/>
                        <w:left w:val="none" w:sz="0" w:space="0" w:color="auto"/>
                        <w:bottom w:val="none" w:sz="0" w:space="0" w:color="auto"/>
                        <w:right w:val="none" w:sz="0" w:space="0" w:color="auto"/>
                      </w:divBdr>
                    </w:div>
                  </w:divsChild>
                </w:div>
                <w:div w:id="1715227097">
                  <w:marLeft w:val="0"/>
                  <w:marRight w:val="0"/>
                  <w:marTop w:val="0"/>
                  <w:marBottom w:val="0"/>
                  <w:divBdr>
                    <w:top w:val="none" w:sz="0" w:space="0" w:color="auto"/>
                    <w:left w:val="none" w:sz="0" w:space="0" w:color="auto"/>
                    <w:bottom w:val="none" w:sz="0" w:space="0" w:color="auto"/>
                    <w:right w:val="none" w:sz="0" w:space="0" w:color="auto"/>
                  </w:divBdr>
                  <w:divsChild>
                    <w:div w:id="420951723">
                      <w:marLeft w:val="0"/>
                      <w:marRight w:val="0"/>
                      <w:marTop w:val="0"/>
                      <w:marBottom w:val="0"/>
                      <w:divBdr>
                        <w:top w:val="none" w:sz="0" w:space="0" w:color="auto"/>
                        <w:left w:val="none" w:sz="0" w:space="0" w:color="auto"/>
                        <w:bottom w:val="none" w:sz="0" w:space="0" w:color="auto"/>
                        <w:right w:val="none" w:sz="0" w:space="0" w:color="auto"/>
                      </w:divBdr>
                    </w:div>
                  </w:divsChild>
                </w:div>
                <w:div w:id="1397821335">
                  <w:marLeft w:val="0"/>
                  <w:marRight w:val="0"/>
                  <w:marTop w:val="0"/>
                  <w:marBottom w:val="0"/>
                  <w:divBdr>
                    <w:top w:val="none" w:sz="0" w:space="0" w:color="auto"/>
                    <w:left w:val="none" w:sz="0" w:space="0" w:color="auto"/>
                    <w:bottom w:val="none" w:sz="0" w:space="0" w:color="auto"/>
                    <w:right w:val="none" w:sz="0" w:space="0" w:color="auto"/>
                  </w:divBdr>
                  <w:divsChild>
                    <w:div w:id="657271162">
                      <w:marLeft w:val="0"/>
                      <w:marRight w:val="0"/>
                      <w:marTop w:val="0"/>
                      <w:marBottom w:val="0"/>
                      <w:divBdr>
                        <w:top w:val="none" w:sz="0" w:space="0" w:color="auto"/>
                        <w:left w:val="none" w:sz="0" w:space="0" w:color="auto"/>
                        <w:bottom w:val="none" w:sz="0" w:space="0" w:color="auto"/>
                        <w:right w:val="none" w:sz="0" w:space="0" w:color="auto"/>
                      </w:divBdr>
                    </w:div>
                  </w:divsChild>
                </w:div>
                <w:div w:id="1141313222">
                  <w:marLeft w:val="0"/>
                  <w:marRight w:val="0"/>
                  <w:marTop w:val="0"/>
                  <w:marBottom w:val="0"/>
                  <w:divBdr>
                    <w:top w:val="none" w:sz="0" w:space="0" w:color="auto"/>
                    <w:left w:val="none" w:sz="0" w:space="0" w:color="auto"/>
                    <w:bottom w:val="none" w:sz="0" w:space="0" w:color="auto"/>
                    <w:right w:val="none" w:sz="0" w:space="0" w:color="auto"/>
                  </w:divBdr>
                  <w:divsChild>
                    <w:div w:id="612713398">
                      <w:marLeft w:val="0"/>
                      <w:marRight w:val="0"/>
                      <w:marTop w:val="0"/>
                      <w:marBottom w:val="0"/>
                      <w:divBdr>
                        <w:top w:val="none" w:sz="0" w:space="0" w:color="auto"/>
                        <w:left w:val="none" w:sz="0" w:space="0" w:color="auto"/>
                        <w:bottom w:val="none" w:sz="0" w:space="0" w:color="auto"/>
                        <w:right w:val="none" w:sz="0" w:space="0" w:color="auto"/>
                      </w:divBdr>
                    </w:div>
                  </w:divsChild>
                </w:div>
                <w:div w:id="302858753">
                  <w:marLeft w:val="0"/>
                  <w:marRight w:val="0"/>
                  <w:marTop w:val="0"/>
                  <w:marBottom w:val="0"/>
                  <w:divBdr>
                    <w:top w:val="none" w:sz="0" w:space="0" w:color="auto"/>
                    <w:left w:val="none" w:sz="0" w:space="0" w:color="auto"/>
                    <w:bottom w:val="none" w:sz="0" w:space="0" w:color="auto"/>
                    <w:right w:val="none" w:sz="0" w:space="0" w:color="auto"/>
                  </w:divBdr>
                  <w:divsChild>
                    <w:div w:id="1520313544">
                      <w:marLeft w:val="0"/>
                      <w:marRight w:val="0"/>
                      <w:marTop w:val="0"/>
                      <w:marBottom w:val="0"/>
                      <w:divBdr>
                        <w:top w:val="none" w:sz="0" w:space="0" w:color="auto"/>
                        <w:left w:val="none" w:sz="0" w:space="0" w:color="auto"/>
                        <w:bottom w:val="none" w:sz="0" w:space="0" w:color="auto"/>
                        <w:right w:val="none" w:sz="0" w:space="0" w:color="auto"/>
                      </w:divBdr>
                    </w:div>
                  </w:divsChild>
                </w:div>
                <w:div w:id="1282766427">
                  <w:marLeft w:val="0"/>
                  <w:marRight w:val="0"/>
                  <w:marTop w:val="0"/>
                  <w:marBottom w:val="0"/>
                  <w:divBdr>
                    <w:top w:val="none" w:sz="0" w:space="0" w:color="auto"/>
                    <w:left w:val="none" w:sz="0" w:space="0" w:color="auto"/>
                    <w:bottom w:val="none" w:sz="0" w:space="0" w:color="auto"/>
                    <w:right w:val="none" w:sz="0" w:space="0" w:color="auto"/>
                  </w:divBdr>
                  <w:divsChild>
                    <w:div w:id="920140869">
                      <w:marLeft w:val="0"/>
                      <w:marRight w:val="0"/>
                      <w:marTop w:val="0"/>
                      <w:marBottom w:val="0"/>
                      <w:divBdr>
                        <w:top w:val="none" w:sz="0" w:space="0" w:color="auto"/>
                        <w:left w:val="none" w:sz="0" w:space="0" w:color="auto"/>
                        <w:bottom w:val="none" w:sz="0" w:space="0" w:color="auto"/>
                        <w:right w:val="none" w:sz="0" w:space="0" w:color="auto"/>
                      </w:divBdr>
                    </w:div>
                  </w:divsChild>
                </w:div>
                <w:div w:id="1110784171">
                  <w:marLeft w:val="0"/>
                  <w:marRight w:val="0"/>
                  <w:marTop w:val="0"/>
                  <w:marBottom w:val="0"/>
                  <w:divBdr>
                    <w:top w:val="none" w:sz="0" w:space="0" w:color="auto"/>
                    <w:left w:val="none" w:sz="0" w:space="0" w:color="auto"/>
                    <w:bottom w:val="none" w:sz="0" w:space="0" w:color="auto"/>
                    <w:right w:val="none" w:sz="0" w:space="0" w:color="auto"/>
                  </w:divBdr>
                  <w:divsChild>
                    <w:div w:id="966157407">
                      <w:marLeft w:val="0"/>
                      <w:marRight w:val="0"/>
                      <w:marTop w:val="0"/>
                      <w:marBottom w:val="0"/>
                      <w:divBdr>
                        <w:top w:val="none" w:sz="0" w:space="0" w:color="auto"/>
                        <w:left w:val="none" w:sz="0" w:space="0" w:color="auto"/>
                        <w:bottom w:val="none" w:sz="0" w:space="0" w:color="auto"/>
                        <w:right w:val="none" w:sz="0" w:space="0" w:color="auto"/>
                      </w:divBdr>
                    </w:div>
                  </w:divsChild>
                </w:div>
                <w:div w:id="1712072196">
                  <w:marLeft w:val="0"/>
                  <w:marRight w:val="0"/>
                  <w:marTop w:val="0"/>
                  <w:marBottom w:val="0"/>
                  <w:divBdr>
                    <w:top w:val="none" w:sz="0" w:space="0" w:color="auto"/>
                    <w:left w:val="none" w:sz="0" w:space="0" w:color="auto"/>
                    <w:bottom w:val="none" w:sz="0" w:space="0" w:color="auto"/>
                    <w:right w:val="none" w:sz="0" w:space="0" w:color="auto"/>
                  </w:divBdr>
                  <w:divsChild>
                    <w:div w:id="564336307">
                      <w:marLeft w:val="0"/>
                      <w:marRight w:val="0"/>
                      <w:marTop w:val="0"/>
                      <w:marBottom w:val="0"/>
                      <w:divBdr>
                        <w:top w:val="none" w:sz="0" w:space="0" w:color="auto"/>
                        <w:left w:val="none" w:sz="0" w:space="0" w:color="auto"/>
                        <w:bottom w:val="none" w:sz="0" w:space="0" w:color="auto"/>
                        <w:right w:val="none" w:sz="0" w:space="0" w:color="auto"/>
                      </w:divBdr>
                    </w:div>
                  </w:divsChild>
                </w:div>
                <w:div w:id="2113816587">
                  <w:marLeft w:val="0"/>
                  <w:marRight w:val="0"/>
                  <w:marTop w:val="0"/>
                  <w:marBottom w:val="0"/>
                  <w:divBdr>
                    <w:top w:val="none" w:sz="0" w:space="0" w:color="auto"/>
                    <w:left w:val="none" w:sz="0" w:space="0" w:color="auto"/>
                    <w:bottom w:val="none" w:sz="0" w:space="0" w:color="auto"/>
                    <w:right w:val="none" w:sz="0" w:space="0" w:color="auto"/>
                  </w:divBdr>
                  <w:divsChild>
                    <w:div w:id="1859850278">
                      <w:marLeft w:val="0"/>
                      <w:marRight w:val="0"/>
                      <w:marTop w:val="0"/>
                      <w:marBottom w:val="0"/>
                      <w:divBdr>
                        <w:top w:val="none" w:sz="0" w:space="0" w:color="auto"/>
                        <w:left w:val="none" w:sz="0" w:space="0" w:color="auto"/>
                        <w:bottom w:val="none" w:sz="0" w:space="0" w:color="auto"/>
                        <w:right w:val="none" w:sz="0" w:space="0" w:color="auto"/>
                      </w:divBdr>
                    </w:div>
                  </w:divsChild>
                </w:div>
                <w:div w:id="645427520">
                  <w:marLeft w:val="0"/>
                  <w:marRight w:val="0"/>
                  <w:marTop w:val="0"/>
                  <w:marBottom w:val="0"/>
                  <w:divBdr>
                    <w:top w:val="none" w:sz="0" w:space="0" w:color="auto"/>
                    <w:left w:val="none" w:sz="0" w:space="0" w:color="auto"/>
                    <w:bottom w:val="none" w:sz="0" w:space="0" w:color="auto"/>
                    <w:right w:val="none" w:sz="0" w:space="0" w:color="auto"/>
                  </w:divBdr>
                  <w:divsChild>
                    <w:div w:id="1681859604">
                      <w:marLeft w:val="0"/>
                      <w:marRight w:val="0"/>
                      <w:marTop w:val="0"/>
                      <w:marBottom w:val="0"/>
                      <w:divBdr>
                        <w:top w:val="none" w:sz="0" w:space="0" w:color="auto"/>
                        <w:left w:val="none" w:sz="0" w:space="0" w:color="auto"/>
                        <w:bottom w:val="none" w:sz="0" w:space="0" w:color="auto"/>
                        <w:right w:val="none" w:sz="0" w:space="0" w:color="auto"/>
                      </w:divBdr>
                    </w:div>
                  </w:divsChild>
                </w:div>
                <w:div w:id="1714383090">
                  <w:marLeft w:val="0"/>
                  <w:marRight w:val="0"/>
                  <w:marTop w:val="0"/>
                  <w:marBottom w:val="0"/>
                  <w:divBdr>
                    <w:top w:val="none" w:sz="0" w:space="0" w:color="auto"/>
                    <w:left w:val="none" w:sz="0" w:space="0" w:color="auto"/>
                    <w:bottom w:val="none" w:sz="0" w:space="0" w:color="auto"/>
                    <w:right w:val="none" w:sz="0" w:space="0" w:color="auto"/>
                  </w:divBdr>
                  <w:divsChild>
                    <w:div w:id="1268149608">
                      <w:marLeft w:val="0"/>
                      <w:marRight w:val="0"/>
                      <w:marTop w:val="0"/>
                      <w:marBottom w:val="0"/>
                      <w:divBdr>
                        <w:top w:val="none" w:sz="0" w:space="0" w:color="auto"/>
                        <w:left w:val="none" w:sz="0" w:space="0" w:color="auto"/>
                        <w:bottom w:val="none" w:sz="0" w:space="0" w:color="auto"/>
                        <w:right w:val="none" w:sz="0" w:space="0" w:color="auto"/>
                      </w:divBdr>
                    </w:div>
                  </w:divsChild>
                </w:div>
                <w:div w:id="715006569">
                  <w:marLeft w:val="0"/>
                  <w:marRight w:val="0"/>
                  <w:marTop w:val="0"/>
                  <w:marBottom w:val="0"/>
                  <w:divBdr>
                    <w:top w:val="none" w:sz="0" w:space="0" w:color="auto"/>
                    <w:left w:val="none" w:sz="0" w:space="0" w:color="auto"/>
                    <w:bottom w:val="none" w:sz="0" w:space="0" w:color="auto"/>
                    <w:right w:val="none" w:sz="0" w:space="0" w:color="auto"/>
                  </w:divBdr>
                  <w:divsChild>
                    <w:div w:id="1032075683">
                      <w:marLeft w:val="0"/>
                      <w:marRight w:val="0"/>
                      <w:marTop w:val="0"/>
                      <w:marBottom w:val="0"/>
                      <w:divBdr>
                        <w:top w:val="none" w:sz="0" w:space="0" w:color="auto"/>
                        <w:left w:val="none" w:sz="0" w:space="0" w:color="auto"/>
                        <w:bottom w:val="none" w:sz="0" w:space="0" w:color="auto"/>
                        <w:right w:val="none" w:sz="0" w:space="0" w:color="auto"/>
                      </w:divBdr>
                    </w:div>
                  </w:divsChild>
                </w:div>
                <w:div w:id="1462846931">
                  <w:marLeft w:val="0"/>
                  <w:marRight w:val="0"/>
                  <w:marTop w:val="0"/>
                  <w:marBottom w:val="0"/>
                  <w:divBdr>
                    <w:top w:val="none" w:sz="0" w:space="0" w:color="auto"/>
                    <w:left w:val="none" w:sz="0" w:space="0" w:color="auto"/>
                    <w:bottom w:val="none" w:sz="0" w:space="0" w:color="auto"/>
                    <w:right w:val="none" w:sz="0" w:space="0" w:color="auto"/>
                  </w:divBdr>
                  <w:divsChild>
                    <w:div w:id="382291202">
                      <w:marLeft w:val="0"/>
                      <w:marRight w:val="0"/>
                      <w:marTop w:val="0"/>
                      <w:marBottom w:val="0"/>
                      <w:divBdr>
                        <w:top w:val="none" w:sz="0" w:space="0" w:color="auto"/>
                        <w:left w:val="none" w:sz="0" w:space="0" w:color="auto"/>
                        <w:bottom w:val="none" w:sz="0" w:space="0" w:color="auto"/>
                        <w:right w:val="none" w:sz="0" w:space="0" w:color="auto"/>
                      </w:divBdr>
                    </w:div>
                  </w:divsChild>
                </w:div>
                <w:div w:id="414012735">
                  <w:marLeft w:val="0"/>
                  <w:marRight w:val="0"/>
                  <w:marTop w:val="0"/>
                  <w:marBottom w:val="0"/>
                  <w:divBdr>
                    <w:top w:val="none" w:sz="0" w:space="0" w:color="auto"/>
                    <w:left w:val="none" w:sz="0" w:space="0" w:color="auto"/>
                    <w:bottom w:val="none" w:sz="0" w:space="0" w:color="auto"/>
                    <w:right w:val="none" w:sz="0" w:space="0" w:color="auto"/>
                  </w:divBdr>
                  <w:divsChild>
                    <w:div w:id="1293248623">
                      <w:marLeft w:val="0"/>
                      <w:marRight w:val="0"/>
                      <w:marTop w:val="0"/>
                      <w:marBottom w:val="0"/>
                      <w:divBdr>
                        <w:top w:val="none" w:sz="0" w:space="0" w:color="auto"/>
                        <w:left w:val="none" w:sz="0" w:space="0" w:color="auto"/>
                        <w:bottom w:val="none" w:sz="0" w:space="0" w:color="auto"/>
                        <w:right w:val="none" w:sz="0" w:space="0" w:color="auto"/>
                      </w:divBdr>
                    </w:div>
                  </w:divsChild>
                </w:div>
                <w:div w:id="1091514195">
                  <w:marLeft w:val="0"/>
                  <w:marRight w:val="0"/>
                  <w:marTop w:val="0"/>
                  <w:marBottom w:val="0"/>
                  <w:divBdr>
                    <w:top w:val="none" w:sz="0" w:space="0" w:color="auto"/>
                    <w:left w:val="none" w:sz="0" w:space="0" w:color="auto"/>
                    <w:bottom w:val="none" w:sz="0" w:space="0" w:color="auto"/>
                    <w:right w:val="none" w:sz="0" w:space="0" w:color="auto"/>
                  </w:divBdr>
                  <w:divsChild>
                    <w:div w:id="2075080896">
                      <w:marLeft w:val="0"/>
                      <w:marRight w:val="0"/>
                      <w:marTop w:val="0"/>
                      <w:marBottom w:val="0"/>
                      <w:divBdr>
                        <w:top w:val="none" w:sz="0" w:space="0" w:color="auto"/>
                        <w:left w:val="none" w:sz="0" w:space="0" w:color="auto"/>
                        <w:bottom w:val="none" w:sz="0" w:space="0" w:color="auto"/>
                        <w:right w:val="none" w:sz="0" w:space="0" w:color="auto"/>
                      </w:divBdr>
                    </w:div>
                  </w:divsChild>
                </w:div>
                <w:div w:id="1074935045">
                  <w:marLeft w:val="0"/>
                  <w:marRight w:val="0"/>
                  <w:marTop w:val="0"/>
                  <w:marBottom w:val="0"/>
                  <w:divBdr>
                    <w:top w:val="none" w:sz="0" w:space="0" w:color="auto"/>
                    <w:left w:val="none" w:sz="0" w:space="0" w:color="auto"/>
                    <w:bottom w:val="none" w:sz="0" w:space="0" w:color="auto"/>
                    <w:right w:val="none" w:sz="0" w:space="0" w:color="auto"/>
                  </w:divBdr>
                  <w:divsChild>
                    <w:div w:id="247471244">
                      <w:marLeft w:val="0"/>
                      <w:marRight w:val="0"/>
                      <w:marTop w:val="0"/>
                      <w:marBottom w:val="0"/>
                      <w:divBdr>
                        <w:top w:val="none" w:sz="0" w:space="0" w:color="auto"/>
                        <w:left w:val="none" w:sz="0" w:space="0" w:color="auto"/>
                        <w:bottom w:val="none" w:sz="0" w:space="0" w:color="auto"/>
                        <w:right w:val="none" w:sz="0" w:space="0" w:color="auto"/>
                      </w:divBdr>
                    </w:div>
                  </w:divsChild>
                </w:div>
                <w:div w:id="227958578">
                  <w:marLeft w:val="0"/>
                  <w:marRight w:val="0"/>
                  <w:marTop w:val="0"/>
                  <w:marBottom w:val="0"/>
                  <w:divBdr>
                    <w:top w:val="none" w:sz="0" w:space="0" w:color="auto"/>
                    <w:left w:val="none" w:sz="0" w:space="0" w:color="auto"/>
                    <w:bottom w:val="none" w:sz="0" w:space="0" w:color="auto"/>
                    <w:right w:val="none" w:sz="0" w:space="0" w:color="auto"/>
                  </w:divBdr>
                  <w:divsChild>
                    <w:div w:id="166794375">
                      <w:marLeft w:val="0"/>
                      <w:marRight w:val="0"/>
                      <w:marTop w:val="0"/>
                      <w:marBottom w:val="0"/>
                      <w:divBdr>
                        <w:top w:val="none" w:sz="0" w:space="0" w:color="auto"/>
                        <w:left w:val="none" w:sz="0" w:space="0" w:color="auto"/>
                        <w:bottom w:val="none" w:sz="0" w:space="0" w:color="auto"/>
                        <w:right w:val="none" w:sz="0" w:space="0" w:color="auto"/>
                      </w:divBdr>
                    </w:div>
                  </w:divsChild>
                </w:div>
                <w:div w:id="1836610464">
                  <w:marLeft w:val="0"/>
                  <w:marRight w:val="0"/>
                  <w:marTop w:val="0"/>
                  <w:marBottom w:val="0"/>
                  <w:divBdr>
                    <w:top w:val="none" w:sz="0" w:space="0" w:color="auto"/>
                    <w:left w:val="none" w:sz="0" w:space="0" w:color="auto"/>
                    <w:bottom w:val="none" w:sz="0" w:space="0" w:color="auto"/>
                    <w:right w:val="none" w:sz="0" w:space="0" w:color="auto"/>
                  </w:divBdr>
                  <w:divsChild>
                    <w:div w:id="312880057">
                      <w:marLeft w:val="0"/>
                      <w:marRight w:val="0"/>
                      <w:marTop w:val="0"/>
                      <w:marBottom w:val="0"/>
                      <w:divBdr>
                        <w:top w:val="none" w:sz="0" w:space="0" w:color="auto"/>
                        <w:left w:val="none" w:sz="0" w:space="0" w:color="auto"/>
                        <w:bottom w:val="none" w:sz="0" w:space="0" w:color="auto"/>
                        <w:right w:val="none" w:sz="0" w:space="0" w:color="auto"/>
                      </w:divBdr>
                    </w:div>
                  </w:divsChild>
                </w:div>
                <w:div w:id="742143548">
                  <w:marLeft w:val="0"/>
                  <w:marRight w:val="0"/>
                  <w:marTop w:val="0"/>
                  <w:marBottom w:val="0"/>
                  <w:divBdr>
                    <w:top w:val="none" w:sz="0" w:space="0" w:color="auto"/>
                    <w:left w:val="none" w:sz="0" w:space="0" w:color="auto"/>
                    <w:bottom w:val="none" w:sz="0" w:space="0" w:color="auto"/>
                    <w:right w:val="none" w:sz="0" w:space="0" w:color="auto"/>
                  </w:divBdr>
                  <w:divsChild>
                    <w:div w:id="16940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9563">
          <w:marLeft w:val="0"/>
          <w:marRight w:val="0"/>
          <w:marTop w:val="0"/>
          <w:marBottom w:val="0"/>
          <w:divBdr>
            <w:top w:val="none" w:sz="0" w:space="0" w:color="auto"/>
            <w:left w:val="none" w:sz="0" w:space="0" w:color="auto"/>
            <w:bottom w:val="none" w:sz="0" w:space="0" w:color="auto"/>
            <w:right w:val="none" w:sz="0" w:space="0" w:color="auto"/>
          </w:divBdr>
        </w:div>
        <w:div w:id="1117410547">
          <w:marLeft w:val="0"/>
          <w:marRight w:val="0"/>
          <w:marTop w:val="0"/>
          <w:marBottom w:val="0"/>
          <w:divBdr>
            <w:top w:val="none" w:sz="0" w:space="0" w:color="auto"/>
            <w:left w:val="none" w:sz="0" w:space="0" w:color="auto"/>
            <w:bottom w:val="none" w:sz="0" w:space="0" w:color="auto"/>
            <w:right w:val="none" w:sz="0" w:space="0" w:color="auto"/>
          </w:divBdr>
        </w:div>
        <w:div w:id="466318302">
          <w:marLeft w:val="0"/>
          <w:marRight w:val="0"/>
          <w:marTop w:val="0"/>
          <w:marBottom w:val="0"/>
          <w:divBdr>
            <w:top w:val="none" w:sz="0" w:space="0" w:color="auto"/>
            <w:left w:val="none" w:sz="0" w:space="0" w:color="auto"/>
            <w:bottom w:val="none" w:sz="0" w:space="0" w:color="auto"/>
            <w:right w:val="none" w:sz="0" w:space="0" w:color="auto"/>
          </w:divBdr>
          <w:divsChild>
            <w:div w:id="814418345">
              <w:marLeft w:val="-75"/>
              <w:marRight w:val="0"/>
              <w:marTop w:val="30"/>
              <w:marBottom w:val="30"/>
              <w:divBdr>
                <w:top w:val="none" w:sz="0" w:space="0" w:color="auto"/>
                <w:left w:val="none" w:sz="0" w:space="0" w:color="auto"/>
                <w:bottom w:val="none" w:sz="0" w:space="0" w:color="auto"/>
                <w:right w:val="none" w:sz="0" w:space="0" w:color="auto"/>
              </w:divBdr>
              <w:divsChild>
                <w:div w:id="1416440247">
                  <w:marLeft w:val="0"/>
                  <w:marRight w:val="0"/>
                  <w:marTop w:val="0"/>
                  <w:marBottom w:val="0"/>
                  <w:divBdr>
                    <w:top w:val="none" w:sz="0" w:space="0" w:color="auto"/>
                    <w:left w:val="none" w:sz="0" w:space="0" w:color="auto"/>
                    <w:bottom w:val="none" w:sz="0" w:space="0" w:color="auto"/>
                    <w:right w:val="none" w:sz="0" w:space="0" w:color="auto"/>
                  </w:divBdr>
                  <w:divsChild>
                    <w:div w:id="105927554">
                      <w:marLeft w:val="0"/>
                      <w:marRight w:val="0"/>
                      <w:marTop w:val="0"/>
                      <w:marBottom w:val="0"/>
                      <w:divBdr>
                        <w:top w:val="none" w:sz="0" w:space="0" w:color="auto"/>
                        <w:left w:val="none" w:sz="0" w:space="0" w:color="auto"/>
                        <w:bottom w:val="none" w:sz="0" w:space="0" w:color="auto"/>
                        <w:right w:val="none" w:sz="0" w:space="0" w:color="auto"/>
                      </w:divBdr>
                    </w:div>
                  </w:divsChild>
                </w:div>
                <w:div w:id="1214462567">
                  <w:marLeft w:val="0"/>
                  <w:marRight w:val="0"/>
                  <w:marTop w:val="0"/>
                  <w:marBottom w:val="0"/>
                  <w:divBdr>
                    <w:top w:val="none" w:sz="0" w:space="0" w:color="auto"/>
                    <w:left w:val="none" w:sz="0" w:space="0" w:color="auto"/>
                    <w:bottom w:val="none" w:sz="0" w:space="0" w:color="auto"/>
                    <w:right w:val="none" w:sz="0" w:space="0" w:color="auto"/>
                  </w:divBdr>
                  <w:divsChild>
                    <w:div w:id="1725639034">
                      <w:marLeft w:val="0"/>
                      <w:marRight w:val="0"/>
                      <w:marTop w:val="0"/>
                      <w:marBottom w:val="0"/>
                      <w:divBdr>
                        <w:top w:val="none" w:sz="0" w:space="0" w:color="auto"/>
                        <w:left w:val="none" w:sz="0" w:space="0" w:color="auto"/>
                        <w:bottom w:val="none" w:sz="0" w:space="0" w:color="auto"/>
                        <w:right w:val="none" w:sz="0" w:space="0" w:color="auto"/>
                      </w:divBdr>
                    </w:div>
                  </w:divsChild>
                </w:div>
                <w:div w:id="843323032">
                  <w:marLeft w:val="0"/>
                  <w:marRight w:val="0"/>
                  <w:marTop w:val="0"/>
                  <w:marBottom w:val="0"/>
                  <w:divBdr>
                    <w:top w:val="none" w:sz="0" w:space="0" w:color="auto"/>
                    <w:left w:val="none" w:sz="0" w:space="0" w:color="auto"/>
                    <w:bottom w:val="none" w:sz="0" w:space="0" w:color="auto"/>
                    <w:right w:val="none" w:sz="0" w:space="0" w:color="auto"/>
                  </w:divBdr>
                  <w:divsChild>
                    <w:div w:id="208497029">
                      <w:marLeft w:val="0"/>
                      <w:marRight w:val="0"/>
                      <w:marTop w:val="0"/>
                      <w:marBottom w:val="0"/>
                      <w:divBdr>
                        <w:top w:val="none" w:sz="0" w:space="0" w:color="auto"/>
                        <w:left w:val="none" w:sz="0" w:space="0" w:color="auto"/>
                        <w:bottom w:val="none" w:sz="0" w:space="0" w:color="auto"/>
                        <w:right w:val="none" w:sz="0" w:space="0" w:color="auto"/>
                      </w:divBdr>
                    </w:div>
                  </w:divsChild>
                </w:div>
                <w:div w:id="1162546484">
                  <w:marLeft w:val="0"/>
                  <w:marRight w:val="0"/>
                  <w:marTop w:val="0"/>
                  <w:marBottom w:val="0"/>
                  <w:divBdr>
                    <w:top w:val="none" w:sz="0" w:space="0" w:color="auto"/>
                    <w:left w:val="none" w:sz="0" w:space="0" w:color="auto"/>
                    <w:bottom w:val="none" w:sz="0" w:space="0" w:color="auto"/>
                    <w:right w:val="none" w:sz="0" w:space="0" w:color="auto"/>
                  </w:divBdr>
                  <w:divsChild>
                    <w:div w:id="1272128132">
                      <w:marLeft w:val="0"/>
                      <w:marRight w:val="0"/>
                      <w:marTop w:val="0"/>
                      <w:marBottom w:val="0"/>
                      <w:divBdr>
                        <w:top w:val="none" w:sz="0" w:space="0" w:color="auto"/>
                        <w:left w:val="none" w:sz="0" w:space="0" w:color="auto"/>
                        <w:bottom w:val="none" w:sz="0" w:space="0" w:color="auto"/>
                        <w:right w:val="none" w:sz="0" w:space="0" w:color="auto"/>
                      </w:divBdr>
                    </w:div>
                  </w:divsChild>
                </w:div>
                <w:div w:id="1592009451">
                  <w:marLeft w:val="0"/>
                  <w:marRight w:val="0"/>
                  <w:marTop w:val="0"/>
                  <w:marBottom w:val="0"/>
                  <w:divBdr>
                    <w:top w:val="none" w:sz="0" w:space="0" w:color="auto"/>
                    <w:left w:val="none" w:sz="0" w:space="0" w:color="auto"/>
                    <w:bottom w:val="none" w:sz="0" w:space="0" w:color="auto"/>
                    <w:right w:val="none" w:sz="0" w:space="0" w:color="auto"/>
                  </w:divBdr>
                  <w:divsChild>
                    <w:div w:id="397023660">
                      <w:marLeft w:val="0"/>
                      <w:marRight w:val="0"/>
                      <w:marTop w:val="0"/>
                      <w:marBottom w:val="0"/>
                      <w:divBdr>
                        <w:top w:val="none" w:sz="0" w:space="0" w:color="auto"/>
                        <w:left w:val="none" w:sz="0" w:space="0" w:color="auto"/>
                        <w:bottom w:val="none" w:sz="0" w:space="0" w:color="auto"/>
                        <w:right w:val="none" w:sz="0" w:space="0" w:color="auto"/>
                      </w:divBdr>
                    </w:div>
                  </w:divsChild>
                </w:div>
                <w:div w:id="1965845057">
                  <w:marLeft w:val="0"/>
                  <w:marRight w:val="0"/>
                  <w:marTop w:val="0"/>
                  <w:marBottom w:val="0"/>
                  <w:divBdr>
                    <w:top w:val="none" w:sz="0" w:space="0" w:color="auto"/>
                    <w:left w:val="none" w:sz="0" w:space="0" w:color="auto"/>
                    <w:bottom w:val="none" w:sz="0" w:space="0" w:color="auto"/>
                    <w:right w:val="none" w:sz="0" w:space="0" w:color="auto"/>
                  </w:divBdr>
                  <w:divsChild>
                    <w:div w:id="398594773">
                      <w:marLeft w:val="0"/>
                      <w:marRight w:val="0"/>
                      <w:marTop w:val="0"/>
                      <w:marBottom w:val="0"/>
                      <w:divBdr>
                        <w:top w:val="none" w:sz="0" w:space="0" w:color="auto"/>
                        <w:left w:val="none" w:sz="0" w:space="0" w:color="auto"/>
                        <w:bottom w:val="none" w:sz="0" w:space="0" w:color="auto"/>
                        <w:right w:val="none" w:sz="0" w:space="0" w:color="auto"/>
                      </w:divBdr>
                    </w:div>
                  </w:divsChild>
                </w:div>
                <w:div w:id="753088264">
                  <w:marLeft w:val="0"/>
                  <w:marRight w:val="0"/>
                  <w:marTop w:val="0"/>
                  <w:marBottom w:val="0"/>
                  <w:divBdr>
                    <w:top w:val="none" w:sz="0" w:space="0" w:color="auto"/>
                    <w:left w:val="none" w:sz="0" w:space="0" w:color="auto"/>
                    <w:bottom w:val="none" w:sz="0" w:space="0" w:color="auto"/>
                    <w:right w:val="none" w:sz="0" w:space="0" w:color="auto"/>
                  </w:divBdr>
                  <w:divsChild>
                    <w:div w:id="1870991496">
                      <w:marLeft w:val="0"/>
                      <w:marRight w:val="0"/>
                      <w:marTop w:val="0"/>
                      <w:marBottom w:val="0"/>
                      <w:divBdr>
                        <w:top w:val="none" w:sz="0" w:space="0" w:color="auto"/>
                        <w:left w:val="none" w:sz="0" w:space="0" w:color="auto"/>
                        <w:bottom w:val="none" w:sz="0" w:space="0" w:color="auto"/>
                        <w:right w:val="none" w:sz="0" w:space="0" w:color="auto"/>
                      </w:divBdr>
                    </w:div>
                  </w:divsChild>
                </w:div>
                <w:div w:id="995181648">
                  <w:marLeft w:val="0"/>
                  <w:marRight w:val="0"/>
                  <w:marTop w:val="0"/>
                  <w:marBottom w:val="0"/>
                  <w:divBdr>
                    <w:top w:val="none" w:sz="0" w:space="0" w:color="auto"/>
                    <w:left w:val="none" w:sz="0" w:space="0" w:color="auto"/>
                    <w:bottom w:val="none" w:sz="0" w:space="0" w:color="auto"/>
                    <w:right w:val="none" w:sz="0" w:space="0" w:color="auto"/>
                  </w:divBdr>
                  <w:divsChild>
                    <w:div w:id="1461458400">
                      <w:marLeft w:val="0"/>
                      <w:marRight w:val="0"/>
                      <w:marTop w:val="0"/>
                      <w:marBottom w:val="0"/>
                      <w:divBdr>
                        <w:top w:val="none" w:sz="0" w:space="0" w:color="auto"/>
                        <w:left w:val="none" w:sz="0" w:space="0" w:color="auto"/>
                        <w:bottom w:val="none" w:sz="0" w:space="0" w:color="auto"/>
                        <w:right w:val="none" w:sz="0" w:space="0" w:color="auto"/>
                      </w:divBdr>
                    </w:div>
                  </w:divsChild>
                </w:div>
                <w:div w:id="707337442">
                  <w:marLeft w:val="0"/>
                  <w:marRight w:val="0"/>
                  <w:marTop w:val="0"/>
                  <w:marBottom w:val="0"/>
                  <w:divBdr>
                    <w:top w:val="none" w:sz="0" w:space="0" w:color="auto"/>
                    <w:left w:val="none" w:sz="0" w:space="0" w:color="auto"/>
                    <w:bottom w:val="none" w:sz="0" w:space="0" w:color="auto"/>
                    <w:right w:val="none" w:sz="0" w:space="0" w:color="auto"/>
                  </w:divBdr>
                  <w:divsChild>
                    <w:div w:id="1469787110">
                      <w:marLeft w:val="0"/>
                      <w:marRight w:val="0"/>
                      <w:marTop w:val="0"/>
                      <w:marBottom w:val="0"/>
                      <w:divBdr>
                        <w:top w:val="none" w:sz="0" w:space="0" w:color="auto"/>
                        <w:left w:val="none" w:sz="0" w:space="0" w:color="auto"/>
                        <w:bottom w:val="none" w:sz="0" w:space="0" w:color="auto"/>
                        <w:right w:val="none" w:sz="0" w:space="0" w:color="auto"/>
                      </w:divBdr>
                    </w:div>
                  </w:divsChild>
                </w:div>
                <w:div w:id="1971325261">
                  <w:marLeft w:val="0"/>
                  <w:marRight w:val="0"/>
                  <w:marTop w:val="0"/>
                  <w:marBottom w:val="0"/>
                  <w:divBdr>
                    <w:top w:val="none" w:sz="0" w:space="0" w:color="auto"/>
                    <w:left w:val="none" w:sz="0" w:space="0" w:color="auto"/>
                    <w:bottom w:val="none" w:sz="0" w:space="0" w:color="auto"/>
                    <w:right w:val="none" w:sz="0" w:space="0" w:color="auto"/>
                  </w:divBdr>
                  <w:divsChild>
                    <w:div w:id="396785709">
                      <w:marLeft w:val="0"/>
                      <w:marRight w:val="0"/>
                      <w:marTop w:val="0"/>
                      <w:marBottom w:val="0"/>
                      <w:divBdr>
                        <w:top w:val="none" w:sz="0" w:space="0" w:color="auto"/>
                        <w:left w:val="none" w:sz="0" w:space="0" w:color="auto"/>
                        <w:bottom w:val="none" w:sz="0" w:space="0" w:color="auto"/>
                        <w:right w:val="none" w:sz="0" w:space="0" w:color="auto"/>
                      </w:divBdr>
                    </w:div>
                  </w:divsChild>
                </w:div>
                <w:div w:id="593518252">
                  <w:marLeft w:val="0"/>
                  <w:marRight w:val="0"/>
                  <w:marTop w:val="0"/>
                  <w:marBottom w:val="0"/>
                  <w:divBdr>
                    <w:top w:val="none" w:sz="0" w:space="0" w:color="auto"/>
                    <w:left w:val="none" w:sz="0" w:space="0" w:color="auto"/>
                    <w:bottom w:val="none" w:sz="0" w:space="0" w:color="auto"/>
                    <w:right w:val="none" w:sz="0" w:space="0" w:color="auto"/>
                  </w:divBdr>
                  <w:divsChild>
                    <w:div w:id="1453674552">
                      <w:marLeft w:val="0"/>
                      <w:marRight w:val="0"/>
                      <w:marTop w:val="0"/>
                      <w:marBottom w:val="0"/>
                      <w:divBdr>
                        <w:top w:val="none" w:sz="0" w:space="0" w:color="auto"/>
                        <w:left w:val="none" w:sz="0" w:space="0" w:color="auto"/>
                        <w:bottom w:val="none" w:sz="0" w:space="0" w:color="auto"/>
                        <w:right w:val="none" w:sz="0" w:space="0" w:color="auto"/>
                      </w:divBdr>
                    </w:div>
                  </w:divsChild>
                </w:div>
                <w:div w:id="1382244605">
                  <w:marLeft w:val="0"/>
                  <w:marRight w:val="0"/>
                  <w:marTop w:val="0"/>
                  <w:marBottom w:val="0"/>
                  <w:divBdr>
                    <w:top w:val="none" w:sz="0" w:space="0" w:color="auto"/>
                    <w:left w:val="none" w:sz="0" w:space="0" w:color="auto"/>
                    <w:bottom w:val="none" w:sz="0" w:space="0" w:color="auto"/>
                    <w:right w:val="none" w:sz="0" w:space="0" w:color="auto"/>
                  </w:divBdr>
                  <w:divsChild>
                    <w:div w:id="138421159">
                      <w:marLeft w:val="0"/>
                      <w:marRight w:val="0"/>
                      <w:marTop w:val="0"/>
                      <w:marBottom w:val="0"/>
                      <w:divBdr>
                        <w:top w:val="none" w:sz="0" w:space="0" w:color="auto"/>
                        <w:left w:val="none" w:sz="0" w:space="0" w:color="auto"/>
                        <w:bottom w:val="none" w:sz="0" w:space="0" w:color="auto"/>
                        <w:right w:val="none" w:sz="0" w:space="0" w:color="auto"/>
                      </w:divBdr>
                    </w:div>
                  </w:divsChild>
                </w:div>
                <w:div w:id="446318810">
                  <w:marLeft w:val="0"/>
                  <w:marRight w:val="0"/>
                  <w:marTop w:val="0"/>
                  <w:marBottom w:val="0"/>
                  <w:divBdr>
                    <w:top w:val="none" w:sz="0" w:space="0" w:color="auto"/>
                    <w:left w:val="none" w:sz="0" w:space="0" w:color="auto"/>
                    <w:bottom w:val="none" w:sz="0" w:space="0" w:color="auto"/>
                    <w:right w:val="none" w:sz="0" w:space="0" w:color="auto"/>
                  </w:divBdr>
                  <w:divsChild>
                    <w:div w:id="1689211600">
                      <w:marLeft w:val="0"/>
                      <w:marRight w:val="0"/>
                      <w:marTop w:val="0"/>
                      <w:marBottom w:val="0"/>
                      <w:divBdr>
                        <w:top w:val="none" w:sz="0" w:space="0" w:color="auto"/>
                        <w:left w:val="none" w:sz="0" w:space="0" w:color="auto"/>
                        <w:bottom w:val="none" w:sz="0" w:space="0" w:color="auto"/>
                        <w:right w:val="none" w:sz="0" w:space="0" w:color="auto"/>
                      </w:divBdr>
                    </w:div>
                  </w:divsChild>
                </w:div>
                <w:div w:id="1554539123">
                  <w:marLeft w:val="0"/>
                  <w:marRight w:val="0"/>
                  <w:marTop w:val="0"/>
                  <w:marBottom w:val="0"/>
                  <w:divBdr>
                    <w:top w:val="none" w:sz="0" w:space="0" w:color="auto"/>
                    <w:left w:val="none" w:sz="0" w:space="0" w:color="auto"/>
                    <w:bottom w:val="none" w:sz="0" w:space="0" w:color="auto"/>
                    <w:right w:val="none" w:sz="0" w:space="0" w:color="auto"/>
                  </w:divBdr>
                  <w:divsChild>
                    <w:div w:id="1978100823">
                      <w:marLeft w:val="0"/>
                      <w:marRight w:val="0"/>
                      <w:marTop w:val="0"/>
                      <w:marBottom w:val="0"/>
                      <w:divBdr>
                        <w:top w:val="none" w:sz="0" w:space="0" w:color="auto"/>
                        <w:left w:val="none" w:sz="0" w:space="0" w:color="auto"/>
                        <w:bottom w:val="none" w:sz="0" w:space="0" w:color="auto"/>
                        <w:right w:val="none" w:sz="0" w:space="0" w:color="auto"/>
                      </w:divBdr>
                    </w:div>
                  </w:divsChild>
                </w:div>
                <w:div w:id="747970251">
                  <w:marLeft w:val="0"/>
                  <w:marRight w:val="0"/>
                  <w:marTop w:val="0"/>
                  <w:marBottom w:val="0"/>
                  <w:divBdr>
                    <w:top w:val="none" w:sz="0" w:space="0" w:color="auto"/>
                    <w:left w:val="none" w:sz="0" w:space="0" w:color="auto"/>
                    <w:bottom w:val="none" w:sz="0" w:space="0" w:color="auto"/>
                    <w:right w:val="none" w:sz="0" w:space="0" w:color="auto"/>
                  </w:divBdr>
                  <w:divsChild>
                    <w:div w:id="1858275546">
                      <w:marLeft w:val="0"/>
                      <w:marRight w:val="0"/>
                      <w:marTop w:val="0"/>
                      <w:marBottom w:val="0"/>
                      <w:divBdr>
                        <w:top w:val="none" w:sz="0" w:space="0" w:color="auto"/>
                        <w:left w:val="none" w:sz="0" w:space="0" w:color="auto"/>
                        <w:bottom w:val="none" w:sz="0" w:space="0" w:color="auto"/>
                        <w:right w:val="none" w:sz="0" w:space="0" w:color="auto"/>
                      </w:divBdr>
                    </w:div>
                  </w:divsChild>
                </w:div>
                <w:div w:id="2023582657">
                  <w:marLeft w:val="0"/>
                  <w:marRight w:val="0"/>
                  <w:marTop w:val="0"/>
                  <w:marBottom w:val="0"/>
                  <w:divBdr>
                    <w:top w:val="none" w:sz="0" w:space="0" w:color="auto"/>
                    <w:left w:val="none" w:sz="0" w:space="0" w:color="auto"/>
                    <w:bottom w:val="none" w:sz="0" w:space="0" w:color="auto"/>
                    <w:right w:val="none" w:sz="0" w:space="0" w:color="auto"/>
                  </w:divBdr>
                  <w:divsChild>
                    <w:div w:id="1384258929">
                      <w:marLeft w:val="0"/>
                      <w:marRight w:val="0"/>
                      <w:marTop w:val="0"/>
                      <w:marBottom w:val="0"/>
                      <w:divBdr>
                        <w:top w:val="none" w:sz="0" w:space="0" w:color="auto"/>
                        <w:left w:val="none" w:sz="0" w:space="0" w:color="auto"/>
                        <w:bottom w:val="none" w:sz="0" w:space="0" w:color="auto"/>
                        <w:right w:val="none" w:sz="0" w:space="0" w:color="auto"/>
                      </w:divBdr>
                    </w:div>
                  </w:divsChild>
                </w:div>
                <w:div w:id="423301357">
                  <w:marLeft w:val="0"/>
                  <w:marRight w:val="0"/>
                  <w:marTop w:val="0"/>
                  <w:marBottom w:val="0"/>
                  <w:divBdr>
                    <w:top w:val="none" w:sz="0" w:space="0" w:color="auto"/>
                    <w:left w:val="none" w:sz="0" w:space="0" w:color="auto"/>
                    <w:bottom w:val="none" w:sz="0" w:space="0" w:color="auto"/>
                    <w:right w:val="none" w:sz="0" w:space="0" w:color="auto"/>
                  </w:divBdr>
                  <w:divsChild>
                    <w:div w:id="2101678465">
                      <w:marLeft w:val="0"/>
                      <w:marRight w:val="0"/>
                      <w:marTop w:val="0"/>
                      <w:marBottom w:val="0"/>
                      <w:divBdr>
                        <w:top w:val="none" w:sz="0" w:space="0" w:color="auto"/>
                        <w:left w:val="none" w:sz="0" w:space="0" w:color="auto"/>
                        <w:bottom w:val="none" w:sz="0" w:space="0" w:color="auto"/>
                        <w:right w:val="none" w:sz="0" w:space="0" w:color="auto"/>
                      </w:divBdr>
                    </w:div>
                  </w:divsChild>
                </w:div>
                <w:div w:id="701631374">
                  <w:marLeft w:val="0"/>
                  <w:marRight w:val="0"/>
                  <w:marTop w:val="0"/>
                  <w:marBottom w:val="0"/>
                  <w:divBdr>
                    <w:top w:val="none" w:sz="0" w:space="0" w:color="auto"/>
                    <w:left w:val="none" w:sz="0" w:space="0" w:color="auto"/>
                    <w:bottom w:val="none" w:sz="0" w:space="0" w:color="auto"/>
                    <w:right w:val="none" w:sz="0" w:space="0" w:color="auto"/>
                  </w:divBdr>
                  <w:divsChild>
                    <w:div w:id="1737118917">
                      <w:marLeft w:val="0"/>
                      <w:marRight w:val="0"/>
                      <w:marTop w:val="0"/>
                      <w:marBottom w:val="0"/>
                      <w:divBdr>
                        <w:top w:val="none" w:sz="0" w:space="0" w:color="auto"/>
                        <w:left w:val="none" w:sz="0" w:space="0" w:color="auto"/>
                        <w:bottom w:val="none" w:sz="0" w:space="0" w:color="auto"/>
                        <w:right w:val="none" w:sz="0" w:space="0" w:color="auto"/>
                      </w:divBdr>
                    </w:div>
                  </w:divsChild>
                </w:div>
                <w:div w:id="1552570746">
                  <w:marLeft w:val="0"/>
                  <w:marRight w:val="0"/>
                  <w:marTop w:val="0"/>
                  <w:marBottom w:val="0"/>
                  <w:divBdr>
                    <w:top w:val="none" w:sz="0" w:space="0" w:color="auto"/>
                    <w:left w:val="none" w:sz="0" w:space="0" w:color="auto"/>
                    <w:bottom w:val="none" w:sz="0" w:space="0" w:color="auto"/>
                    <w:right w:val="none" w:sz="0" w:space="0" w:color="auto"/>
                  </w:divBdr>
                  <w:divsChild>
                    <w:div w:id="1137796819">
                      <w:marLeft w:val="0"/>
                      <w:marRight w:val="0"/>
                      <w:marTop w:val="0"/>
                      <w:marBottom w:val="0"/>
                      <w:divBdr>
                        <w:top w:val="none" w:sz="0" w:space="0" w:color="auto"/>
                        <w:left w:val="none" w:sz="0" w:space="0" w:color="auto"/>
                        <w:bottom w:val="none" w:sz="0" w:space="0" w:color="auto"/>
                        <w:right w:val="none" w:sz="0" w:space="0" w:color="auto"/>
                      </w:divBdr>
                    </w:div>
                  </w:divsChild>
                </w:div>
                <w:div w:id="552697126">
                  <w:marLeft w:val="0"/>
                  <w:marRight w:val="0"/>
                  <w:marTop w:val="0"/>
                  <w:marBottom w:val="0"/>
                  <w:divBdr>
                    <w:top w:val="none" w:sz="0" w:space="0" w:color="auto"/>
                    <w:left w:val="none" w:sz="0" w:space="0" w:color="auto"/>
                    <w:bottom w:val="none" w:sz="0" w:space="0" w:color="auto"/>
                    <w:right w:val="none" w:sz="0" w:space="0" w:color="auto"/>
                  </w:divBdr>
                  <w:divsChild>
                    <w:div w:id="1280990866">
                      <w:marLeft w:val="0"/>
                      <w:marRight w:val="0"/>
                      <w:marTop w:val="0"/>
                      <w:marBottom w:val="0"/>
                      <w:divBdr>
                        <w:top w:val="none" w:sz="0" w:space="0" w:color="auto"/>
                        <w:left w:val="none" w:sz="0" w:space="0" w:color="auto"/>
                        <w:bottom w:val="none" w:sz="0" w:space="0" w:color="auto"/>
                        <w:right w:val="none" w:sz="0" w:space="0" w:color="auto"/>
                      </w:divBdr>
                    </w:div>
                  </w:divsChild>
                </w:div>
                <w:div w:id="753166713">
                  <w:marLeft w:val="0"/>
                  <w:marRight w:val="0"/>
                  <w:marTop w:val="0"/>
                  <w:marBottom w:val="0"/>
                  <w:divBdr>
                    <w:top w:val="none" w:sz="0" w:space="0" w:color="auto"/>
                    <w:left w:val="none" w:sz="0" w:space="0" w:color="auto"/>
                    <w:bottom w:val="none" w:sz="0" w:space="0" w:color="auto"/>
                    <w:right w:val="none" w:sz="0" w:space="0" w:color="auto"/>
                  </w:divBdr>
                  <w:divsChild>
                    <w:div w:id="1489899208">
                      <w:marLeft w:val="0"/>
                      <w:marRight w:val="0"/>
                      <w:marTop w:val="0"/>
                      <w:marBottom w:val="0"/>
                      <w:divBdr>
                        <w:top w:val="none" w:sz="0" w:space="0" w:color="auto"/>
                        <w:left w:val="none" w:sz="0" w:space="0" w:color="auto"/>
                        <w:bottom w:val="none" w:sz="0" w:space="0" w:color="auto"/>
                        <w:right w:val="none" w:sz="0" w:space="0" w:color="auto"/>
                      </w:divBdr>
                    </w:div>
                  </w:divsChild>
                </w:div>
                <w:div w:id="236524711">
                  <w:marLeft w:val="0"/>
                  <w:marRight w:val="0"/>
                  <w:marTop w:val="0"/>
                  <w:marBottom w:val="0"/>
                  <w:divBdr>
                    <w:top w:val="none" w:sz="0" w:space="0" w:color="auto"/>
                    <w:left w:val="none" w:sz="0" w:space="0" w:color="auto"/>
                    <w:bottom w:val="none" w:sz="0" w:space="0" w:color="auto"/>
                    <w:right w:val="none" w:sz="0" w:space="0" w:color="auto"/>
                  </w:divBdr>
                  <w:divsChild>
                    <w:div w:id="1979069434">
                      <w:marLeft w:val="0"/>
                      <w:marRight w:val="0"/>
                      <w:marTop w:val="0"/>
                      <w:marBottom w:val="0"/>
                      <w:divBdr>
                        <w:top w:val="none" w:sz="0" w:space="0" w:color="auto"/>
                        <w:left w:val="none" w:sz="0" w:space="0" w:color="auto"/>
                        <w:bottom w:val="none" w:sz="0" w:space="0" w:color="auto"/>
                        <w:right w:val="none" w:sz="0" w:space="0" w:color="auto"/>
                      </w:divBdr>
                    </w:div>
                  </w:divsChild>
                </w:div>
                <w:div w:id="1382901587">
                  <w:marLeft w:val="0"/>
                  <w:marRight w:val="0"/>
                  <w:marTop w:val="0"/>
                  <w:marBottom w:val="0"/>
                  <w:divBdr>
                    <w:top w:val="none" w:sz="0" w:space="0" w:color="auto"/>
                    <w:left w:val="none" w:sz="0" w:space="0" w:color="auto"/>
                    <w:bottom w:val="none" w:sz="0" w:space="0" w:color="auto"/>
                    <w:right w:val="none" w:sz="0" w:space="0" w:color="auto"/>
                  </w:divBdr>
                  <w:divsChild>
                    <w:div w:id="1716082733">
                      <w:marLeft w:val="0"/>
                      <w:marRight w:val="0"/>
                      <w:marTop w:val="0"/>
                      <w:marBottom w:val="0"/>
                      <w:divBdr>
                        <w:top w:val="none" w:sz="0" w:space="0" w:color="auto"/>
                        <w:left w:val="none" w:sz="0" w:space="0" w:color="auto"/>
                        <w:bottom w:val="none" w:sz="0" w:space="0" w:color="auto"/>
                        <w:right w:val="none" w:sz="0" w:space="0" w:color="auto"/>
                      </w:divBdr>
                    </w:div>
                  </w:divsChild>
                </w:div>
                <w:div w:id="32389196">
                  <w:marLeft w:val="0"/>
                  <w:marRight w:val="0"/>
                  <w:marTop w:val="0"/>
                  <w:marBottom w:val="0"/>
                  <w:divBdr>
                    <w:top w:val="none" w:sz="0" w:space="0" w:color="auto"/>
                    <w:left w:val="none" w:sz="0" w:space="0" w:color="auto"/>
                    <w:bottom w:val="none" w:sz="0" w:space="0" w:color="auto"/>
                    <w:right w:val="none" w:sz="0" w:space="0" w:color="auto"/>
                  </w:divBdr>
                  <w:divsChild>
                    <w:div w:id="1929074911">
                      <w:marLeft w:val="0"/>
                      <w:marRight w:val="0"/>
                      <w:marTop w:val="0"/>
                      <w:marBottom w:val="0"/>
                      <w:divBdr>
                        <w:top w:val="none" w:sz="0" w:space="0" w:color="auto"/>
                        <w:left w:val="none" w:sz="0" w:space="0" w:color="auto"/>
                        <w:bottom w:val="none" w:sz="0" w:space="0" w:color="auto"/>
                        <w:right w:val="none" w:sz="0" w:space="0" w:color="auto"/>
                      </w:divBdr>
                    </w:div>
                  </w:divsChild>
                </w:div>
                <w:div w:id="1239512056">
                  <w:marLeft w:val="0"/>
                  <w:marRight w:val="0"/>
                  <w:marTop w:val="0"/>
                  <w:marBottom w:val="0"/>
                  <w:divBdr>
                    <w:top w:val="none" w:sz="0" w:space="0" w:color="auto"/>
                    <w:left w:val="none" w:sz="0" w:space="0" w:color="auto"/>
                    <w:bottom w:val="none" w:sz="0" w:space="0" w:color="auto"/>
                    <w:right w:val="none" w:sz="0" w:space="0" w:color="auto"/>
                  </w:divBdr>
                  <w:divsChild>
                    <w:div w:id="1709600954">
                      <w:marLeft w:val="0"/>
                      <w:marRight w:val="0"/>
                      <w:marTop w:val="0"/>
                      <w:marBottom w:val="0"/>
                      <w:divBdr>
                        <w:top w:val="none" w:sz="0" w:space="0" w:color="auto"/>
                        <w:left w:val="none" w:sz="0" w:space="0" w:color="auto"/>
                        <w:bottom w:val="none" w:sz="0" w:space="0" w:color="auto"/>
                        <w:right w:val="none" w:sz="0" w:space="0" w:color="auto"/>
                      </w:divBdr>
                    </w:div>
                  </w:divsChild>
                </w:div>
                <w:div w:id="727797981">
                  <w:marLeft w:val="0"/>
                  <w:marRight w:val="0"/>
                  <w:marTop w:val="0"/>
                  <w:marBottom w:val="0"/>
                  <w:divBdr>
                    <w:top w:val="none" w:sz="0" w:space="0" w:color="auto"/>
                    <w:left w:val="none" w:sz="0" w:space="0" w:color="auto"/>
                    <w:bottom w:val="none" w:sz="0" w:space="0" w:color="auto"/>
                    <w:right w:val="none" w:sz="0" w:space="0" w:color="auto"/>
                  </w:divBdr>
                  <w:divsChild>
                    <w:div w:id="239868874">
                      <w:marLeft w:val="0"/>
                      <w:marRight w:val="0"/>
                      <w:marTop w:val="0"/>
                      <w:marBottom w:val="0"/>
                      <w:divBdr>
                        <w:top w:val="none" w:sz="0" w:space="0" w:color="auto"/>
                        <w:left w:val="none" w:sz="0" w:space="0" w:color="auto"/>
                        <w:bottom w:val="none" w:sz="0" w:space="0" w:color="auto"/>
                        <w:right w:val="none" w:sz="0" w:space="0" w:color="auto"/>
                      </w:divBdr>
                    </w:div>
                  </w:divsChild>
                </w:div>
                <w:div w:id="1968582827">
                  <w:marLeft w:val="0"/>
                  <w:marRight w:val="0"/>
                  <w:marTop w:val="0"/>
                  <w:marBottom w:val="0"/>
                  <w:divBdr>
                    <w:top w:val="none" w:sz="0" w:space="0" w:color="auto"/>
                    <w:left w:val="none" w:sz="0" w:space="0" w:color="auto"/>
                    <w:bottom w:val="none" w:sz="0" w:space="0" w:color="auto"/>
                    <w:right w:val="none" w:sz="0" w:space="0" w:color="auto"/>
                  </w:divBdr>
                  <w:divsChild>
                    <w:div w:id="1043939342">
                      <w:marLeft w:val="0"/>
                      <w:marRight w:val="0"/>
                      <w:marTop w:val="0"/>
                      <w:marBottom w:val="0"/>
                      <w:divBdr>
                        <w:top w:val="none" w:sz="0" w:space="0" w:color="auto"/>
                        <w:left w:val="none" w:sz="0" w:space="0" w:color="auto"/>
                        <w:bottom w:val="none" w:sz="0" w:space="0" w:color="auto"/>
                        <w:right w:val="none" w:sz="0" w:space="0" w:color="auto"/>
                      </w:divBdr>
                    </w:div>
                  </w:divsChild>
                </w:div>
                <w:div w:id="2131169921">
                  <w:marLeft w:val="0"/>
                  <w:marRight w:val="0"/>
                  <w:marTop w:val="0"/>
                  <w:marBottom w:val="0"/>
                  <w:divBdr>
                    <w:top w:val="none" w:sz="0" w:space="0" w:color="auto"/>
                    <w:left w:val="none" w:sz="0" w:space="0" w:color="auto"/>
                    <w:bottom w:val="none" w:sz="0" w:space="0" w:color="auto"/>
                    <w:right w:val="none" w:sz="0" w:space="0" w:color="auto"/>
                  </w:divBdr>
                  <w:divsChild>
                    <w:div w:id="811749291">
                      <w:marLeft w:val="0"/>
                      <w:marRight w:val="0"/>
                      <w:marTop w:val="0"/>
                      <w:marBottom w:val="0"/>
                      <w:divBdr>
                        <w:top w:val="none" w:sz="0" w:space="0" w:color="auto"/>
                        <w:left w:val="none" w:sz="0" w:space="0" w:color="auto"/>
                        <w:bottom w:val="none" w:sz="0" w:space="0" w:color="auto"/>
                        <w:right w:val="none" w:sz="0" w:space="0" w:color="auto"/>
                      </w:divBdr>
                    </w:div>
                  </w:divsChild>
                </w:div>
                <w:div w:id="1236235032">
                  <w:marLeft w:val="0"/>
                  <w:marRight w:val="0"/>
                  <w:marTop w:val="0"/>
                  <w:marBottom w:val="0"/>
                  <w:divBdr>
                    <w:top w:val="none" w:sz="0" w:space="0" w:color="auto"/>
                    <w:left w:val="none" w:sz="0" w:space="0" w:color="auto"/>
                    <w:bottom w:val="none" w:sz="0" w:space="0" w:color="auto"/>
                    <w:right w:val="none" w:sz="0" w:space="0" w:color="auto"/>
                  </w:divBdr>
                  <w:divsChild>
                    <w:div w:id="1857301702">
                      <w:marLeft w:val="0"/>
                      <w:marRight w:val="0"/>
                      <w:marTop w:val="0"/>
                      <w:marBottom w:val="0"/>
                      <w:divBdr>
                        <w:top w:val="none" w:sz="0" w:space="0" w:color="auto"/>
                        <w:left w:val="none" w:sz="0" w:space="0" w:color="auto"/>
                        <w:bottom w:val="none" w:sz="0" w:space="0" w:color="auto"/>
                        <w:right w:val="none" w:sz="0" w:space="0" w:color="auto"/>
                      </w:divBdr>
                    </w:div>
                  </w:divsChild>
                </w:div>
                <w:div w:id="1330601420">
                  <w:marLeft w:val="0"/>
                  <w:marRight w:val="0"/>
                  <w:marTop w:val="0"/>
                  <w:marBottom w:val="0"/>
                  <w:divBdr>
                    <w:top w:val="none" w:sz="0" w:space="0" w:color="auto"/>
                    <w:left w:val="none" w:sz="0" w:space="0" w:color="auto"/>
                    <w:bottom w:val="none" w:sz="0" w:space="0" w:color="auto"/>
                    <w:right w:val="none" w:sz="0" w:space="0" w:color="auto"/>
                  </w:divBdr>
                  <w:divsChild>
                    <w:div w:id="336347866">
                      <w:marLeft w:val="0"/>
                      <w:marRight w:val="0"/>
                      <w:marTop w:val="0"/>
                      <w:marBottom w:val="0"/>
                      <w:divBdr>
                        <w:top w:val="none" w:sz="0" w:space="0" w:color="auto"/>
                        <w:left w:val="none" w:sz="0" w:space="0" w:color="auto"/>
                        <w:bottom w:val="none" w:sz="0" w:space="0" w:color="auto"/>
                        <w:right w:val="none" w:sz="0" w:space="0" w:color="auto"/>
                      </w:divBdr>
                    </w:div>
                  </w:divsChild>
                </w:div>
                <w:div w:id="1599294698">
                  <w:marLeft w:val="0"/>
                  <w:marRight w:val="0"/>
                  <w:marTop w:val="0"/>
                  <w:marBottom w:val="0"/>
                  <w:divBdr>
                    <w:top w:val="none" w:sz="0" w:space="0" w:color="auto"/>
                    <w:left w:val="none" w:sz="0" w:space="0" w:color="auto"/>
                    <w:bottom w:val="none" w:sz="0" w:space="0" w:color="auto"/>
                    <w:right w:val="none" w:sz="0" w:space="0" w:color="auto"/>
                  </w:divBdr>
                  <w:divsChild>
                    <w:div w:id="145974078">
                      <w:marLeft w:val="0"/>
                      <w:marRight w:val="0"/>
                      <w:marTop w:val="0"/>
                      <w:marBottom w:val="0"/>
                      <w:divBdr>
                        <w:top w:val="none" w:sz="0" w:space="0" w:color="auto"/>
                        <w:left w:val="none" w:sz="0" w:space="0" w:color="auto"/>
                        <w:bottom w:val="none" w:sz="0" w:space="0" w:color="auto"/>
                        <w:right w:val="none" w:sz="0" w:space="0" w:color="auto"/>
                      </w:divBdr>
                    </w:div>
                  </w:divsChild>
                </w:div>
                <w:div w:id="1942955736">
                  <w:marLeft w:val="0"/>
                  <w:marRight w:val="0"/>
                  <w:marTop w:val="0"/>
                  <w:marBottom w:val="0"/>
                  <w:divBdr>
                    <w:top w:val="none" w:sz="0" w:space="0" w:color="auto"/>
                    <w:left w:val="none" w:sz="0" w:space="0" w:color="auto"/>
                    <w:bottom w:val="none" w:sz="0" w:space="0" w:color="auto"/>
                    <w:right w:val="none" w:sz="0" w:space="0" w:color="auto"/>
                  </w:divBdr>
                  <w:divsChild>
                    <w:div w:id="1251232823">
                      <w:marLeft w:val="0"/>
                      <w:marRight w:val="0"/>
                      <w:marTop w:val="0"/>
                      <w:marBottom w:val="0"/>
                      <w:divBdr>
                        <w:top w:val="none" w:sz="0" w:space="0" w:color="auto"/>
                        <w:left w:val="none" w:sz="0" w:space="0" w:color="auto"/>
                        <w:bottom w:val="none" w:sz="0" w:space="0" w:color="auto"/>
                        <w:right w:val="none" w:sz="0" w:space="0" w:color="auto"/>
                      </w:divBdr>
                    </w:div>
                  </w:divsChild>
                </w:div>
                <w:div w:id="1587421866">
                  <w:marLeft w:val="0"/>
                  <w:marRight w:val="0"/>
                  <w:marTop w:val="0"/>
                  <w:marBottom w:val="0"/>
                  <w:divBdr>
                    <w:top w:val="none" w:sz="0" w:space="0" w:color="auto"/>
                    <w:left w:val="none" w:sz="0" w:space="0" w:color="auto"/>
                    <w:bottom w:val="none" w:sz="0" w:space="0" w:color="auto"/>
                    <w:right w:val="none" w:sz="0" w:space="0" w:color="auto"/>
                  </w:divBdr>
                  <w:divsChild>
                    <w:div w:id="1111894845">
                      <w:marLeft w:val="0"/>
                      <w:marRight w:val="0"/>
                      <w:marTop w:val="0"/>
                      <w:marBottom w:val="0"/>
                      <w:divBdr>
                        <w:top w:val="none" w:sz="0" w:space="0" w:color="auto"/>
                        <w:left w:val="none" w:sz="0" w:space="0" w:color="auto"/>
                        <w:bottom w:val="none" w:sz="0" w:space="0" w:color="auto"/>
                        <w:right w:val="none" w:sz="0" w:space="0" w:color="auto"/>
                      </w:divBdr>
                    </w:div>
                  </w:divsChild>
                </w:div>
                <w:div w:id="532117378">
                  <w:marLeft w:val="0"/>
                  <w:marRight w:val="0"/>
                  <w:marTop w:val="0"/>
                  <w:marBottom w:val="0"/>
                  <w:divBdr>
                    <w:top w:val="none" w:sz="0" w:space="0" w:color="auto"/>
                    <w:left w:val="none" w:sz="0" w:space="0" w:color="auto"/>
                    <w:bottom w:val="none" w:sz="0" w:space="0" w:color="auto"/>
                    <w:right w:val="none" w:sz="0" w:space="0" w:color="auto"/>
                  </w:divBdr>
                  <w:divsChild>
                    <w:div w:id="1865553425">
                      <w:marLeft w:val="0"/>
                      <w:marRight w:val="0"/>
                      <w:marTop w:val="0"/>
                      <w:marBottom w:val="0"/>
                      <w:divBdr>
                        <w:top w:val="none" w:sz="0" w:space="0" w:color="auto"/>
                        <w:left w:val="none" w:sz="0" w:space="0" w:color="auto"/>
                        <w:bottom w:val="none" w:sz="0" w:space="0" w:color="auto"/>
                        <w:right w:val="none" w:sz="0" w:space="0" w:color="auto"/>
                      </w:divBdr>
                    </w:div>
                  </w:divsChild>
                </w:div>
                <w:div w:id="2103868047">
                  <w:marLeft w:val="0"/>
                  <w:marRight w:val="0"/>
                  <w:marTop w:val="0"/>
                  <w:marBottom w:val="0"/>
                  <w:divBdr>
                    <w:top w:val="none" w:sz="0" w:space="0" w:color="auto"/>
                    <w:left w:val="none" w:sz="0" w:space="0" w:color="auto"/>
                    <w:bottom w:val="none" w:sz="0" w:space="0" w:color="auto"/>
                    <w:right w:val="none" w:sz="0" w:space="0" w:color="auto"/>
                  </w:divBdr>
                  <w:divsChild>
                    <w:div w:id="1665232660">
                      <w:marLeft w:val="0"/>
                      <w:marRight w:val="0"/>
                      <w:marTop w:val="0"/>
                      <w:marBottom w:val="0"/>
                      <w:divBdr>
                        <w:top w:val="none" w:sz="0" w:space="0" w:color="auto"/>
                        <w:left w:val="none" w:sz="0" w:space="0" w:color="auto"/>
                        <w:bottom w:val="none" w:sz="0" w:space="0" w:color="auto"/>
                        <w:right w:val="none" w:sz="0" w:space="0" w:color="auto"/>
                      </w:divBdr>
                    </w:div>
                  </w:divsChild>
                </w:div>
                <w:div w:id="501507522">
                  <w:marLeft w:val="0"/>
                  <w:marRight w:val="0"/>
                  <w:marTop w:val="0"/>
                  <w:marBottom w:val="0"/>
                  <w:divBdr>
                    <w:top w:val="none" w:sz="0" w:space="0" w:color="auto"/>
                    <w:left w:val="none" w:sz="0" w:space="0" w:color="auto"/>
                    <w:bottom w:val="none" w:sz="0" w:space="0" w:color="auto"/>
                    <w:right w:val="none" w:sz="0" w:space="0" w:color="auto"/>
                  </w:divBdr>
                  <w:divsChild>
                    <w:div w:id="1539663156">
                      <w:marLeft w:val="0"/>
                      <w:marRight w:val="0"/>
                      <w:marTop w:val="0"/>
                      <w:marBottom w:val="0"/>
                      <w:divBdr>
                        <w:top w:val="none" w:sz="0" w:space="0" w:color="auto"/>
                        <w:left w:val="none" w:sz="0" w:space="0" w:color="auto"/>
                        <w:bottom w:val="none" w:sz="0" w:space="0" w:color="auto"/>
                        <w:right w:val="none" w:sz="0" w:space="0" w:color="auto"/>
                      </w:divBdr>
                    </w:div>
                  </w:divsChild>
                </w:div>
                <w:div w:id="1914391505">
                  <w:marLeft w:val="0"/>
                  <w:marRight w:val="0"/>
                  <w:marTop w:val="0"/>
                  <w:marBottom w:val="0"/>
                  <w:divBdr>
                    <w:top w:val="none" w:sz="0" w:space="0" w:color="auto"/>
                    <w:left w:val="none" w:sz="0" w:space="0" w:color="auto"/>
                    <w:bottom w:val="none" w:sz="0" w:space="0" w:color="auto"/>
                    <w:right w:val="none" w:sz="0" w:space="0" w:color="auto"/>
                  </w:divBdr>
                  <w:divsChild>
                    <w:div w:id="1690643295">
                      <w:marLeft w:val="0"/>
                      <w:marRight w:val="0"/>
                      <w:marTop w:val="0"/>
                      <w:marBottom w:val="0"/>
                      <w:divBdr>
                        <w:top w:val="none" w:sz="0" w:space="0" w:color="auto"/>
                        <w:left w:val="none" w:sz="0" w:space="0" w:color="auto"/>
                        <w:bottom w:val="none" w:sz="0" w:space="0" w:color="auto"/>
                        <w:right w:val="none" w:sz="0" w:space="0" w:color="auto"/>
                      </w:divBdr>
                    </w:div>
                  </w:divsChild>
                </w:div>
                <w:div w:id="1406999224">
                  <w:marLeft w:val="0"/>
                  <w:marRight w:val="0"/>
                  <w:marTop w:val="0"/>
                  <w:marBottom w:val="0"/>
                  <w:divBdr>
                    <w:top w:val="none" w:sz="0" w:space="0" w:color="auto"/>
                    <w:left w:val="none" w:sz="0" w:space="0" w:color="auto"/>
                    <w:bottom w:val="none" w:sz="0" w:space="0" w:color="auto"/>
                    <w:right w:val="none" w:sz="0" w:space="0" w:color="auto"/>
                  </w:divBdr>
                  <w:divsChild>
                    <w:div w:id="703022254">
                      <w:marLeft w:val="0"/>
                      <w:marRight w:val="0"/>
                      <w:marTop w:val="0"/>
                      <w:marBottom w:val="0"/>
                      <w:divBdr>
                        <w:top w:val="none" w:sz="0" w:space="0" w:color="auto"/>
                        <w:left w:val="none" w:sz="0" w:space="0" w:color="auto"/>
                        <w:bottom w:val="none" w:sz="0" w:space="0" w:color="auto"/>
                        <w:right w:val="none" w:sz="0" w:space="0" w:color="auto"/>
                      </w:divBdr>
                    </w:div>
                  </w:divsChild>
                </w:div>
                <w:div w:id="1690330575">
                  <w:marLeft w:val="0"/>
                  <w:marRight w:val="0"/>
                  <w:marTop w:val="0"/>
                  <w:marBottom w:val="0"/>
                  <w:divBdr>
                    <w:top w:val="none" w:sz="0" w:space="0" w:color="auto"/>
                    <w:left w:val="none" w:sz="0" w:space="0" w:color="auto"/>
                    <w:bottom w:val="none" w:sz="0" w:space="0" w:color="auto"/>
                    <w:right w:val="none" w:sz="0" w:space="0" w:color="auto"/>
                  </w:divBdr>
                  <w:divsChild>
                    <w:div w:id="538276861">
                      <w:marLeft w:val="0"/>
                      <w:marRight w:val="0"/>
                      <w:marTop w:val="0"/>
                      <w:marBottom w:val="0"/>
                      <w:divBdr>
                        <w:top w:val="none" w:sz="0" w:space="0" w:color="auto"/>
                        <w:left w:val="none" w:sz="0" w:space="0" w:color="auto"/>
                        <w:bottom w:val="none" w:sz="0" w:space="0" w:color="auto"/>
                        <w:right w:val="none" w:sz="0" w:space="0" w:color="auto"/>
                      </w:divBdr>
                    </w:div>
                  </w:divsChild>
                </w:div>
                <w:div w:id="1173569660">
                  <w:marLeft w:val="0"/>
                  <w:marRight w:val="0"/>
                  <w:marTop w:val="0"/>
                  <w:marBottom w:val="0"/>
                  <w:divBdr>
                    <w:top w:val="none" w:sz="0" w:space="0" w:color="auto"/>
                    <w:left w:val="none" w:sz="0" w:space="0" w:color="auto"/>
                    <w:bottom w:val="none" w:sz="0" w:space="0" w:color="auto"/>
                    <w:right w:val="none" w:sz="0" w:space="0" w:color="auto"/>
                  </w:divBdr>
                  <w:divsChild>
                    <w:div w:id="1840609787">
                      <w:marLeft w:val="0"/>
                      <w:marRight w:val="0"/>
                      <w:marTop w:val="0"/>
                      <w:marBottom w:val="0"/>
                      <w:divBdr>
                        <w:top w:val="none" w:sz="0" w:space="0" w:color="auto"/>
                        <w:left w:val="none" w:sz="0" w:space="0" w:color="auto"/>
                        <w:bottom w:val="none" w:sz="0" w:space="0" w:color="auto"/>
                        <w:right w:val="none" w:sz="0" w:space="0" w:color="auto"/>
                      </w:divBdr>
                    </w:div>
                  </w:divsChild>
                </w:div>
                <w:div w:id="1157842781">
                  <w:marLeft w:val="0"/>
                  <w:marRight w:val="0"/>
                  <w:marTop w:val="0"/>
                  <w:marBottom w:val="0"/>
                  <w:divBdr>
                    <w:top w:val="none" w:sz="0" w:space="0" w:color="auto"/>
                    <w:left w:val="none" w:sz="0" w:space="0" w:color="auto"/>
                    <w:bottom w:val="none" w:sz="0" w:space="0" w:color="auto"/>
                    <w:right w:val="none" w:sz="0" w:space="0" w:color="auto"/>
                  </w:divBdr>
                  <w:divsChild>
                    <w:div w:id="1619484961">
                      <w:marLeft w:val="0"/>
                      <w:marRight w:val="0"/>
                      <w:marTop w:val="0"/>
                      <w:marBottom w:val="0"/>
                      <w:divBdr>
                        <w:top w:val="none" w:sz="0" w:space="0" w:color="auto"/>
                        <w:left w:val="none" w:sz="0" w:space="0" w:color="auto"/>
                        <w:bottom w:val="none" w:sz="0" w:space="0" w:color="auto"/>
                        <w:right w:val="none" w:sz="0" w:space="0" w:color="auto"/>
                      </w:divBdr>
                    </w:div>
                  </w:divsChild>
                </w:div>
                <w:div w:id="99688865">
                  <w:marLeft w:val="0"/>
                  <w:marRight w:val="0"/>
                  <w:marTop w:val="0"/>
                  <w:marBottom w:val="0"/>
                  <w:divBdr>
                    <w:top w:val="none" w:sz="0" w:space="0" w:color="auto"/>
                    <w:left w:val="none" w:sz="0" w:space="0" w:color="auto"/>
                    <w:bottom w:val="none" w:sz="0" w:space="0" w:color="auto"/>
                    <w:right w:val="none" w:sz="0" w:space="0" w:color="auto"/>
                  </w:divBdr>
                  <w:divsChild>
                    <w:div w:id="1622951421">
                      <w:marLeft w:val="0"/>
                      <w:marRight w:val="0"/>
                      <w:marTop w:val="0"/>
                      <w:marBottom w:val="0"/>
                      <w:divBdr>
                        <w:top w:val="none" w:sz="0" w:space="0" w:color="auto"/>
                        <w:left w:val="none" w:sz="0" w:space="0" w:color="auto"/>
                        <w:bottom w:val="none" w:sz="0" w:space="0" w:color="auto"/>
                        <w:right w:val="none" w:sz="0" w:space="0" w:color="auto"/>
                      </w:divBdr>
                    </w:div>
                  </w:divsChild>
                </w:div>
                <w:div w:id="1176769663">
                  <w:marLeft w:val="0"/>
                  <w:marRight w:val="0"/>
                  <w:marTop w:val="0"/>
                  <w:marBottom w:val="0"/>
                  <w:divBdr>
                    <w:top w:val="none" w:sz="0" w:space="0" w:color="auto"/>
                    <w:left w:val="none" w:sz="0" w:space="0" w:color="auto"/>
                    <w:bottom w:val="none" w:sz="0" w:space="0" w:color="auto"/>
                    <w:right w:val="none" w:sz="0" w:space="0" w:color="auto"/>
                  </w:divBdr>
                  <w:divsChild>
                    <w:div w:id="603418700">
                      <w:marLeft w:val="0"/>
                      <w:marRight w:val="0"/>
                      <w:marTop w:val="0"/>
                      <w:marBottom w:val="0"/>
                      <w:divBdr>
                        <w:top w:val="none" w:sz="0" w:space="0" w:color="auto"/>
                        <w:left w:val="none" w:sz="0" w:space="0" w:color="auto"/>
                        <w:bottom w:val="none" w:sz="0" w:space="0" w:color="auto"/>
                        <w:right w:val="none" w:sz="0" w:space="0" w:color="auto"/>
                      </w:divBdr>
                    </w:div>
                  </w:divsChild>
                </w:div>
                <w:div w:id="684671900">
                  <w:marLeft w:val="0"/>
                  <w:marRight w:val="0"/>
                  <w:marTop w:val="0"/>
                  <w:marBottom w:val="0"/>
                  <w:divBdr>
                    <w:top w:val="none" w:sz="0" w:space="0" w:color="auto"/>
                    <w:left w:val="none" w:sz="0" w:space="0" w:color="auto"/>
                    <w:bottom w:val="none" w:sz="0" w:space="0" w:color="auto"/>
                    <w:right w:val="none" w:sz="0" w:space="0" w:color="auto"/>
                  </w:divBdr>
                  <w:divsChild>
                    <w:div w:id="1766153190">
                      <w:marLeft w:val="0"/>
                      <w:marRight w:val="0"/>
                      <w:marTop w:val="0"/>
                      <w:marBottom w:val="0"/>
                      <w:divBdr>
                        <w:top w:val="none" w:sz="0" w:space="0" w:color="auto"/>
                        <w:left w:val="none" w:sz="0" w:space="0" w:color="auto"/>
                        <w:bottom w:val="none" w:sz="0" w:space="0" w:color="auto"/>
                        <w:right w:val="none" w:sz="0" w:space="0" w:color="auto"/>
                      </w:divBdr>
                    </w:div>
                  </w:divsChild>
                </w:div>
                <w:div w:id="1690638825">
                  <w:marLeft w:val="0"/>
                  <w:marRight w:val="0"/>
                  <w:marTop w:val="0"/>
                  <w:marBottom w:val="0"/>
                  <w:divBdr>
                    <w:top w:val="none" w:sz="0" w:space="0" w:color="auto"/>
                    <w:left w:val="none" w:sz="0" w:space="0" w:color="auto"/>
                    <w:bottom w:val="none" w:sz="0" w:space="0" w:color="auto"/>
                    <w:right w:val="none" w:sz="0" w:space="0" w:color="auto"/>
                  </w:divBdr>
                  <w:divsChild>
                    <w:div w:id="1401711389">
                      <w:marLeft w:val="0"/>
                      <w:marRight w:val="0"/>
                      <w:marTop w:val="0"/>
                      <w:marBottom w:val="0"/>
                      <w:divBdr>
                        <w:top w:val="none" w:sz="0" w:space="0" w:color="auto"/>
                        <w:left w:val="none" w:sz="0" w:space="0" w:color="auto"/>
                        <w:bottom w:val="none" w:sz="0" w:space="0" w:color="auto"/>
                        <w:right w:val="none" w:sz="0" w:space="0" w:color="auto"/>
                      </w:divBdr>
                    </w:div>
                  </w:divsChild>
                </w:div>
                <w:div w:id="933515151">
                  <w:marLeft w:val="0"/>
                  <w:marRight w:val="0"/>
                  <w:marTop w:val="0"/>
                  <w:marBottom w:val="0"/>
                  <w:divBdr>
                    <w:top w:val="none" w:sz="0" w:space="0" w:color="auto"/>
                    <w:left w:val="none" w:sz="0" w:space="0" w:color="auto"/>
                    <w:bottom w:val="none" w:sz="0" w:space="0" w:color="auto"/>
                    <w:right w:val="none" w:sz="0" w:space="0" w:color="auto"/>
                  </w:divBdr>
                  <w:divsChild>
                    <w:div w:id="2146003830">
                      <w:marLeft w:val="0"/>
                      <w:marRight w:val="0"/>
                      <w:marTop w:val="0"/>
                      <w:marBottom w:val="0"/>
                      <w:divBdr>
                        <w:top w:val="none" w:sz="0" w:space="0" w:color="auto"/>
                        <w:left w:val="none" w:sz="0" w:space="0" w:color="auto"/>
                        <w:bottom w:val="none" w:sz="0" w:space="0" w:color="auto"/>
                        <w:right w:val="none" w:sz="0" w:space="0" w:color="auto"/>
                      </w:divBdr>
                    </w:div>
                  </w:divsChild>
                </w:div>
                <w:div w:id="1220557282">
                  <w:marLeft w:val="0"/>
                  <w:marRight w:val="0"/>
                  <w:marTop w:val="0"/>
                  <w:marBottom w:val="0"/>
                  <w:divBdr>
                    <w:top w:val="none" w:sz="0" w:space="0" w:color="auto"/>
                    <w:left w:val="none" w:sz="0" w:space="0" w:color="auto"/>
                    <w:bottom w:val="none" w:sz="0" w:space="0" w:color="auto"/>
                    <w:right w:val="none" w:sz="0" w:space="0" w:color="auto"/>
                  </w:divBdr>
                  <w:divsChild>
                    <w:div w:id="929585187">
                      <w:marLeft w:val="0"/>
                      <w:marRight w:val="0"/>
                      <w:marTop w:val="0"/>
                      <w:marBottom w:val="0"/>
                      <w:divBdr>
                        <w:top w:val="none" w:sz="0" w:space="0" w:color="auto"/>
                        <w:left w:val="none" w:sz="0" w:space="0" w:color="auto"/>
                        <w:bottom w:val="none" w:sz="0" w:space="0" w:color="auto"/>
                        <w:right w:val="none" w:sz="0" w:space="0" w:color="auto"/>
                      </w:divBdr>
                    </w:div>
                  </w:divsChild>
                </w:div>
                <w:div w:id="683291045">
                  <w:marLeft w:val="0"/>
                  <w:marRight w:val="0"/>
                  <w:marTop w:val="0"/>
                  <w:marBottom w:val="0"/>
                  <w:divBdr>
                    <w:top w:val="none" w:sz="0" w:space="0" w:color="auto"/>
                    <w:left w:val="none" w:sz="0" w:space="0" w:color="auto"/>
                    <w:bottom w:val="none" w:sz="0" w:space="0" w:color="auto"/>
                    <w:right w:val="none" w:sz="0" w:space="0" w:color="auto"/>
                  </w:divBdr>
                  <w:divsChild>
                    <w:div w:id="855920430">
                      <w:marLeft w:val="0"/>
                      <w:marRight w:val="0"/>
                      <w:marTop w:val="0"/>
                      <w:marBottom w:val="0"/>
                      <w:divBdr>
                        <w:top w:val="none" w:sz="0" w:space="0" w:color="auto"/>
                        <w:left w:val="none" w:sz="0" w:space="0" w:color="auto"/>
                        <w:bottom w:val="none" w:sz="0" w:space="0" w:color="auto"/>
                        <w:right w:val="none" w:sz="0" w:space="0" w:color="auto"/>
                      </w:divBdr>
                    </w:div>
                  </w:divsChild>
                </w:div>
                <w:div w:id="794175071">
                  <w:marLeft w:val="0"/>
                  <w:marRight w:val="0"/>
                  <w:marTop w:val="0"/>
                  <w:marBottom w:val="0"/>
                  <w:divBdr>
                    <w:top w:val="none" w:sz="0" w:space="0" w:color="auto"/>
                    <w:left w:val="none" w:sz="0" w:space="0" w:color="auto"/>
                    <w:bottom w:val="none" w:sz="0" w:space="0" w:color="auto"/>
                    <w:right w:val="none" w:sz="0" w:space="0" w:color="auto"/>
                  </w:divBdr>
                  <w:divsChild>
                    <w:div w:id="701706515">
                      <w:marLeft w:val="0"/>
                      <w:marRight w:val="0"/>
                      <w:marTop w:val="0"/>
                      <w:marBottom w:val="0"/>
                      <w:divBdr>
                        <w:top w:val="none" w:sz="0" w:space="0" w:color="auto"/>
                        <w:left w:val="none" w:sz="0" w:space="0" w:color="auto"/>
                        <w:bottom w:val="none" w:sz="0" w:space="0" w:color="auto"/>
                        <w:right w:val="none" w:sz="0" w:space="0" w:color="auto"/>
                      </w:divBdr>
                    </w:div>
                  </w:divsChild>
                </w:div>
                <w:div w:id="1811048908">
                  <w:marLeft w:val="0"/>
                  <w:marRight w:val="0"/>
                  <w:marTop w:val="0"/>
                  <w:marBottom w:val="0"/>
                  <w:divBdr>
                    <w:top w:val="none" w:sz="0" w:space="0" w:color="auto"/>
                    <w:left w:val="none" w:sz="0" w:space="0" w:color="auto"/>
                    <w:bottom w:val="none" w:sz="0" w:space="0" w:color="auto"/>
                    <w:right w:val="none" w:sz="0" w:space="0" w:color="auto"/>
                  </w:divBdr>
                  <w:divsChild>
                    <w:div w:id="648510689">
                      <w:marLeft w:val="0"/>
                      <w:marRight w:val="0"/>
                      <w:marTop w:val="0"/>
                      <w:marBottom w:val="0"/>
                      <w:divBdr>
                        <w:top w:val="none" w:sz="0" w:space="0" w:color="auto"/>
                        <w:left w:val="none" w:sz="0" w:space="0" w:color="auto"/>
                        <w:bottom w:val="none" w:sz="0" w:space="0" w:color="auto"/>
                        <w:right w:val="none" w:sz="0" w:space="0" w:color="auto"/>
                      </w:divBdr>
                    </w:div>
                  </w:divsChild>
                </w:div>
                <w:div w:id="1658605717">
                  <w:marLeft w:val="0"/>
                  <w:marRight w:val="0"/>
                  <w:marTop w:val="0"/>
                  <w:marBottom w:val="0"/>
                  <w:divBdr>
                    <w:top w:val="none" w:sz="0" w:space="0" w:color="auto"/>
                    <w:left w:val="none" w:sz="0" w:space="0" w:color="auto"/>
                    <w:bottom w:val="none" w:sz="0" w:space="0" w:color="auto"/>
                    <w:right w:val="none" w:sz="0" w:space="0" w:color="auto"/>
                  </w:divBdr>
                  <w:divsChild>
                    <w:div w:id="1451825980">
                      <w:marLeft w:val="0"/>
                      <w:marRight w:val="0"/>
                      <w:marTop w:val="0"/>
                      <w:marBottom w:val="0"/>
                      <w:divBdr>
                        <w:top w:val="none" w:sz="0" w:space="0" w:color="auto"/>
                        <w:left w:val="none" w:sz="0" w:space="0" w:color="auto"/>
                        <w:bottom w:val="none" w:sz="0" w:space="0" w:color="auto"/>
                        <w:right w:val="none" w:sz="0" w:space="0" w:color="auto"/>
                      </w:divBdr>
                    </w:div>
                  </w:divsChild>
                </w:div>
                <w:div w:id="515703298">
                  <w:marLeft w:val="0"/>
                  <w:marRight w:val="0"/>
                  <w:marTop w:val="0"/>
                  <w:marBottom w:val="0"/>
                  <w:divBdr>
                    <w:top w:val="none" w:sz="0" w:space="0" w:color="auto"/>
                    <w:left w:val="none" w:sz="0" w:space="0" w:color="auto"/>
                    <w:bottom w:val="none" w:sz="0" w:space="0" w:color="auto"/>
                    <w:right w:val="none" w:sz="0" w:space="0" w:color="auto"/>
                  </w:divBdr>
                  <w:divsChild>
                    <w:div w:id="2041541210">
                      <w:marLeft w:val="0"/>
                      <w:marRight w:val="0"/>
                      <w:marTop w:val="0"/>
                      <w:marBottom w:val="0"/>
                      <w:divBdr>
                        <w:top w:val="none" w:sz="0" w:space="0" w:color="auto"/>
                        <w:left w:val="none" w:sz="0" w:space="0" w:color="auto"/>
                        <w:bottom w:val="none" w:sz="0" w:space="0" w:color="auto"/>
                        <w:right w:val="none" w:sz="0" w:space="0" w:color="auto"/>
                      </w:divBdr>
                    </w:div>
                  </w:divsChild>
                </w:div>
                <w:div w:id="519130140">
                  <w:marLeft w:val="0"/>
                  <w:marRight w:val="0"/>
                  <w:marTop w:val="0"/>
                  <w:marBottom w:val="0"/>
                  <w:divBdr>
                    <w:top w:val="none" w:sz="0" w:space="0" w:color="auto"/>
                    <w:left w:val="none" w:sz="0" w:space="0" w:color="auto"/>
                    <w:bottom w:val="none" w:sz="0" w:space="0" w:color="auto"/>
                    <w:right w:val="none" w:sz="0" w:space="0" w:color="auto"/>
                  </w:divBdr>
                  <w:divsChild>
                    <w:div w:id="47346700">
                      <w:marLeft w:val="0"/>
                      <w:marRight w:val="0"/>
                      <w:marTop w:val="0"/>
                      <w:marBottom w:val="0"/>
                      <w:divBdr>
                        <w:top w:val="none" w:sz="0" w:space="0" w:color="auto"/>
                        <w:left w:val="none" w:sz="0" w:space="0" w:color="auto"/>
                        <w:bottom w:val="none" w:sz="0" w:space="0" w:color="auto"/>
                        <w:right w:val="none" w:sz="0" w:space="0" w:color="auto"/>
                      </w:divBdr>
                    </w:div>
                  </w:divsChild>
                </w:div>
                <w:div w:id="1527791761">
                  <w:marLeft w:val="0"/>
                  <w:marRight w:val="0"/>
                  <w:marTop w:val="0"/>
                  <w:marBottom w:val="0"/>
                  <w:divBdr>
                    <w:top w:val="none" w:sz="0" w:space="0" w:color="auto"/>
                    <w:left w:val="none" w:sz="0" w:space="0" w:color="auto"/>
                    <w:bottom w:val="none" w:sz="0" w:space="0" w:color="auto"/>
                    <w:right w:val="none" w:sz="0" w:space="0" w:color="auto"/>
                  </w:divBdr>
                  <w:divsChild>
                    <w:div w:id="1706952009">
                      <w:marLeft w:val="0"/>
                      <w:marRight w:val="0"/>
                      <w:marTop w:val="0"/>
                      <w:marBottom w:val="0"/>
                      <w:divBdr>
                        <w:top w:val="none" w:sz="0" w:space="0" w:color="auto"/>
                        <w:left w:val="none" w:sz="0" w:space="0" w:color="auto"/>
                        <w:bottom w:val="none" w:sz="0" w:space="0" w:color="auto"/>
                        <w:right w:val="none" w:sz="0" w:space="0" w:color="auto"/>
                      </w:divBdr>
                    </w:div>
                  </w:divsChild>
                </w:div>
                <w:div w:id="1925382841">
                  <w:marLeft w:val="0"/>
                  <w:marRight w:val="0"/>
                  <w:marTop w:val="0"/>
                  <w:marBottom w:val="0"/>
                  <w:divBdr>
                    <w:top w:val="none" w:sz="0" w:space="0" w:color="auto"/>
                    <w:left w:val="none" w:sz="0" w:space="0" w:color="auto"/>
                    <w:bottom w:val="none" w:sz="0" w:space="0" w:color="auto"/>
                    <w:right w:val="none" w:sz="0" w:space="0" w:color="auto"/>
                  </w:divBdr>
                  <w:divsChild>
                    <w:div w:id="223490618">
                      <w:marLeft w:val="0"/>
                      <w:marRight w:val="0"/>
                      <w:marTop w:val="0"/>
                      <w:marBottom w:val="0"/>
                      <w:divBdr>
                        <w:top w:val="none" w:sz="0" w:space="0" w:color="auto"/>
                        <w:left w:val="none" w:sz="0" w:space="0" w:color="auto"/>
                        <w:bottom w:val="none" w:sz="0" w:space="0" w:color="auto"/>
                        <w:right w:val="none" w:sz="0" w:space="0" w:color="auto"/>
                      </w:divBdr>
                    </w:div>
                  </w:divsChild>
                </w:div>
                <w:div w:id="76098234">
                  <w:marLeft w:val="0"/>
                  <w:marRight w:val="0"/>
                  <w:marTop w:val="0"/>
                  <w:marBottom w:val="0"/>
                  <w:divBdr>
                    <w:top w:val="none" w:sz="0" w:space="0" w:color="auto"/>
                    <w:left w:val="none" w:sz="0" w:space="0" w:color="auto"/>
                    <w:bottom w:val="none" w:sz="0" w:space="0" w:color="auto"/>
                    <w:right w:val="none" w:sz="0" w:space="0" w:color="auto"/>
                  </w:divBdr>
                  <w:divsChild>
                    <w:div w:id="2062942905">
                      <w:marLeft w:val="0"/>
                      <w:marRight w:val="0"/>
                      <w:marTop w:val="0"/>
                      <w:marBottom w:val="0"/>
                      <w:divBdr>
                        <w:top w:val="none" w:sz="0" w:space="0" w:color="auto"/>
                        <w:left w:val="none" w:sz="0" w:space="0" w:color="auto"/>
                        <w:bottom w:val="none" w:sz="0" w:space="0" w:color="auto"/>
                        <w:right w:val="none" w:sz="0" w:space="0" w:color="auto"/>
                      </w:divBdr>
                    </w:div>
                  </w:divsChild>
                </w:div>
                <w:div w:id="345592654">
                  <w:marLeft w:val="0"/>
                  <w:marRight w:val="0"/>
                  <w:marTop w:val="0"/>
                  <w:marBottom w:val="0"/>
                  <w:divBdr>
                    <w:top w:val="none" w:sz="0" w:space="0" w:color="auto"/>
                    <w:left w:val="none" w:sz="0" w:space="0" w:color="auto"/>
                    <w:bottom w:val="none" w:sz="0" w:space="0" w:color="auto"/>
                    <w:right w:val="none" w:sz="0" w:space="0" w:color="auto"/>
                  </w:divBdr>
                  <w:divsChild>
                    <w:div w:id="1158377430">
                      <w:marLeft w:val="0"/>
                      <w:marRight w:val="0"/>
                      <w:marTop w:val="0"/>
                      <w:marBottom w:val="0"/>
                      <w:divBdr>
                        <w:top w:val="none" w:sz="0" w:space="0" w:color="auto"/>
                        <w:left w:val="none" w:sz="0" w:space="0" w:color="auto"/>
                        <w:bottom w:val="none" w:sz="0" w:space="0" w:color="auto"/>
                        <w:right w:val="none" w:sz="0" w:space="0" w:color="auto"/>
                      </w:divBdr>
                    </w:div>
                  </w:divsChild>
                </w:div>
                <w:div w:id="744108618">
                  <w:marLeft w:val="0"/>
                  <w:marRight w:val="0"/>
                  <w:marTop w:val="0"/>
                  <w:marBottom w:val="0"/>
                  <w:divBdr>
                    <w:top w:val="none" w:sz="0" w:space="0" w:color="auto"/>
                    <w:left w:val="none" w:sz="0" w:space="0" w:color="auto"/>
                    <w:bottom w:val="none" w:sz="0" w:space="0" w:color="auto"/>
                    <w:right w:val="none" w:sz="0" w:space="0" w:color="auto"/>
                  </w:divBdr>
                  <w:divsChild>
                    <w:div w:id="1942638515">
                      <w:marLeft w:val="0"/>
                      <w:marRight w:val="0"/>
                      <w:marTop w:val="0"/>
                      <w:marBottom w:val="0"/>
                      <w:divBdr>
                        <w:top w:val="none" w:sz="0" w:space="0" w:color="auto"/>
                        <w:left w:val="none" w:sz="0" w:space="0" w:color="auto"/>
                        <w:bottom w:val="none" w:sz="0" w:space="0" w:color="auto"/>
                        <w:right w:val="none" w:sz="0" w:space="0" w:color="auto"/>
                      </w:divBdr>
                    </w:div>
                  </w:divsChild>
                </w:div>
                <w:div w:id="504246545">
                  <w:marLeft w:val="0"/>
                  <w:marRight w:val="0"/>
                  <w:marTop w:val="0"/>
                  <w:marBottom w:val="0"/>
                  <w:divBdr>
                    <w:top w:val="none" w:sz="0" w:space="0" w:color="auto"/>
                    <w:left w:val="none" w:sz="0" w:space="0" w:color="auto"/>
                    <w:bottom w:val="none" w:sz="0" w:space="0" w:color="auto"/>
                    <w:right w:val="none" w:sz="0" w:space="0" w:color="auto"/>
                  </w:divBdr>
                  <w:divsChild>
                    <w:div w:id="1391921350">
                      <w:marLeft w:val="0"/>
                      <w:marRight w:val="0"/>
                      <w:marTop w:val="0"/>
                      <w:marBottom w:val="0"/>
                      <w:divBdr>
                        <w:top w:val="none" w:sz="0" w:space="0" w:color="auto"/>
                        <w:left w:val="none" w:sz="0" w:space="0" w:color="auto"/>
                        <w:bottom w:val="none" w:sz="0" w:space="0" w:color="auto"/>
                        <w:right w:val="none" w:sz="0" w:space="0" w:color="auto"/>
                      </w:divBdr>
                    </w:div>
                  </w:divsChild>
                </w:div>
                <w:div w:id="250168286">
                  <w:marLeft w:val="0"/>
                  <w:marRight w:val="0"/>
                  <w:marTop w:val="0"/>
                  <w:marBottom w:val="0"/>
                  <w:divBdr>
                    <w:top w:val="none" w:sz="0" w:space="0" w:color="auto"/>
                    <w:left w:val="none" w:sz="0" w:space="0" w:color="auto"/>
                    <w:bottom w:val="none" w:sz="0" w:space="0" w:color="auto"/>
                    <w:right w:val="none" w:sz="0" w:space="0" w:color="auto"/>
                  </w:divBdr>
                  <w:divsChild>
                    <w:div w:id="1672491232">
                      <w:marLeft w:val="0"/>
                      <w:marRight w:val="0"/>
                      <w:marTop w:val="0"/>
                      <w:marBottom w:val="0"/>
                      <w:divBdr>
                        <w:top w:val="none" w:sz="0" w:space="0" w:color="auto"/>
                        <w:left w:val="none" w:sz="0" w:space="0" w:color="auto"/>
                        <w:bottom w:val="none" w:sz="0" w:space="0" w:color="auto"/>
                        <w:right w:val="none" w:sz="0" w:space="0" w:color="auto"/>
                      </w:divBdr>
                    </w:div>
                  </w:divsChild>
                </w:div>
                <w:div w:id="611744098">
                  <w:marLeft w:val="0"/>
                  <w:marRight w:val="0"/>
                  <w:marTop w:val="0"/>
                  <w:marBottom w:val="0"/>
                  <w:divBdr>
                    <w:top w:val="none" w:sz="0" w:space="0" w:color="auto"/>
                    <w:left w:val="none" w:sz="0" w:space="0" w:color="auto"/>
                    <w:bottom w:val="none" w:sz="0" w:space="0" w:color="auto"/>
                    <w:right w:val="none" w:sz="0" w:space="0" w:color="auto"/>
                  </w:divBdr>
                  <w:divsChild>
                    <w:div w:id="1238977248">
                      <w:marLeft w:val="0"/>
                      <w:marRight w:val="0"/>
                      <w:marTop w:val="0"/>
                      <w:marBottom w:val="0"/>
                      <w:divBdr>
                        <w:top w:val="none" w:sz="0" w:space="0" w:color="auto"/>
                        <w:left w:val="none" w:sz="0" w:space="0" w:color="auto"/>
                        <w:bottom w:val="none" w:sz="0" w:space="0" w:color="auto"/>
                        <w:right w:val="none" w:sz="0" w:space="0" w:color="auto"/>
                      </w:divBdr>
                    </w:div>
                  </w:divsChild>
                </w:div>
                <w:div w:id="840705294">
                  <w:marLeft w:val="0"/>
                  <w:marRight w:val="0"/>
                  <w:marTop w:val="0"/>
                  <w:marBottom w:val="0"/>
                  <w:divBdr>
                    <w:top w:val="none" w:sz="0" w:space="0" w:color="auto"/>
                    <w:left w:val="none" w:sz="0" w:space="0" w:color="auto"/>
                    <w:bottom w:val="none" w:sz="0" w:space="0" w:color="auto"/>
                    <w:right w:val="none" w:sz="0" w:space="0" w:color="auto"/>
                  </w:divBdr>
                  <w:divsChild>
                    <w:div w:id="1252936323">
                      <w:marLeft w:val="0"/>
                      <w:marRight w:val="0"/>
                      <w:marTop w:val="0"/>
                      <w:marBottom w:val="0"/>
                      <w:divBdr>
                        <w:top w:val="none" w:sz="0" w:space="0" w:color="auto"/>
                        <w:left w:val="none" w:sz="0" w:space="0" w:color="auto"/>
                        <w:bottom w:val="none" w:sz="0" w:space="0" w:color="auto"/>
                        <w:right w:val="none" w:sz="0" w:space="0" w:color="auto"/>
                      </w:divBdr>
                    </w:div>
                  </w:divsChild>
                </w:div>
                <w:div w:id="189421598">
                  <w:marLeft w:val="0"/>
                  <w:marRight w:val="0"/>
                  <w:marTop w:val="0"/>
                  <w:marBottom w:val="0"/>
                  <w:divBdr>
                    <w:top w:val="none" w:sz="0" w:space="0" w:color="auto"/>
                    <w:left w:val="none" w:sz="0" w:space="0" w:color="auto"/>
                    <w:bottom w:val="none" w:sz="0" w:space="0" w:color="auto"/>
                    <w:right w:val="none" w:sz="0" w:space="0" w:color="auto"/>
                  </w:divBdr>
                  <w:divsChild>
                    <w:div w:id="182330834">
                      <w:marLeft w:val="0"/>
                      <w:marRight w:val="0"/>
                      <w:marTop w:val="0"/>
                      <w:marBottom w:val="0"/>
                      <w:divBdr>
                        <w:top w:val="none" w:sz="0" w:space="0" w:color="auto"/>
                        <w:left w:val="none" w:sz="0" w:space="0" w:color="auto"/>
                        <w:bottom w:val="none" w:sz="0" w:space="0" w:color="auto"/>
                        <w:right w:val="none" w:sz="0" w:space="0" w:color="auto"/>
                      </w:divBdr>
                    </w:div>
                  </w:divsChild>
                </w:div>
                <w:div w:id="1688674115">
                  <w:marLeft w:val="0"/>
                  <w:marRight w:val="0"/>
                  <w:marTop w:val="0"/>
                  <w:marBottom w:val="0"/>
                  <w:divBdr>
                    <w:top w:val="none" w:sz="0" w:space="0" w:color="auto"/>
                    <w:left w:val="none" w:sz="0" w:space="0" w:color="auto"/>
                    <w:bottom w:val="none" w:sz="0" w:space="0" w:color="auto"/>
                    <w:right w:val="none" w:sz="0" w:space="0" w:color="auto"/>
                  </w:divBdr>
                  <w:divsChild>
                    <w:div w:id="255603508">
                      <w:marLeft w:val="0"/>
                      <w:marRight w:val="0"/>
                      <w:marTop w:val="0"/>
                      <w:marBottom w:val="0"/>
                      <w:divBdr>
                        <w:top w:val="none" w:sz="0" w:space="0" w:color="auto"/>
                        <w:left w:val="none" w:sz="0" w:space="0" w:color="auto"/>
                        <w:bottom w:val="none" w:sz="0" w:space="0" w:color="auto"/>
                        <w:right w:val="none" w:sz="0" w:space="0" w:color="auto"/>
                      </w:divBdr>
                    </w:div>
                  </w:divsChild>
                </w:div>
                <w:div w:id="1906603237">
                  <w:marLeft w:val="0"/>
                  <w:marRight w:val="0"/>
                  <w:marTop w:val="0"/>
                  <w:marBottom w:val="0"/>
                  <w:divBdr>
                    <w:top w:val="none" w:sz="0" w:space="0" w:color="auto"/>
                    <w:left w:val="none" w:sz="0" w:space="0" w:color="auto"/>
                    <w:bottom w:val="none" w:sz="0" w:space="0" w:color="auto"/>
                    <w:right w:val="none" w:sz="0" w:space="0" w:color="auto"/>
                  </w:divBdr>
                  <w:divsChild>
                    <w:div w:id="1385133297">
                      <w:marLeft w:val="0"/>
                      <w:marRight w:val="0"/>
                      <w:marTop w:val="0"/>
                      <w:marBottom w:val="0"/>
                      <w:divBdr>
                        <w:top w:val="none" w:sz="0" w:space="0" w:color="auto"/>
                        <w:left w:val="none" w:sz="0" w:space="0" w:color="auto"/>
                        <w:bottom w:val="none" w:sz="0" w:space="0" w:color="auto"/>
                        <w:right w:val="none" w:sz="0" w:space="0" w:color="auto"/>
                      </w:divBdr>
                    </w:div>
                  </w:divsChild>
                </w:div>
                <w:div w:id="242645012">
                  <w:marLeft w:val="0"/>
                  <w:marRight w:val="0"/>
                  <w:marTop w:val="0"/>
                  <w:marBottom w:val="0"/>
                  <w:divBdr>
                    <w:top w:val="none" w:sz="0" w:space="0" w:color="auto"/>
                    <w:left w:val="none" w:sz="0" w:space="0" w:color="auto"/>
                    <w:bottom w:val="none" w:sz="0" w:space="0" w:color="auto"/>
                    <w:right w:val="none" w:sz="0" w:space="0" w:color="auto"/>
                  </w:divBdr>
                  <w:divsChild>
                    <w:div w:id="562840217">
                      <w:marLeft w:val="0"/>
                      <w:marRight w:val="0"/>
                      <w:marTop w:val="0"/>
                      <w:marBottom w:val="0"/>
                      <w:divBdr>
                        <w:top w:val="none" w:sz="0" w:space="0" w:color="auto"/>
                        <w:left w:val="none" w:sz="0" w:space="0" w:color="auto"/>
                        <w:bottom w:val="none" w:sz="0" w:space="0" w:color="auto"/>
                        <w:right w:val="none" w:sz="0" w:space="0" w:color="auto"/>
                      </w:divBdr>
                    </w:div>
                  </w:divsChild>
                </w:div>
                <w:div w:id="1066997422">
                  <w:marLeft w:val="0"/>
                  <w:marRight w:val="0"/>
                  <w:marTop w:val="0"/>
                  <w:marBottom w:val="0"/>
                  <w:divBdr>
                    <w:top w:val="none" w:sz="0" w:space="0" w:color="auto"/>
                    <w:left w:val="none" w:sz="0" w:space="0" w:color="auto"/>
                    <w:bottom w:val="none" w:sz="0" w:space="0" w:color="auto"/>
                    <w:right w:val="none" w:sz="0" w:space="0" w:color="auto"/>
                  </w:divBdr>
                  <w:divsChild>
                    <w:div w:id="1061056241">
                      <w:marLeft w:val="0"/>
                      <w:marRight w:val="0"/>
                      <w:marTop w:val="0"/>
                      <w:marBottom w:val="0"/>
                      <w:divBdr>
                        <w:top w:val="none" w:sz="0" w:space="0" w:color="auto"/>
                        <w:left w:val="none" w:sz="0" w:space="0" w:color="auto"/>
                        <w:bottom w:val="none" w:sz="0" w:space="0" w:color="auto"/>
                        <w:right w:val="none" w:sz="0" w:space="0" w:color="auto"/>
                      </w:divBdr>
                    </w:div>
                  </w:divsChild>
                </w:div>
                <w:div w:id="1613392166">
                  <w:marLeft w:val="0"/>
                  <w:marRight w:val="0"/>
                  <w:marTop w:val="0"/>
                  <w:marBottom w:val="0"/>
                  <w:divBdr>
                    <w:top w:val="none" w:sz="0" w:space="0" w:color="auto"/>
                    <w:left w:val="none" w:sz="0" w:space="0" w:color="auto"/>
                    <w:bottom w:val="none" w:sz="0" w:space="0" w:color="auto"/>
                    <w:right w:val="none" w:sz="0" w:space="0" w:color="auto"/>
                  </w:divBdr>
                  <w:divsChild>
                    <w:div w:id="418330520">
                      <w:marLeft w:val="0"/>
                      <w:marRight w:val="0"/>
                      <w:marTop w:val="0"/>
                      <w:marBottom w:val="0"/>
                      <w:divBdr>
                        <w:top w:val="none" w:sz="0" w:space="0" w:color="auto"/>
                        <w:left w:val="none" w:sz="0" w:space="0" w:color="auto"/>
                        <w:bottom w:val="none" w:sz="0" w:space="0" w:color="auto"/>
                        <w:right w:val="none" w:sz="0" w:space="0" w:color="auto"/>
                      </w:divBdr>
                    </w:div>
                  </w:divsChild>
                </w:div>
                <w:div w:id="1944536403">
                  <w:marLeft w:val="0"/>
                  <w:marRight w:val="0"/>
                  <w:marTop w:val="0"/>
                  <w:marBottom w:val="0"/>
                  <w:divBdr>
                    <w:top w:val="none" w:sz="0" w:space="0" w:color="auto"/>
                    <w:left w:val="none" w:sz="0" w:space="0" w:color="auto"/>
                    <w:bottom w:val="none" w:sz="0" w:space="0" w:color="auto"/>
                    <w:right w:val="none" w:sz="0" w:space="0" w:color="auto"/>
                  </w:divBdr>
                  <w:divsChild>
                    <w:div w:id="1882981292">
                      <w:marLeft w:val="0"/>
                      <w:marRight w:val="0"/>
                      <w:marTop w:val="0"/>
                      <w:marBottom w:val="0"/>
                      <w:divBdr>
                        <w:top w:val="none" w:sz="0" w:space="0" w:color="auto"/>
                        <w:left w:val="none" w:sz="0" w:space="0" w:color="auto"/>
                        <w:bottom w:val="none" w:sz="0" w:space="0" w:color="auto"/>
                        <w:right w:val="none" w:sz="0" w:space="0" w:color="auto"/>
                      </w:divBdr>
                    </w:div>
                  </w:divsChild>
                </w:div>
                <w:div w:id="1670015310">
                  <w:marLeft w:val="0"/>
                  <w:marRight w:val="0"/>
                  <w:marTop w:val="0"/>
                  <w:marBottom w:val="0"/>
                  <w:divBdr>
                    <w:top w:val="none" w:sz="0" w:space="0" w:color="auto"/>
                    <w:left w:val="none" w:sz="0" w:space="0" w:color="auto"/>
                    <w:bottom w:val="none" w:sz="0" w:space="0" w:color="auto"/>
                    <w:right w:val="none" w:sz="0" w:space="0" w:color="auto"/>
                  </w:divBdr>
                  <w:divsChild>
                    <w:div w:id="327025607">
                      <w:marLeft w:val="0"/>
                      <w:marRight w:val="0"/>
                      <w:marTop w:val="0"/>
                      <w:marBottom w:val="0"/>
                      <w:divBdr>
                        <w:top w:val="none" w:sz="0" w:space="0" w:color="auto"/>
                        <w:left w:val="none" w:sz="0" w:space="0" w:color="auto"/>
                        <w:bottom w:val="none" w:sz="0" w:space="0" w:color="auto"/>
                        <w:right w:val="none" w:sz="0" w:space="0" w:color="auto"/>
                      </w:divBdr>
                    </w:div>
                  </w:divsChild>
                </w:div>
                <w:div w:id="660430831">
                  <w:marLeft w:val="0"/>
                  <w:marRight w:val="0"/>
                  <w:marTop w:val="0"/>
                  <w:marBottom w:val="0"/>
                  <w:divBdr>
                    <w:top w:val="none" w:sz="0" w:space="0" w:color="auto"/>
                    <w:left w:val="none" w:sz="0" w:space="0" w:color="auto"/>
                    <w:bottom w:val="none" w:sz="0" w:space="0" w:color="auto"/>
                    <w:right w:val="none" w:sz="0" w:space="0" w:color="auto"/>
                  </w:divBdr>
                  <w:divsChild>
                    <w:div w:id="9262958">
                      <w:marLeft w:val="0"/>
                      <w:marRight w:val="0"/>
                      <w:marTop w:val="0"/>
                      <w:marBottom w:val="0"/>
                      <w:divBdr>
                        <w:top w:val="none" w:sz="0" w:space="0" w:color="auto"/>
                        <w:left w:val="none" w:sz="0" w:space="0" w:color="auto"/>
                        <w:bottom w:val="none" w:sz="0" w:space="0" w:color="auto"/>
                        <w:right w:val="none" w:sz="0" w:space="0" w:color="auto"/>
                      </w:divBdr>
                    </w:div>
                  </w:divsChild>
                </w:div>
                <w:div w:id="1893274499">
                  <w:marLeft w:val="0"/>
                  <w:marRight w:val="0"/>
                  <w:marTop w:val="0"/>
                  <w:marBottom w:val="0"/>
                  <w:divBdr>
                    <w:top w:val="none" w:sz="0" w:space="0" w:color="auto"/>
                    <w:left w:val="none" w:sz="0" w:space="0" w:color="auto"/>
                    <w:bottom w:val="none" w:sz="0" w:space="0" w:color="auto"/>
                    <w:right w:val="none" w:sz="0" w:space="0" w:color="auto"/>
                  </w:divBdr>
                  <w:divsChild>
                    <w:div w:id="1909607822">
                      <w:marLeft w:val="0"/>
                      <w:marRight w:val="0"/>
                      <w:marTop w:val="0"/>
                      <w:marBottom w:val="0"/>
                      <w:divBdr>
                        <w:top w:val="none" w:sz="0" w:space="0" w:color="auto"/>
                        <w:left w:val="none" w:sz="0" w:space="0" w:color="auto"/>
                        <w:bottom w:val="none" w:sz="0" w:space="0" w:color="auto"/>
                        <w:right w:val="none" w:sz="0" w:space="0" w:color="auto"/>
                      </w:divBdr>
                    </w:div>
                  </w:divsChild>
                </w:div>
                <w:div w:id="2141725302">
                  <w:marLeft w:val="0"/>
                  <w:marRight w:val="0"/>
                  <w:marTop w:val="0"/>
                  <w:marBottom w:val="0"/>
                  <w:divBdr>
                    <w:top w:val="none" w:sz="0" w:space="0" w:color="auto"/>
                    <w:left w:val="none" w:sz="0" w:space="0" w:color="auto"/>
                    <w:bottom w:val="none" w:sz="0" w:space="0" w:color="auto"/>
                    <w:right w:val="none" w:sz="0" w:space="0" w:color="auto"/>
                  </w:divBdr>
                  <w:divsChild>
                    <w:div w:id="221841555">
                      <w:marLeft w:val="0"/>
                      <w:marRight w:val="0"/>
                      <w:marTop w:val="0"/>
                      <w:marBottom w:val="0"/>
                      <w:divBdr>
                        <w:top w:val="none" w:sz="0" w:space="0" w:color="auto"/>
                        <w:left w:val="none" w:sz="0" w:space="0" w:color="auto"/>
                        <w:bottom w:val="none" w:sz="0" w:space="0" w:color="auto"/>
                        <w:right w:val="none" w:sz="0" w:space="0" w:color="auto"/>
                      </w:divBdr>
                    </w:div>
                  </w:divsChild>
                </w:div>
                <w:div w:id="934902901">
                  <w:marLeft w:val="0"/>
                  <w:marRight w:val="0"/>
                  <w:marTop w:val="0"/>
                  <w:marBottom w:val="0"/>
                  <w:divBdr>
                    <w:top w:val="none" w:sz="0" w:space="0" w:color="auto"/>
                    <w:left w:val="none" w:sz="0" w:space="0" w:color="auto"/>
                    <w:bottom w:val="none" w:sz="0" w:space="0" w:color="auto"/>
                    <w:right w:val="none" w:sz="0" w:space="0" w:color="auto"/>
                  </w:divBdr>
                  <w:divsChild>
                    <w:div w:id="616956382">
                      <w:marLeft w:val="0"/>
                      <w:marRight w:val="0"/>
                      <w:marTop w:val="0"/>
                      <w:marBottom w:val="0"/>
                      <w:divBdr>
                        <w:top w:val="none" w:sz="0" w:space="0" w:color="auto"/>
                        <w:left w:val="none" w:sz="0" w:space="0" w:color="auto"/>
                        <w:bottom w:val="none" w:sz="0" w:space="0" w:color="auto"/>
                        <w:right w:val="none" w:sz="0" w:space="0" w:color="auto"/>
                      </w:divBdr>
                    </w:div>
                  </w:divsChild>
                </w:div>
                <w:div w:id="1504398452">
                  <w:marLeft w:val="0"/>
                  <w:marRight w:val="0"/>
                  <w:marTop w:val="0"/>
                  <w:marBottom w:val="0"/>
                  <w:divBdr>
                    <w:top w:val="none" w:sz="0" w:space="0" w:color="auto"/>
                    <w:left w:val="none" w:sz="0" w:space="0" w:color="auto"/>
                    <w:bottom w:val="none" w:sz="0" w:space="0" w:color="auto"/>
                    <w:right w:val="none" w:sz="0" w:space="0" w:color="auto"/>
                  </w:divBdr>
                  <w:divsChild>
                    <w:div w:id="956988454">
                      <w:marLeft w:val="0"/>
                      <w:marRight w:val="0"/>
                      <w:marTop w:val="0"/>
                      <w:marBottom w:val="0"/>
                      <w:divBdr>
                        <w:top w:val="none" w:sz="0" w:space="0" w:color="auto"/>
                        <w:left w:val="none" w:sz="0" w:space="0" w:color="auto"/>
                        <w:bottom w:val="none" w:sz="0" w:space="0" w:color="auto"/>
                        <w:right w:val="none" w:sz="0" w:space="0" w:color="auto"/>
                      </w:divBdr>
                    </w:div>
                  </w:divsChild>
                </w:div>
                <w:div w:id="1244951723">
                  <w:marLeft w:val="0"/>
                  <w:marRight w:val="0"/>
                  <w:marTop w:val="0"/>
                  <w:marBottom w:val="0"/>
                  <w:divBdr>
                    <w:top w:val="none" w:sz="0" w:space="0" w:color="auto"/>
                    <w:left w:val="none" w:sz="0" w:space="0" w:color="auto"/>
                    <w:bottom w:val="none" w:sz="0" w:space="0" w:color="auto"/>
                    <w:right w:val="none" w:sz="0" w:space="0" w:color="auto"/>
                  </w:divBdr>
                  <w:divsChild>
                    <w:div w:id="756825965">
                      <w:marLeft w:val="0"/>
                      <w:marRight w:val="0"/>
                      <w:marTop w:val="0"/>
                      <w:marBottom w:val="0"/>
                      <w:divBdr>
                        <w:top w:val="none" w:sz="0" w:space="0" w:color="auto"/>
                        <w:left w:val="none" w:sz="0" w:space="0" w:color="auto"/>
                        <w:bottom w:val="none" w:sz="0" w:space="0" w:color="auto"/>
                        <w:right w:val="none" w:sz="0" w:space="0" w:color="auto"/>
                      </w:divBdr>
                    </w:div>
                  </w:divsChild>
                </w:div>
                <w:div w:id="1244334740">
                  <w:marLeft w:val="0"/>
                  <w:marRight w:val="0"/>
                  <w:marTop w:val="0"/>
                  <w:marBottom w:val="0"/>
                  <w:divBdr>
                    <w:top w:val="none" w:sz="0" w:space="0" w:color="auto"/>
                    <w:left w:val="none" w:sz="0" w:space="0" w:color="auto"/>
                    <w:bottom w:val="none" w:sz="0" w:space="0" w:color="auto"/>
                    <w:right w:val="none" w:sz="0" w:space="0" w:color="auto"/>
                  </w:divBdr>
                  <w:divsChild>
                    <w:div w:id="1553076647">
                      <w:marLeft w:val="0"/>
                      <w:marRight w:val="0"/>
                      <w:marTop w:val="0"/>
                      <w:marBottom w:val="0"/>
                      <w:divBdr>
                        <w:top w:val="none" w:sz="0" w:space="0" w:color="auto"/>
                        <w:left w:val="none" w:sz="0" w:space="0" w:color="auto"/>
                        <w:bottom w:val="none" w:sz="0" w:space="0" w:color="auto"/>
                        <w:right w:val="none" w:sz="0" w:space="0" w:color="auto"/>
                      </w:divBdr>
                    </w:div>
                  </w:divsChild>
                </w:div>
                <w:div w:id="1177579714">
                  <w:marLeft w:val="0"/>
                  <w:marRight w:val="0"/>
                  <w:marTop w:val="0"/>
                  <w:marBottom w:val="0"/>
                  <w:divBdr>
                    <w:top w:val="none" w:sz="0" w:space="0" w:color="auto"/>
                    <w:left w:val="none" w:sz="0" w:space="0" w:color="auto"/>
                    <w:bottom w:val="none" w:sz="0" w:space="0" w:color="auto"/>
                    <w:right w:val="none" w:sz="0" w:space="0" w:color="auto"/>
                  </w:divBdr>
                  <w:divsChild>
                    <w:div w:id="1320301927">
                      <w:marLeft w:val="0"/>
                      <w:marRight w:val="0"/>
                      <w:marTop w:val="0"/>
                      <w:marBottom w:val="0"/>
                      <w:divBdr>
                        <w:top w:val="none" w:sz="0" w:space="0" w:color="auto"/>
                        <w:left w:val="none" w:sz="0" w:space="0" w:color="auto"/>
                        <w:bottom w:val="none" w:sz="0" w:space="0" w:color="auto"/>
                        <w:right w:val="none" w:sz="0" w:space="0" w:color="auto"/>
                      </w:divBdr>
                    </w:div>
                  </w:divsChild>
                </w:div>
                <w:div w:id="1401637084">
                  <w:marLeft w:val="0"/>
                  <w:marRight w:val="0"/>
                  <w:marTop w:val="0"/>
                  <w:marBottom w:val="0"/>
                  <w:divBdr>
                    <w:top w:val="none" w:sz="0" w:space="0" w:color="auto"/>
                    <w:left w:val="none" w:sz="0" w:space="0" w:color="auto"/>
                    <w:bottom w:val="none" w:sz="0" w:space="0" w:color="auto"/>
                    <w:right w:val="none" w:sz="0" w:space="0" w:color="auto"/>
                  </w:divBdr>
                  <w:divsChild>
                    <w:div w:id="1789084819">
                      <w:marLeft w:val="0"/>
                      <w:marRight w:val="0"/>
                      <w:marTop w:val="0"/>
                      <w:marBottom w:val="0"/>
                      <w:divBdr>
                        <w:top w:val="none" w:sz="0" w:space="0" w:color="auto"/>
                        <w:left w:val="none" w:sz="0" w:space="0" w:color="auto"/>
                        <w:bottom w:val="none" w:sz="0" w:space="0" w:color="auto"/>
                        <w:right w:val="none" w:sz="0" w:space="0" w:color="auto"/>
                      </w:divBdr>
                    </w:div>
                  </w:divsChild>
                </w:div>
                <w:div w:id="1441800899">
                  <w:marLeft w:val="0"/>
                  <w:marRight w:val="0"/>
                  <w:marTop w:val="0"/>
                  <w:marBottom w:val="0"/>
                  <w:divBdr>
                    <w:top w:val="none" w:sz="0" w:space="0" w:color="auto"/>
                    <w:left w:val="none" w:sz="0" w:space="0" w:color="auto"/>
                    <w:bottom w:val="none" w:sz="0" w:space="0" w:color="auto"/>
                    <w:right w:val="none" w:sz="0" w:space="0" w:color="auto"/>
                  </w:divBdr>
                  <w:divsChild>
                    <w:div w:id="1208646273">
                      <w:marLeft w:val="0"/>
                      <w:marRight w:val="0"/>
                      <w:marTop w:val="0"/>
                      <w:marBottom w:val="0"/>
                      <w:divBdr>
                        <w:top w:val="none" w:sz="0" w:space="0" w:color="auto"/>
                        <w:left w:val="none" w:sz="0" w:space="0" w:color="auto"/>
                        <w:bottom w:val="none" w:sz="0" w:space="0" w:color="auto"/>
                        <w:right w:val="none" w:sz="0" w:space="0" w:color="auto"/>
                      </w:divBdr>
                    </w:div>
                  </w:divsChild>
                </w:div>
                <w:div w:id="6560139">
                  <w:marLeft w:val="0"/>
                  <w:marRight w:val="0"/>
                  <w:marTop w:val="0"/>
                  <w:marBottom w:val="0"/>
                  <w:divBdr>
                    <w:top w:val="none" w:sz="0" w:space="0" w:color="auto"/>
                    <w:left w:val="none" w:sz="0" w:space="0" w:color="auto"/>
                    <w:bottom w:val="none" w:sz="0" w:space="0" w:color="auto"/>
                    <w:right w:val="none" w:sz="0" w:space="0" w:color="auto"/>
                  </w:divBdr>
                  <w:divsChild>
                    <w:div w:id="543634552">
                      <w:marLeft w:val="0"/>
                      <w:marRight w:val="0"/>
                      <w:marTop w:val="0"/>
                      <w:marBottom w:val="0"/>
                      <w:divBdr>
                        <w:top w:val="none" w:sz="0" w:space="0" w:color="auto"/>
                        <w:left w:val="none" w:sz="0" w:space="0" w:color="auto"/>
                        <w:bottom w:val="none" w:sz="0" w:space="0" w:color="auto"/>
                        <w:right w:val="none" w:sz="0" w:space="0" w:color="auto"/>
                      </w:divBdr>
                    </w:div>
                  </w:divsChild>
                </w:div>
                <w:div w:id="1228344940">
                  <w:marLeft w:val="0"/>
                  <w:marRight w:val="0"/>
                  <w:marTop w:val="0"/>
                  <w:marBottom w:val="0"/>
                  <w:divBdr>
                    <w:top w:val="none" w:sz="0" w:space="0" w:color="auto"/>
                    <w:left w:val="none" w:sz="0" w:space="0" w:color="auto"/>
                    <w:bottom w:val="none" w:sz="0" w:space="0" w:color="auto"/>
                    <w:right w:val="none" w:sz="0" w:space="0" w:color="auto"/>
                  </w:divBdr>
                  <w:divsChild>
                    <w:div w:id="1870680231">
                      <w:marLeft w:val="0"/>
                      <w:marRight w:val="0"/>
                      <w:marTop w:val="0"/>
                      <w:marBottom w:val="0"/>
                      <w:divBdr>
                        <w:top w:val="none" w:sz="0" w:space="0" w:color="auto"/>
                        <w:left w:val="none" w:sz="0" w:space="0" w:color="auto"/>
                        <w:bottom w:val="none" w:sz="0" w:space="0" w:color="auto"/>
                        <w:right w:val="none" w:sz="0" w:space="0" w:color="auto"/>
                      </w:divBdr>
                    </w:div>
                  </w:divsChild>
                </w:div>
                <w:div w:id="531529460">
                  <w:marLeft w:val="0"/>
                  <w:marRight w:val="0"/>
                  <w:marTop w:val="0"/>
                  <w:marBottom w:val="0"/>
                  <w:divBdr>
                    <w:top w:val="none" w:sz="0" w:space="0" w:color="auto"/>
                    <w:left w:val="none" w:sz="0" w:space="0" w:color="auto"/>
                    <w:bottom w:val="none" w:sz="0" w:space="0" w:color="auto"/>
                    <w:right w:val="none" w:sz="0" w:space="0" w:color="auto"/>
                  </w:divBdr>
                  <w:divsChild>
                    <w:div w:id="1502042025">
                      <w:marLeft w:val="0"/>
                      <w:marRight w:val="0"/>
                      <w:marTop w:val="0"/>
                      <w:marBottom w:val="0"/>
                      <w:divBdr>
                        <w:top w:val="none" w:sz="0" w:space="0" w:color="auto"/>
                        <w:left w:val="none" w:sz="0" w:space="0" w:color="auto"/>
                        <w:bottom w:val="none" w:sz="0" w:space="0" w:color="auto"/>
                        <w:right w:val="none" w:sz="0" w:space="0" w:color="auto"/>
                      </w:divBdr>
                    </w:div>
                  </w:divsChild>
                </w:div>
                <w:div w:id="1850216186">
                  <w:marLeft w:val="0"/>
                  <w:marRight w:val="0"/>
                  <w:marTop w:val="0"/>
                  <w:marBottom w:val="0"/>
                  <w:divBdr>
                    <w:top w:val="none" w:sz="0" w:space="0" w:color="auto"/>
                    <w:left w:val="none" w:sz="0" w:space="0" w:color="auto"/>
                    <w:bottom w:val="none" w:sz="0" w:space="0" w:color="auto"/>
                    <w:right w:val="none" w:sz="0" w:space="0" w:color="auto"/>
                  </w:divBdr>
                  <w:divsChild>
                    <w:div w:id="5449386">
                      <w:marLeft w:val="0"/>
                      <w:marRight w:val="0"/>
                      <w:marTop w:val="0"/>
                      <w:marBottom w:val="0"/>
                      <w:divBdr>
                        <w:top w:val="none" w:sz="0" w:space="0" w:color="auto"/>
                        <w:left w:val="none" w:sz="0" w:space="0" w:color="auto"/>
                        <w:bottom w:val="none" w:sz="0" w:space="0" w:color="auto"/>
                        <w:right w:val="none" w:sz="0" w:space="0" w:color="auto"/>
                      </w:divBdr>
                    </w:div>
                  </w:divsChild>
                </w:div>
                <w:div w:id="1789934213">
                  <w:marLeft w:val="0"/>
                  <w:marRight w:val="0"/>
                  <w:marTop w:val="0"/>
                  <w:marBottom w:val="0"/>
                  <w:divBdr>
                    <w:top w:val="none" w:sz="0" w:space="0" w:color="auto"/>
                    <w:left w:val="none" w:sz="0" w:space="0" w:color="auto"/>
                    <w:bottom w:val="none" w:sz="0" w:space="0" w:color="auto"/>
                    <w:right w:val="none" w:sz="0" w:space="0" w:color="auto"/>
                  </w:divBdr>
                  <w:divsChild>
                    <w:div w:id="48662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7720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hilippckemper.de" TargetMode="External"/><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customXml" Target="../customXml/item3.xml"/><Relationship Id="rId21" Type="http://schemas.microsoft.com/office/2011/relationships/commentsExtended" Target="commentsExtended.xm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s://www.jakob-eicheler.eu"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comments" Target="comments.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apkovski.github.io/" TargetMode="External"/><Relationship Id="rId24" Type="http://schemas.openxmlformats.org/officeDocument/2006/relationships/image" Target="media/image6.png"/><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1.png"/><Relationship Id="rId23" Type="http://schemas.microsoft.com/office/2018/08/relationships/commentsExtensible" Target="commentsExtensible.xml"/><Relationship Id="rId28" Type="http://schemas.openxmlformats.org/officeDocument/2006/relationships/header" Target="header2.xml"/><Relationship Id="rId10" Type="http://schemas.openxmlformats.org/officeDocument/2006/relationships/hyperlink" Target="https://www.achimgoerres.de" TargetMode="Externa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it.ly/politsolid" TargetMode="External"/><Relationship Id="rId22" Type="http://schemas.microsoft.com/office/2016/09/relationships/commentsIds" Target="commentsIds.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80FD4BEDE174D4C89FCA6F30CC7E36C" ma:contentTypeVersion="9" ma:contentTypeDescription="Ein neues Dokument erstellen." ma:contentTypeScope="" ma:versionID="5e9b649fe6e6e00cff3cfadbc6dc2fad">
  <xsd:schema xmlns:xsd="http://www.w3.org/2001/XMLSchema" xmlns:xs="http://www.w3.org/2001/XMLSchema" xmlns:p="http://schemas.microsoft.com/office/2006/metadata/properties" xmlns:ns2="ec0a1c2c-79cc-4f15-b1d0-7198d133c266" targetNamespace="http://schemas.microsoft.com/office/2006/metadata/properties" ma:root="true" ma:fieldsID="fa1623ac524180c75df3c68d9d0158d4" ns2:_="">
    <xsd:import namespace="ec0a1c2c-79cc-4f15-b1d0-7198d133c2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0a1c2c-79cc-4f15-b1d0-7198d133c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0a1c2c-79cc-4f15-b1d0-7198d133c2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1CC937-E6E9-4A90-A7A9-783D6996F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0a1c2c-79cc-4f15-b1d0-7198d133c2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9EBD16-58B3-45D0-8B41-E90E17C068D5}">
  <ds:schemaRefs>
    <ds:schemaRef ds:uri="http://schemas.microsoft.com/sharepoint/v3/contenttype/forms"/>
  </ds:schemaRefs>
</ds:datastoreItem>
</file>

<file path=customXml/itemProps3.xml><?xml version="1.0" encoding="utf-8"?>
<ds:datastoreItem xmlns:ds="http://schemas.openxmlformats.org/officeDocument/2006/customXml" ds:itemID="{5A1CDD33-E69B-4583-A513-B47E86D4ED28}">
  <ds:schemaRefs>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purl.org/dc/terms/"/>
    <ds:schemaRef ds:uri="http://schemas.microsoft.com/office/infopath/2007/PartnerControls"/>
    <ds:schemaRef ds:uri="ec0a1c2c-79cc-4f15-b1d0-7198d133c266"/>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Filipp Chapkovskii</lastModifiedBy>
  <revision>453</revision>
  <lastPrinted>2026-06-13T09:07:00.0000000Z</lastPrinted>
  <dcterms:created xsi:type="dcterms:W3CDTF">2025-10-28T21:15:00.0000000Z</dcterms:created>
  <dcterms:modified xsi:type="dcterms:W3CDTF">2026-06-19T10:46:56.4616860Z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0x010100480FD4BEDE174D4C89FCA6F30CC7E36C</vt:lpwstr>
  </property>
  <property fmtid="{D5CDD505-2E9C-101B-9397-08002B2CF9AE}" pid="3" name="MediaServiceImageTags">
    <vt:lpwstr/>
  </property>
  <property fmtid="{D5CDD505-2E9C-101B-9397-08002B2CF9AE}" pid="4" name="ZOTERO_PREF_1">
    <vt:lpwstr>&lt;data data-version="3" zotero-version="9.0.5"&gt;&lt;session id="oD42y5IZ"/&gt;&lt;style id="http://www.zotero.org/styles/american-political-science-association" locale="en-US" hasBibliography="1" bibliographyStyleHasBeenSet="0"/&gt;&lt;prefs&gt;&lt;pref name="fieldType" value="</vt:lpwstr>
  </property>
  <property fmtid="{D5CDD505-2E9C-101B-9397-08002B2CF9AE}" pid="5" name="ZOTERO_PREF_2">
    <vt:lpwstr>Field"/&gt;&lt;pref name="automaticJournalAbbreviations" value="true"/&gt;&lt;/prefs&gt;&lt;/data&gt;</vt:lpwstr>
  </property>
</Properties>
</file>